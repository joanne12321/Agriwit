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971DA" w14:textId="77777777" w:rsidR="00C80897" w:rsidRDefault="00C831D6">
      <w:pPr>
        <w:outlineLvl w:val="1"/>
        <w:rPr>
          <w:rFonts w:eastAsia="仿宋_GB2312"/>
          <w:sz w:val="32"/>
          <w:szCs w:val="32"/>
        </w:rPr>
      </w:pPr>
      <w:r>
        <w:rPr>
          <w:rFonts w:eastAsia="仿宋_GB2312"/>
          <w:sz w:val="32"/>
          <w:szCs w:val="32"/>
        </w:rPr>
        <w:t>附件</w:t>
      </w:r>
      <w:r>
        <w:rPr>
          <w:rFonts w:eastAsia="仿宋_GB2312"/>
          <w:sz w:val="32"/>
          <w:szCs w:val="32"/>
        </w:rPr>
        <w:t>2</w:t>
      </w:r>
    </w:p>
    <w:p w14:paraId="2C2191A9" w14:textId="77777777" w:rsidR="00C80897" w:rsidRDefault="00C831D6">
      <w:pPr>
        <w:spacing w:line="560" w:lineRule="exact"/>
      </w:pPr>
      <w:r>
        <w:rPr>
          <w:rFonts w:eastAsia="楷体_GB2312"/>
          <w:sz w:val="30"/>
        </w:rPr>
        <w:t>序号：</w:t>
      </w:r>
    </w:p>
    <w:p w14:paraId="1EDDD597" w14:textId="77777777" w:rsidR="00C80897" w:rsidRDefault="00C831D6">
      <w:pPr>
        <w:spacing w:line="560" w:lineRule="exact"/>
      </w:pPr>
      <w:r>
        <w:rPr>
          <w:rFonts w:eastAsia="楷体_GB2312"/>
          <w:sz w:val="30"/>
        </w:rPr>
        <w:t>编码：</w:t>
      </w:r>
    </w:p>
    <w:p w14:paraId="3F57C97D" w14:textId="77777777" w:rsidR="00C80897" w:rsidRDefault="00C831D6">
      <w:pPr>
        <w:autoSpaceDE w:val="0"/>
        <w:autoSpaceDN w:val="0"/>
        <w:adjustRightInd w:val="0"/>
        <w:spacing w:line="550" w:lineRule="exact"/>
        <w:ind w:firstLine="420"/>
        <w:jc w:val="center"/>
        <w:rPr>
          <w:rFonts w:ascii="隶书" w:eastAsia="隶书"/>
          <w:sz w:val="52"/>
          <w:szCs w:val="52"/>
        </w:rPr>
      </w:pPr>
      <w:r>
        <w:rPr>
          <w:rFonts w:eastAsia="隶书"/>
          <w:sz w:val="52"/>
          <w:szCs w:val="52"/>
        </w:rPr>
        <w:t>202</w:t>
      </w:r>
      <w:r>
        <w:rPr>
          <w:rFonts w:eastAsia="隶书" w:hint="eastAsia"/>
          <w:sz w:val="52"/>
          <w:szCs w:val="52"/>
        </w:rPr>
        <w:t>6</w:t>
      </w:r>
      <w:r>
        <w:rPr>
          <w:rFonts w:eastAsia="隶书"/>
          <w:sz w:val="52"/>
          <w:szCs w:val="52"/>
        </w:rPr>
        <w:t>-202</w:t>
      </w:r>
      <w:r>
        <w:rPr>
          <w:rFonts w:eastAsia="隶书" w:hint="eastAsia"/>
          <w:sz w:val="52"/>
          <w:szCs w:val="52"/>
        </w:rPr>
        <w:t>7</w:t>
      </w:r>
      <w:r>
        <w:rPr>
          <w:rFonts w:ascii="隶书" w:eastAsia="隶书" w:hint="eastAsia"/>
          <w:sz w:val="52"/>
          <w:szCs w:val="52"/>
        </w:rPr>
        <w:t>学年“挑战杯”</w:t>
      </w:r>
    </w:p>
    <w:p w14:paraId="25D98CC4" w14:textId="77777777" w:rsidR="00C80897" w:rsidRDefault="00C831D6">
      <w:pPr>
        <w:autoSpaceDE w:val="0"/>
        <w:autoSpaceDN w:val="0"/>
        <w:adjustRightInd w:val="0"/>
        <w:spacing w:line="550" w:lineRule="exact"/>
        <w:ind w:firstLine="420"/>
        <w:jc w:val="center"/>
        <w:rPr>
          <w:rFonts w:ascii="隶书" w:eastAsia="隶书"/>
          <w:sz w:val="52"/>
          <w:szCs w:val="52"/>
        </w:rPr>
      </w:pPr>
      <w:r>
        <w:rPr>
          <w:rFonts w:ascii="隶书" w:eastAsia="隶书" w:hint="eastAsia"/>
          <w:sz w:val="52"/>
          <w:szCs w:val="52"/>
        </w:rPr>
        <w:t>广外大学生课外学术科技作品竞赛</w:t>
      </w:r>
    </w:p>
    <w:p w14:paraId="25F9F234" w14:textId="77777777" w:rsidR="00C80897" w:rsidRDefault="00C80897">
      <w:pPr>
        <w:autoSpaceDE w:val="0"/>
        <w:autoSpaceDN w:val="0"/>
        <w:adjustRightInd w:val="0"/>
        <w:spacing w:line="550" w:lineRule="exact"/>
        <w:ind w:leftChars="304" w:left="2078" w:hangingChars="450" w:hanging="1440"/>
        <w:rPr>
          <w:rFonts w:eastAsia="黑体"/>
          <w:sz w:val="32"/>
          <w:szCs w:val="32"/>
        </w:rPr>
      </w:pPr>
    </w:p>
    <w:p w14:paraId="00CD74CF" w14:textId="77777777" w:rsidR="00C80897" w:rsidRDefault="00C831D6">
      <w:pPr>
        <w:spacing w:line="560" w:lineRule="exact"/>
        <w:jc w:val="center"/>
        <w:rPr>
          <w:b/>
          <w:sz w:val="52"/>
          <w:szCs w:val="52"/>
        </w:rPr>
      </w:pPr>
      <w:r>
        <w:rPr>
          <w:rFonts w:eastAsia="隶书"/>
          <w:b/>
          <w:sz w:val="52"/>
          <w:szCs w:val="52"/>
        </w:rPr>
        <w:t>作品申报书</w:t>
      </w:r>
    </w:p>
    <w:p w14:paraId="6506DA5A" w14:textId="77777777" w:rsidR="00C80897" w:rsidRDefault="00C80897">
      <w:pPr>
        <w:spacing w:line="560" w:lineRule="exact"/>
      </w:pPr>
    </w:p>
    <w:p w14:paraId="52F38E87" w14:textId="77777777" w:rsidR="00C80897" w:rsidRDefault="00C831D6">
      <w:pPr>
        <w:spacing w:line="560" w:lineRule="exact"/>
        <w:rPr>
          <w:rFonts w:eastAsia="楷体_GB2312"/>
        </w:rPr>
      </w:pPr>
      <w:r>
        <w:rPr>
          <w:rFonts w:eastAsia="楷体_GB2312"/>
          <w:b/>
          <w:sz w:val="30"/>
        </w:rPr>
        <w:t>作品名称：</w:t>
      </w:r>
      <w:ins w:id="0" w:author="南" w:date="2026-10-20T01:37:00Z">
        <w:r>
          <w:rPr>
            <w:rFonts w:eastAsia="楷体_GB2312" w:hint="eastAsia"/>
            <w:b/>
            <w:sz w:val="30"/>
          </w:rPr>
          <w:t>多模态农</w:t>
        </w:r>
      </w:ins>
      <w:ins w:id="1" w:author="南" w:date="2026-10-22T20:12:00Z">
        <w:r>
          <w:rPr>
            <w:rFonts w:eastAsia="楷体_GB2312" w:hint="eastAsia"/>
            <w:b/>
            <w:sz w:val="30"/>
          </w:rPr>
          <w:t>产品</w:t>
        </w:r>
      </w:ins>
      <w:ins w:id="2" w:author="南" w:date="2026-10-20T01:37:00Z">
        <w:r>
          <w:rPr>
            <w:rFonts w:eastAsia="楷体_GB2312" w:hint="eastAsia"/>
            <w:b/>
            <w:sz w:val="30"/>
          </w:rPr>
          <w:t>营销内容</w:t>
        </w:r>
      </w:ins>
      <w:ins w:id="3" w:author="南" w:date="2026-10-21T16:40:00Z">
        <w:r>
          <w:rPr>
            <w:rFonts w:eastAsia="楷体_GB2312" w:hint="eastAsia"/>
            <w:b/>
            <w:sz w:val="30"/>
          </w:rPr>
          <w:t>智能</w:t>
        </w:r>
      </w:ins>
      <w:ins w:id="4" w:author="南" w:date="2026-10-20T01:37:00Z">
        <w:r>
          <w:rPr>
            <w:rFonts w:eastAsia="楷体_GB2312" w:hint="eastAsia"/>
            <w:b/>
            <w:sz w:val="30"/>
          </w:rPr>
          <w:t>生成</w:t>
        </w:r>
      </w:ins>
      <w:ins w:id="5" w:author="南" w:date="2026-10-21T16:40:00Z">
        <w:r>
          <w:rPr>
            <w:rFonts w:eastAsia="楷体_GB2312" w:hint="eastAsia"/>
            <w:b/>
            <w:sz w:val="30"/>
          </w:rPr>
          <w:t>系统</w:t>
        </w:r>
      </w:ins>
    </w:p>
    <w:p w14:paraId="64AFC28F" w14:textId="77777777" w:rsidR="00C80897" w:rsidRDefault="00C80897">
      <w:pPr>
        <w:spacing w:line="560" w:lineRule="exact"/>
      </w:pPr>
    </w:p>
    <w:p w14:paraId="45C7C8E8" w14:textId="77777777" w:rsidR="00C80897" w:rsidRDefault="00C831D6">
      <w:pPr>
        <w:spacing w:line="560" w:lineRule="exact"/>
        <w:rPr>
          <w:rFonts w:eastAsia="楷体_GB2312"/>
        </w:rPr>
      </w:pPr>
      <w:r>
        <w:rPr>
          <w:rFonts w:eastAsia="楷体_GB2312"/>
          <w:b/>
          <w:sz w:val="30"/>
        </w:rPr>
        <w:t>所在学院：</w:t>
      </w:r>
      <w:ins w:id="6" w:author="南" w:date="2026-10-21T16:41:00Z">
        <w:r>
          <w:rPr>
            <w:rFonts w:eastAsia="楷体_GB2312" w:hint="eastAsia"/>
            <w:b/>
            <w:sz w:val="30"/>
          </w:rPr>
          <w:t>信息科学与技术学院（网络空间安全学院）</w:t>
        </w:r>
      </w:ins>
    </w:p>
    <w:p w14:paraId="1C7347C5" w14:textId="77777777" w:rsidR="00C80897" w:rsidRDefault="00C80897">
      <w:pPr>
        <w:spacing w:line="560" w:lineRule="exact"/>
      </w:pPr>
    </w:p>
    <w:p w14:paraId="0D952217" w14:textId="77777777" w:rsidR="00C80897" w:rsidRDefault="00C831D6">
      <w:pPr>
        <w:spacing w:line="560" w:lineRule="exact"/>
      </w:pPr>
      <w:r>
        <w:rPr>
          <w:rFonts w:eastAsia="楷体_GB2312"/>
          <w:b/>
          <w:sz w:val="30"/>
        </w:rPr>
        <w:t>申报者姓名</w:t>
      </w:r>
    </w:p>
    <w:p w14:paraId="2D4997CF" w14:textId="77777777" w:rsidR="00C80897" w:rsidRDefault="00C831D6">
      <w:pPr>
        <w:spacing w:line="560" w:lineRule="exact"/>
        <w:rPr>
          <w:ins w:id="7" w:author="南" w:date="2026-10-21T16:42:00Z"/>
          <w:rFonts w:eastAsia="楷体_GB2312"/>
          <w:b/>
          <w:sz w:val="30"/>
        </w:rPr>
      </w:pPr>
      <w:r>
        <w:rPr>
          <w:rFonts w:eastAsia="楷体_GB2312"/>
          <w:b/>
          <w:sz w:val="30"/>
        </w:rPr>
        <w:t>（集体名称）：</w:t>
      </w:r>
      <w:ins w:id="8" w:author="南" w:date="2026-10-21T16:41:00Z">
        <w:r>
          <w:rPr>
            <w:rFonts w:eastAsia="楷体_GB2312" w:hint="eastAsia"/>
            <w:b/>
            <w:sz w:val="30"/>
          </w:rPr>
          <w:t>陈娇</w:t>
        </w:r>
      </w:ins>
      <w:ins w:id="9" w:author="南" w:date="2026-10-21T16:42:00Z">
        <w:r>
          <w:rPr>
            <w:rFonts w:eastAsia="楷体_GB2312" w:hint="eastAsia"/>
            <w:b/>
            <w:sz w:val="30"/>
          </w:rPr>
          <w:t xml:space="preserve"> </w:t>
        </w:r>
        <w:r>
          <w:rPr>
            <w:rFonts w:eastAsia="楷体_GB2312" w:hint="eastAsia"/>
            <w:b/>
            <w:sz w:val="30"/>
          </w:rPr>
          <w:t>吴敏菲</w:t>
        </w:r>
      </w:ins>
    </w:p>
    <w:p w14:paraId="7B51B6AA" w14:textId="77777777" w:rsidR="00C80897" w:rsidRDefault="00C831D6">
      <w:pPr>
        <w:spacing w:line="560" w:lineRule="exact"/>
        <w:rPr>
          <w:rFonts w:eastAsia="楷体_GB2312"/>
          <w:b/>
          <w:sz w:val="30"/>
        </w:rPr>
      </w:pPr>
      <w:ins w:id="10" w:author="南" w:date="2026-10-21T16:42:00Z">
        <w:r>
          <w:rPr>
            <w:rFonts w:eastAsia="楷体_GB2312" w:hint="eastAsia"/>
            <w:b/>
            <w:sz w:val="30"/>
          </w:rPr>
          <w:t xml:space="preserve">              </w:t>
        </w:r>
        <w:r>
          <w:rPr>
            <w:rFonts w:eastAsia="楷体_GB2312" w:hint="eastAsia"/>
            <w:b/>
            <w:sz w:val="30"/>
          </w:rPr>
          <w:t>易欣雨</w:t>
        </w:r>
        <w:r>
          <w:rPr>
            <w:rFonts w:eastAsia="楷体_GB2312" w:hint="eastAsia"/>
            <w:b/>
            <w:sz w:val="30"/>
          </w:rPr>
          <w:t xml:space="preserve"> </w:t>
        </w:r>
        <w:r>
          <w:rPr>
            <w:rFonts w:eastAsia="楷体_GB2312" w:hint="eastAsia"/>
            <w:b/>
            <w:sz w:val="30"/>
          </w:rPr>
          <w:t>雄芊羽</w:t>
        </w:r>
      </w:ins>
    </w:p>
    <w:p w14:paraId="08D98921" w14:textId="77777777" w:rsidR="00C80897" w:rsidRDefault="00C80897">
      <w:pPr>
        <w:spacing w:line="560" w:lineRule="exact"/>
      </w:pPr>
    </w:p>
    <w:p w14:paraId="1C6E63B9" w14:textId="77777777" w:rsidR="00C80897" w:rsidRDefault="00C80897">
      <w:pPr>
        <w:spacing w:line="560" w:lineRule="exact"/>
      </w:pPr>
    </w:p>
    <w:p w14:paraId="51F4748A" w14:textId="77777777" w:rsidR="00C80897" w:rsidRDefault="00C831D6">
      <w:pPr>
        <w:spacing w:line="560" w:lineRule="exact"/>
      </w:pPr>
      <w:r>
        <w:rPr>
          <w:rFonts w:eastAsia="隶书"/>
          <w:sz w:val="30"/>
        </w:rPr>
        <w:t>类别：</w:t>
      </w:r>
    </w:p>
    <w:p w14:paraId="2A27C526" w14:textId="77777777" w:rsidR="00C80897" w:rsidRDefault="00C831D6">
      <w:pPr>
        <w:spacing w:line="560" w:lineRule="exact"/>
      </w:pPr>
      <w:r>
        <w:rPr>
          <w:rFonts w:eastAsia="楷体_GB2312"/>
          <w:sz w:val="28"/>
        </w:rPr>
        <w:t xml:space="preserve">    □</w:t>
      </w:r>
      <w:r>
        <w:rPr>
          <w:rFonts w:eastAsia="楷体_GB2312"/>
          <w:sz w:val="28"/>
        </w:rPr>
        <w:t>自然科学类学术论文</w:t>
      </w:r>
    </w:p>
    <w:p w14:paraId="52C315AD" w14:textId="77777777" w:rsidR="00C80897" w:rsidRDefault="00C831D6">
      <w:pPr>
        <w:spacing w:line="560" w:lineRule="exact"/>
        <w:rPr>
          <w:rFonts w:eastAsia="楷体_GB2312"/>
          <w:sz w:val="28"/>
        </w:rPr>
      </w:pPr>
      <w:r>
        <w:rPr>
          <w:rFonts w:eastAsia="楷体_GB2312"/>
          <w:sz w:val="28"/>
        </w:rPr>
        <w:t xml:space="preserve">    □</w:t>
      </w:r>
      <w:r>
        <w:rPr>
          <w:rFonts w:eastAsia="楷体_GB2312"/>
          <w:sz w:val="28"/>
        </w:rPr>
        <w:t>哲学社会科学类调查报告</w:t>
      </w:r>
    </w:p>
    <w:p w14:paraId="212363A5" w14:textId="77777777" w:rsidR="00C80897" w:rsidRDefault="00C831D6">
      <w:pPr>
        <w:spacing w:line="560" w:lineRule="exact"/>
      </w:pPr>
      <w:r>
        <w:rPr>
          <w:rFonts w:eastAsia="楷体_GB2312"/>
          <w:sz w:val="28"/>
        </w:rPr>
        <w:t xml:space="preserve">    □</w:t>
      </w:r>
      <w:r>
        <w:rPr>
          <w:rFonts w:eastAsia="楷体_GB2312"/>
          <w:sz w:val="28"/>
        </w:rPr>
        <w:t>科技发明制作</w:t>
      </w:r>
      <w:r>
        <w:rPr>
          <w:rFonts w:eastAsia="楷体_GB2312"/>
          <w:sz w:val="28"/>
        </w:rPr>
        <w:t>A</w:t>
      </w:r>
      <w:r>
        <w:rPr>
          <w:rFonts w:eastAsia="楷体_GB2312"/>
          <w:sz w:val="28"/>
        </w:rPr>
        <w:t>类</w:t>
      </w:r>
    </w:p>
    <w:p w14:paraId="65B26397" w14:textId="77777777" w:rsidR="00C80897" w:rsidRDefault="00C831D6">
      <w:pPr>
        <w:spacing w:line="560" w:lineRule="exact"/>
      </w:pPr>
      <w:r>
        <w:rPr>
          <w:rFonts w:eastAsia="楷体_GB2312"/>
          <w:sz w:val="28"/>
        </w:rPr>
        <w:t xml:space="preserve">    </w:t>
      </w:r>
      <w:ins w:id="11" w:author="南" w:date="2026-10-19T19:55:00Z">
        <w:r>
          <w:rPr>
            <w:rFonts w:eastAsia="楷体_GB2312"/>
            <w:sz w:val="28"/>
          </w:rPr>
          <w:t>☑</w:t>
        </w:r>
      </w:ins>
      <w:r>
        <w:rPr>
          <w:rFonts w:eastAsia="楷体_GB2312" w:hint="eastAsia"/>
          <w:sz w:val="28"/>
        </w:rPr>
        <w:t>科</w:t>
      </w:r>
      <w:r>
        <w:rPr>
          <w:rFonts w:eastAsia="楷体_GB2312"/>
          <w:sz w:val="28"/>
        </w:rPr>
        <w:t>技发明制作</w:t>
      </w:r>
      <w:r>
        <w:rPr>
          <w:rFonts w:eastAsia="楷体_GB2312"/>
          <w:sz w:val="28"/>
        </w:rPr>
        <w:t>B</w:t>
      </w:r>
      <w:r>
        <w:rPr>
          <w:rFonts w:eastAsia="楷体_GB2312"/>
          <w:sz w:val="28"/>
        </w:rPr>
        <w:t>类</w:t>
      </w:r>
    </w:p>
    <w:p w14:paraId="07A38FF8" w14:textId="77777777" w:rsidR="00C80897" w:rsidRDefault="00C80897">
      <w:pPr>
        <w:spacing w:line="560" w:lineRule="exact"/>
        <w:ind w:firstLine="629"/>
      </w:pPr>
    </w:p>
    <w:p w14:paraId="28D6D717" w14:textId="77777777" w:rsidR="00C80897" w:rsidRDefault="00C80897">
      <w:pPr>
        <w:spacing w:line="560" w:lineRule="exact"/>
        <w:ind w:firstLineChars="200" w:firstLine="600"/>
        <w:rPr>
          <w:rFonts w:eastAsia="隶书"/>
          <w:sz w:val="30"/>
        </w:rPr>
      </w:pPr>
    </w:p>
    <w:p w14:paraId="55065775" w14:textId="77777777" w:rsidR="00C80897" w:rsidRDefault="00C80897">
      <w:pPr>
        <w:spacing w:line="560" w:lineRule="exact"/>
        <w:ind w:firstLineChars="200" w:firstLine="600"/>
        <w:rPr>
          <w:rFonts w:eastAsia="隶书"/>
          <w:sz w:val="30"/>
        </w:rPr>
      </w:pPr>
    </w:p>
    <w:p w14:paraId="6F5615FE" w14:textId="77777777" w:rsidR="00C80897" w:rsidRDefault="00C80897">
      <w:pPr>
        <w:spacing w:line="560" w:lineRule="exact"/>
        <w:ind w:firstLineChars="200" w:firstLine="560"/>
        <w:rPr>
          <w:rFonts w:eastAsia="楷体_GB2312"/>
          <w:sz w:val="28"/>
        </w:rPr>
      </w:pPr>
    </w:p>
    <w:p w14:paraId="5496A017" w14:textId="77777777" w:rsidR="00C80897" w:rsidRDefault="00C831D6">
      <w:pPr>
        <w:spacing w:line="560" w:lineRule="exact"/>
        <w:jc w:val="center"/>
        <w:rPr>
          <w:rFonts w:eastAsia="华文中宋"/>
          <w:b/>
          <w:bCs/>
        </w:rPr>
      </w:pPr>
      <w:r>
        <w:rPr>
          <w:rFonts w:eastAsia="华文中宋"/>
          <w:b/>
          <w:bCs/>
          <w:sz w:val="44"/>
        </w:rPr>
        <w:t>说明</w:t>
      </w:r>
    </w:p>
    <w:p w14:paraId="31888512" w14:textId="77777777" w:rsidR="00C80897" w:rsidRDefault="00C80897">
      <w:pPr>
        <w:spacing w:line="560" w:lineRule="exact"/>
        <w:jc w:val="center"/>
      </w:pPr>
    </w:p>
    <w:p w14:paraId="5D65E0E6" w14:textId="77777777" w:rsidR="00C80897" w:rsidRDefault="00C831D6">
      <w:pPr>
        <w:spacing w:line="560" w:lineRule="exact"/>
        <w:ind w:firstLine="646"/>
      </w:pPr>
      <w:r>
        <w:rPr>
          <w:rFonts w:eastAsia="仿宋_GB2312"/>
          <w:sz w:val="30"/>
        </w:rPr>
        <w:t>1.</w:t>
      </w:r>
      <w:r>
        <w:rPr>
          <w:rFonts w:eastAsia="仿宋_GB2312"/>
          <w:sz w:val="30"/>
        </w:rPr>
        <w:t>申报者应在认真阅读此说明各项内容后按要求详细填写。</w:t>
      </w:r>
    </w:p>
    <w:p w14:paraId="2871BDD5" w14:textId="77777777" w:rsidR="00C80897" w:rsidRDefault="00C831D6">
      <w:pPr>
        <w:spacing w:line="560" w:lineRule="exact"/>
        <w:ind w:firstLine="646"/>
      </w:pPr>
      <w:r>
        <w:rPr>
          <w:rFonts w:eastAsia="仿宋_GB2312"/>
          <w:sz w:val="30"/>
        </w:rPr>
        <w:t>2.</w:t>
      </w:r>
      <w:r>
        <w:rPr>
          <w:rFonts w:eastAsia="仿宋_GB2312"/>
          <w:sz w:val="30"/>
        </w:rPr>
        <w:t>申报者在填写申报作品情况时只需根据个人项目或集体项目填写</w:t>
      </w:r>
      <w:r>
        <w:rPr>
          <w:rFonts w:eastAsia="仿宋_GB2312"/>
          <w:sz w:val="30"/>
        </w:rPr>
        <w:t>A1</w:t>
      </w:r>
      <w:r>
        <w:rPr>
          <w:rFonts w:eastAsia="仿宋_GB2312"/>
          <w:sz w:val="30"/>
        </w:rPr>
        <w:t>或</w:t>
      </w:r>
      <w:r>
        <w:rPr>
          <w:rFonts w:eastAsia="仿宋_GB2312"/>
          <w:sz w:val="30"/>
        </w:rPr>
        <w:t>A2</w:t>
      </w:r>
      <w:r>
        <w:rPr>
          <w:rFonts w:eastAsia="仿宋_GB2312"/>
          <w:sz w:val="30"/>
        </w:rPr>
        <w:t>表，根据作品类别（自然科学类学术论文、哲学社会科学类调查报告、科技发明制作）分别填写</w:t>
      </w:r>
      <w:r>
        <w:rPr>
          <w:rFonts w:eastAsia="仿宋_GB2312"/>
          <w:sz w:val="30"/>
        </w:rPr>
        <w:t>B1</w:t>
      </w:r>
      <w:r>
        <w:rPr>
          <w:rFonts w:eastAsia="仿宋_GB2312"/>
          <w:sz w:val="30"/>
        </w:rPr>
        <w:t>、</w:t>
      </w:r>
      <w:r>
        <w:rPr>
          <w:rFonts w:eastAsia="仿宋_GB2312"/>
          <w:sz w:val="30"/>
        </w:rPr>
        <w:t>B2</w:t>
      </w:r>
      <w:r>
        <w:rPr>
          <w:rFonts w:eastAsia="仿宋_GB2312"/>
          <w:sz w:val="30"/>
        </w:rPr>
        <w:t>或</w:t>
      </w:r>
      <w:r>
        <w:rPr>
          <w:rFonts w:eastAsia="仿宋_GB2312"/>
          <w:sz w:val="30"/>
        </w:rPr>
        <w:t>B3</w:t>
      </w:r>
      <w:r>
        <w:rPr>
          <w:rFonts w:eastAsia="仿宋_GB2312"/>
          <w:sz w:val="30"/>
        </w:rPr>
        <w:t>表</w:t>
      </w:r>
      <w:r>
        <w:rPr>
          <w:rFonts w:eastAsia="仿宋_GB2312" w:hint="eastAsia"/>
          <w:sz w:val="30"/>
        </w:rPr>
        <w:t>，最后根据作品类别和情况填写</w:t>
      </w:r>
      <w:r>
        <w:rPr>
          <w:rFonts w:eastAsia="仿宋_GB2312" w:hint="eastAsia"/>
          <w:sz w:val="30"/>
        </w:rPr>
        <w:t>C</w:t>
      </w:r>
      <w:r>
        <w:rPr>
          <w:rFonts w:eastAsia="仿宋_GB2312" w:hint="eastAsia"/>
          <w:sz w:val="30"/>
        </w:rPr>
        <w:t>表</w:t>
      </w:r>
      <w:r>
        <w:rPr>
          <w:rFonts w:eastAsia="仿宋_GB2312"/>
          <w:sz w:val="30"/>
        </w:rPr>
        <w:t>。</w:t>
      </w:r>
    </w:p>
    <w:p w14:paraId="2E8C6BE6" w14:textId="77777777" w:rsidR="00C80897" w:rsidRDefault="00C831D6">
      <w:pPr>
        <w:spacing w:line="560" w:lineRule="exact"/>
        <w:ind w:firstLine="646"/>
      </w:pPr>
      <w:r>
        <w:rPr>
          <w:rFonts w:eastAsia="仿宋_GB2312"/>
          <w:sz w:val="30"/>
        </w:rPr>
        <w:t>3.</w:t>
      </w:r>
      <w:r>
        <w:rPr>
          <w:rFonts w:eastAsia="仿宋_GB2312"/>
          <w:sz w:val="30"/>
        </w:rPr>
        <w:t>表内项目填写时一律用钢笔或打印，字迹要端正、清楚，此申报书可复制。</w:t>
      </w:r>
    </w:p>
    <w:p w14:paraId="5C141006" w14:textId="77777777" w:rsidR="00C80897" w:rsidRDefault="00C831D6">
      <w:pPr>
        <w:spacing w:line="560" w:lineRule="exact"/>
        <w:ind w:firstLine="646"/>
        <w:rPr>
          <w:rFonts w:eastAsia="仿宋_GB2312"/>
          <w:sz w:val="30"/>
        </w:rPr>
      </w:pPr>
      <w:r>
        <w:rPr>
          <w:rFonts w:eastAsia="仿宋_GB2312"/>
          <w:sz w:val="30"/>
        </w:rPr>
        <w:t>4.</w:t>
      </w:r>
      <w:r>
        <w:rPr>
          <w:rFonts w:eastAsia="仿宋_GB2312"/>
          <w:sz w:val="30"/>
        </w:rPr>
        <w:t>序号、编码由广东外语外贸大学</w:t>
      </w:r>
      <w:r>
        <w:rPr>
          <w:rFonts w:eastAsia="仿宋_GB2312" w:hint="eastAsia"/>
          <w:sz w:val="30"/>
        </w:rPr>
        <w:t>“</w:t>
      </w:r>
      <w:r>
        <w:rPr>
          <w:rFonts w:eastAsia="仿宋_GB2312"/>
          <w:sz w:val="30"/>
        </w:rPr>
        <w:t>挑战杯</w:t>
      </w:r>
      <w:r>
        <w:rPr>
          <w:rFonts w:eastAsia="仿宋_GB2312" w:hint="eastAsia"/>
          <w:sz w:val="30"/>
        </w:rPr>
        <w:t>”</w:t>
      </w:r>
      <w:r>
        <w:rPr>
          <w:rFonts w:eastAsia="仿宋_GB2312"/>
          <w:sz w:val="30"/>
        </w:rPr>
        <w:t>大学生课外学术科技作品竞赛组委会填写。</w:t>
      </w:r>
    </w:p>
    <w:p w14:paraId="08B79C3C" w14:textId="77777777" w:rsidR="00C80897" w:rsidRDefault="00C831D6">
      <w:pPr>
        <w:spacing w:line="560" w:lineRule="exact"/>
        <w:ind w:firstLine="646"/>
      </w:pPr>
      <w:r>
        <w:rPr>
          <w:rFonts w:eastAsia="仿宋_GB2312"/>
          <w:sz w:val="30"/>
        </w:rPr>
        <w:t>5.</w:t>
      </w:r>
      <w:r>
        <w:rPr>
          <w:rFonts w:eastAsia="仿宋_GB2312"/>
          <w:sz w:val="32"/>
          <w:szCs w:val="32"/>
        </w:rPr>
        <w:t>作品</w:t>
      </w:r>
      <w:r>
        <w:rPr>
          <w:rFonts w:eastAsia="仿宋_GB2312"/>
          <w:sz w:val="30"/>
        </w:rPr>
        <w:t>申报书与作品稿件须分开装订。</w:t>
      </w:r>
    </w:p>
    <w:p w14:paraId="06F16C69" w14:textId="77777777" w:rsidR="00C80897" w:rsidRDefault="00C831D6">
      <w:pPr>
        <w:spacing w:line="560" w:lineRule="exact"/>
        <w:ind w:firstLine="646"/>
      </w:pPr>
      <w:r>
        <w:rPr>
          <w:rFonts w:eastAsia="仿宋_GB2312"/>
          <w:sz w:val="30"/>
        </w:rPr>
        <w:t>6.</w:t>
      </w:r>
      <w:r>
        <w:rPr>
          <w:rFonts w:eastAsia="仿宋_GB2312"/>
          <w:sz w:val="30"/>
        </w:rPr>
        <w:t>学术论文、社会调查报告及所附的有关材料必须是中文（若是外文，请附中文本），请以</w:t>
      </w:r>
      <w:r>
        <w:rPr>
          <w:rFonts w:eastAsia="仿宋_GB2312"/>
          <w:sz w:val="30"/>
        </w:rPr>
        <w:t>4</w:t>
      </w:r>
      <w:r>
        <w:rPr>
          <w:rFonts w:eastAsia="仿宋_GB2312"/>
          <w:sz w:val="30"/>
        </w:rPr>
        <w:t>号楷体打印在</w:t>
      </w:r>
      <w:r>
        <w:rPr>
          <w:rFonts w:eastAsia="仿宋_GB2312"/>
          <w:sz w:val="30"/>
        </w:rPr>
        <w:t>A4</w:t>
      </w:r>
      <w:r>
        <w:rPr>
          <w:rFonts w:eastAsia="仿宋_GB2312"/>
          <w:sz w:val="30"/>
        </w:rPr>
        <w:t>纸上，附于申报书后，文章版面尺寸</w:t>
      </w:r>
      <w:r>
        <w:rPr>
          <w:rFonts w:eastAsia="仿宋_GB2312"/>
          <w:sz w:val="30"/>
        </w:rPr>
        <w:t>14.5x22cm</w:t>
      </w:r>
      <w:r>
        <w:rPr>
          <w:rFonts w:eastAsia="仿宋_GB2312"/>
          <w:sz w:val="30"/>
        </w:rPr>
        <w:t>。</w:t>
      </w:r>
    </w:p>
    <w:p w14:paraId="76D8BDFA" w14:textId="77777777" w:rsidR="00C80897" w:rsidRDefault="00C831D6">
      <w:pPr>
        <w:spacing w:line="560" w:lineRule="exact"/>
        <w:ind w:firstLine="646"/>
      </w:pPr>
      <w:r>
        <w:rPr>
          <w:rFonts w:eastAsia="仿宋_GB2312"/>
          <w:sz w:val="30"/>
        </w:rPr>
        <w:t>7.</w:t>
      </w:r>
      <w:r>
        <w:rPr>
          <w:rFonts w:eastAsia="仿宋_GB2312"/>
          <w:sz w:val="30"/>
        </w:rPr>
        <w:t>作品申报书和作品稿件须按要求由各学院竞赛组织协调统一报送。</w:t>
      </w:r>
    </w:p>
    <w:p w14:paraId="73FD04BF" w14:textId="77777777" w:rsidR="00C80897" w:rsidRDefault="00C80897">
      <w:pPr>
        <w:spacing w:line="560" w:lineRule="exact"/>
        <w:jc w:val="center"/>
        <w:rPr>
          <w:rFonts w:eastAsia="仿宋_GB2312"/>
          <w:sz w:val="30"/>
        </w:rPr>
      </w:pPr>
    </w:p>
    <w:p w14:paraId="4CAC0700" w14:textId="77777777" w:rsidR="00C80897" w:rsidRDefault="00C80897">
      <w:pPr>
        <w:spacing w:line="560" w:lineRule="exact"/>
        <w:jc w:val="center"/>
        <w:rPr>
          <w:rFonts w:eastAsia="仿宋_GB2312"/>
          <w:sz w:val="30"/>
        </w:rPr>
      </w:pPr>
    </w:p>
    <w:p w14:paraId="7E956F53" w14:textId="77777777" w:rsidR="00C80897" w:rsidRDefault="00C80897">
      <w:pPr>
        <w:spacing w:line="560" w:lineRule="exact"/>
        <w:jc w:val="center"/>
        <w:rPr>
          <w:rFonts w:eastAsia="仿宋_GB2312"/>
          <w:sz w:val="30"/>
        </w:rPr>
      </w:pPr>
    </w:p>
    <w:p w14:paraId="45DCCBAC" w14:textId="77777777" w:rsidR="00C80897" w:rsidRDefault="00C80897">
      <w:pPr>
        <w:spacing w:line="560" w:lineRule="exact"/>
        <w:jc w:val="center"/>
        <w:rPr>
          <w:rFonts w:eastAsia="仿宋_GB2312"/>
          <w:sz w:val="30"/>
        </w:rPr>
      </w:pPr>
    </w:p>
    <w:p w14:paraId="427E5D86" w14:textId="77777777" w:rsidR="00C80897" w:rsidRDefault="00C831D6">
      <w:pPr>
        <w:spacing w:line="560" w:lineRule="exact"/>
        <w:jc w:val="center"/>
        <w:rPr>
          <w:del w:id="12" w:author="南" w:date="2026-10-21T16:31:00Z"/>
          <w:sz w:val="36"/>
          <w:szCs w:val="36"/>
        </w:rPr>
      </w:pPr>
      <w:del w:id="13" w:author="南" w:date="2026-10-21T16:31:00Z">
        <w:r>
          <w:rPr>
            <w:rFonts w:eastAsia="黑体"/>
            <w:sz w:val="36"/>
            <w:szCs w:val="36"/>
          </w:rPr>
          <w:delText>A1</w:delText>
        </w:r>
        <w:r>
          <w:rPr>
            <w:rFonts w:eastAsia="黑体"/>
            <w:sz w:val="36"/>
            <w:szCs w:val="36"/>
          </w:rPr>
          <w:delText>．申报者情况（个人项目）</w:delText>
        </w:r>
      </w:del>
    </w:p>
    <w:p w14:paraId="04D6C7EF" w14:textId="77777777" w:rsidR="00C80897" w:rsidRDefault="00C831D6">
      <w:pPr>
        <w:spacing w:line="240" w:lineRule="atLeast"/>
        <w:rPr>
          <w:del w:id="14" w:author="南" w:date="2026-10-21T16:31:00Z"/>
          <w:sz w:val="24"/>
        </w:rPr>
      </w:pPr>
      <w:del w:id="15" w:author="南" w:date="2026-10-21T16:31:00Z">
        <w:r>
          <w:rPr>
            <w:rFonts w:eastAsia="仿宋_GB2312"/>
            <w:sz w:val="24"/>
          </w:rPr>
          <w:delText>说明：必须由申报者本人按要求填写，申报者情况栏内必须填写个人作品的第一作者（承担申报作品</w:delText>
        </w:r>
        <w:r>
          <w:rPr>
            <w:rFonts w:eastAsia="仿宋_GB2312"/>
            <w:sz w:val="24"/>
          </w:rPr>
          <w:delText>60%</w:delText>
        </w:r>
        <w:r>
          <w:rPr>
            <w:rFonts w:eastAsia="仿宋_GB2312"/>
            <w:sz w:val="24"/>
          </w:rPr>
          <w:delText>以上的工作者）；</w:delText>
        </w:r>
      </w:del>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16"/>
        <w:gridCol w:w="1483"/>
        <w:gridCol w:w="535"/>
        <w:gridCol w:w="472"/>
        <w:gridCol w:w="619"/>
        <w:gridCol w:w="191"/>
        <w:gridCol w:w="638"/>
        <w:gridCol w:w="104"/>
        <w:gridCol w:w="763"/>
        <w:gridCol w:w="66"/>
        <w:gridCol w:w="65"/>
        <w:gridCol w:w="743"/>
        <w:gridCol w:w="682"/>
        <w:gridCol w:w="638"/>
        <w:gridCol w:w="1009"/>
      </w:tblGrid>
      <w:tr w:rsidR="00C80897" w14:paraId="6A405CF0" w14:textId="77777777">
        <w:trPr>
          <w:trHeight w:val="23"/>
          <w:del w:id="16" w:author="南" w:date="2026-10-21T16:31:00Z"/>
        </w:trPr>
        <w:tc>
          <w:tcPr>
            <w:tcW w:w="716" w:type="dxa"/>
            <w:vMerge w:val="restart"/>
            <w:tcBorders>
              <w:top w:val="single" w:sz="2" w:space="0" w:color="000000"/>
              <w:left w:val="single" w:sz="2" w:space="0" w:color="000000"/>
              <w:right w:val="single" w:sz="2" w:space="0" w:color="000000"/>
            </w:tcBorders>
            <w:vAlign w:val="center"/>
          </w:tcPr>
          <w:p w14:paraId="3EC0BEAB" w14:textId="77777777" w:rsidR="00C80897" w:rsidRDefault="00C831D6">
            <w:pPr>
              <w:spacing w:line="560" w:lineRule="exact"/>
              <w:jc w:val="center"/>
              <w:rPr>
                <w:del w:id="17" w:author="南" w:date="2026-10-21T16:31:00Z"/>
                <w:sz w:val="24"/>
              </w:rPr>
            </w:pPr>
            <w:del w:id="18" w:author="南" w:date="2026-10-21T16:31:00Z">
              <w:r>
                <w:rPr>
                  <w:rFonts w:eastAsia="仿宋_GB2312"/>
                  <w:sz w:val="24"/>
                </w:rPr>
                <w:delText>申报者情况</w:delText>
              </w:r>
            </w:del>
          </w:p>
        </w:tc>
        <w:tc>
          <w:tcPr>
            <w:tcW w:w="1485" w:type="dxa"/>
            <w:tcBorders>
              <w:top w:val="single" w:sz="2" w:space="0" w:color="000000"/>
              <w:bottom w:val="single" w:sz="2" w:space="0" w:color="000000"/>
              <w:right w:val="single" w:sz="2" w:space="0" w:color="000000"/>
            </w:tcBorders>
            <w:vAlign w:val="center"/>
          </w:tcPr>
          <w:p w14:paraId="035F6B5C" w14:textId="77777777" w:rsidR="00C80897" w:rsidRDefault="00C831D6">
            <w:pPr>
              <w:spacing w:line="560" w:lineRule="exact"/>
              <w:jc w:val="center"/>
              <w:rPr>
                <w:del w:id="19" w:author="南" w:date="2026-10-21T16:31:00Z"/>
                <w:sz w:val="24"/>
              </w:rPr>
            </w:pPr>
            <w:del w:id="20" w:author="南" w:date="2026-10-21T16:31:00Z">
              <w:r>
                <w:rPr>
                  <w:rFonts w:eastAsia="仿宋_GB2312"/>
                  <w:sz w:val="24"/>
                </w:rPr>
                <w:delText>姓名</w:delText>
              </w:r>
            </w:del>
          </w:p>
        </w:tc>
        <w:tc>
          <w:tcPr>
            <w:tcW w:w="1629" w:type="dxa"/>
            <w:gridSpan w:val="3"/>
            <w:tcBorders>
              <w:top w:val="single" w:sz="2" w:space="0" w:color="000000"/>
              <w:bottom w:val="single" w:sz="2" w:space="0" w:color="000000"/>
              <w:right w:val="single" w:sz="2" w:space="0" w:color="000000"/>
            </w:tcBorders>
            <w:vAlign w:val="center"/>
          </w:tcPr>
          <w:p w14:paraId="7EA6559A" w14:textId="77777777" w:rsidR="00C80897" w:rsidRDefault="00C80897">
            <w:pPr>
              <w:spacing w:line="560" w:lineRule="exact"/>
              <w:jc w:val="center"/>
              <w:rPr>
                <w:del w:id="21" w:author="南" w:date="2026-10-21T16:31:00Z"/>
                <w:sz w:val="24"/>
              </w:rPr>
            </w:pPr>
          </w:p>
        </w:tc>
        <w:tc>
          <w:tcPr>
            <w:tcW w:w="830" w:type="dxa"/>
            <w:gridSpan w:val="2"/>
            <w:tcBorders>
              <w:top w:val="single" w:sz="2" w:space="0" w:color="000000"/>
              <w:bottom w:val="single" w:sz="2" w:space="0" w:color="000000"/>
              <w:right w:val="single" w:sz="2" w:space="0" w:color="000000"/>
            </w:tcBorders>
            <w:vAlign w:val="center"/>
          </w:tcPr>
          <w:p w14:paraId="4E2EE317" w14:textId="77777777" w:rsidR="00C80897" w:rsidRDefault="00C831D6">
            <w:pPr>
              <w:spacing w:line="560" w:lineRule="exact"/>
              <w:jc w:val="center"/>
              <w:rPr>
                <w:del w:id="22" w:author="南" w:date="2026-10-21T16:31:00Z"/>
                <w:sz w:val="24"/>
              </w:rPr>
            </w:pPr>
            <w:del w:id="23" w:author="南" w:date="2026-10-21T16:31:00Z">
              <w:r>
                <w:rPr>
                  <w:rFonts w:eastAsia="仿宋_GB2312"/>
                  <w:sz w:val="24"/>
                </w:rPr>
                <w:delText>性别</w:delText>
              </w:r>
            </w:del>
          </w:p>
        </w:tc>
        <w:tc>
          <w:tcPr>
            <w:tcW w:w="934" w:type="dxa"/>
            <w:gridSpan w:val="3"/>
            <w:tcBorders>
              <w:top w:val="single" w:sz="2" w:space="0" w:color="000000"/>
              <w:bottom w:val="single" w:sz="2" w:space="0" w:color="000000"/>
              <w:right w:val="single" w:sz="2" w:space="0" w:color="000000"/>
            </w:tcBorders>
            <w:vAlign w:val="center"/>
          </w:tcPr>
          <w:p w14:paraId="77CAC3CA" w14:textId="77777777" w:rsidR="00C80897" w:rsidRDefault="00C80897">
            <w:pPr>
              <w:spacing w:line="560" w:lineRule="exact"/>
              <w:jc w:val="center"/>
              <w:rPr>
                <w:del w:id="24" w:author="南" w:date="2026-10-21T16:31:00Z"/>
                <w:sz w:val="24"/>
              </w:rPr>
            </w:pPr>
          </w:p>
        </w:tc>
        <w:tc>
          <w:tcPr>
            <w:tcW w:w="1492" w:type="dxa"/>
            <w:gridSpan w:val="3"/>
            <w:tcBorders>
              <w:top w:val="single" w:sz="2" w:space="0" w:color="000000"/>
              <w:bottom w:val="single" w:sz="2" w:space="0" w:color="000000"/>
              <w:right w:val="single" w:sz="2" w:space="0" w:color="000000"/>
            </w:tcBorders>
            <w:vAlign w:val="center"/>
          </w:tcPr>
          <w:p w14:paraId="38C625CD" w14:textId="77777777" w:rsidR="00C80897" w:rsidRDefault="00C831D6">
            <w:pPr>
              <w:spacing w:line="560" w:lineRule="exact"/>
              <w:jc w:val="center"/>
              <w:rPr>
                <w:del w:id="25" w:author="南" w:date="2026-10-21T16:31:00Z"/>
                <w:sz w:val="24"/>
              </w:rPr>
            </w:pPr>
            <w:del w:id="26" w:author="南" w:date="2026-10-21T16:31:00Z">
              <w:r>
                <w:rPr>
                  <w:rFonts w:eastAsia="仿宋_GB2312"/>
                  <w:sz w:val="24"/>
                </w:rPr>
                <w:delText>出生年月</w:delText>
              </w:r>
            </w:del>
          </w:p>
        </w:tc>
        <w:tc>
          <w:tcPr>
            <w:tcW w:w="1649" w:type="dxa"/>
            <w:gridSpan w:val="2"/>
            <w:tcBorders>
              <w:top w:val="single" w:sz="2" w:space="0" w:color="000000"/>
              <w:bottom w:val="single" w:sz="2" w:space="0" w:color="000000"/>
              <w:right w:val="single" w:sz="2" w:space="0" w:color="000000"/>
            </w:tcBorders>
            <w:vAlign w:val="center"/>
          </w:tcPr>
          <w:p w14:paraId="24A50869" w14:textId="77777777" w:rsidR="00C80897" w:rsidRDefault="00C80897">
            <w:pPr>
              <w:spacing w:line="560" w:lineRule="exact"/>
              <w:jc w:val="left"/>
              <w:rPr>
                <w:del w:id="27" w:author="南" w:date="2026-10-21T16:31:00Z"/>
                <w:sz w:val="24"/>
              </w:rPr>
            </w:pPr>
          </w:p>
        </w:tc>
      </w:tr>
      <w:tr w:rsidR="00C80897" w14:paraId="2FA911BE" w14:textId="77777777">
        <w:trPr>
          <w:trHeight w:val="23"/>
          <w:del w:id="28" w:author="南" w:date="2026-10-21T16:31:00Z"/>
        </w:trPr>
        <w:tc>
          <w:tcPr>
            <w:tcW w:w="716" w:type="dxa"/>
            <w:vMerge/>
            <w:tcBorders>
              <w:left w:val="single" w:sz="2" w:space="0" w:color="000000"/>
              <w:right w:val="single" w:sz="2" w:space="0" w:color="000000"/>
            </w:tcBorders>
            <w:vAlign w:val="center"/>
          </w:tcPr>
          <w:p w14:paraId="423A5740" w14:textId="77777777" w:rsidR="00C80897" w:rsidRDefault="00C80897">
            <w:pPr>
              <w:spacing w:line="560" w:lineRule="exact"/>
              <w:jc w:val="center"/>
              <w:rPr>
                <w:del w:id="29" w:author="南" w:date="2026-10-21T16:31:00Z"/>
                <w:sz w:val="24"/>
              </w:rPr>
            </w:pPr>
          </w:p>
        </w:tc>
        <w:tc>
          <w:tcPr>
            <w:tcW w:w="1485" w:type="dxa"/>
            <w:tcBorders>
              <w:bottom w:val="single" w:sz="2" w:space="0" w:color="000000"/>
              <w:right w:val="single" w:sz="2" w:space="0" w:color="000000"/>
            </w:tcBorders>
            <w:vAlign w:val="center"/>
          </w:tcPr>
          <w:p w14:paraId="533219F3" w14:textId="77777777" w:rsidR="00C80897" w:rsidRDefault="00C831D6">
            <w:pPr>
              <w:spacing w:line="560" w:lineRule="exact"/>
              <w:jc w:val="center"/>
              <w:rPr>
                <w:del w:id="30" w:author="南" w:date="2026-10-21T16:31:00Z"/>
                <w:sz w:val="24"/>
              </w:rPr>
            </w:pPr>
            <w:del w:id="31" w:author="南" w:date="2026-10-21T16:31:00Z">
              <w:r>
                <w:rPr>
                  <w:rFonts w:eastAsia="仿宋_GB2312"/>
                  <w:sz w:val="24"/>
                </w:rPr>
                <w:delText>所在学院</w:delText>
              </w:r>
            </w:del>
          </w:p>
        </w:tc>
        <w:tc>
          <w:tcPr>
            <w:tcW w:w="2459" w:type="dxa"/>
            <w:gridSpan w:val="5"/>
            <w:tcBorders>
              <w:bottom w:val="single" w:sz="2" w:space="0" w:color="000000"/>
              <w:right w:val="single" w:sz="2" w:space="0" w:color="000000"/>
            </w:tcBorders>
            <w:vAlign w:val="center"/>
          </w:tcPr>
          <w:p w14:paraId="441A681A" w14:textId="77777777" w:rsidR="00C80897" w:rsidRDefault="00C80897">
            <w:pPr>
              <w:spacing w:line="560" w:lineRule="exact"/>
              <w:jc w:val="center"/>
              <w:rPr>
                <w:del w:id="32" w:author="南" w:date="2026-10-21T16:31:00Z"/>
                <w:sz w:val="24"/>
              </w:rPr>
            </w:pPr>
          </w:p>
        </w:tc>
        <w:tc>
          <w:tcPr>
            <w:tcW w:w="934" w:type="dxa"/>
            <w:gridSpan w:val="3"/>
            <w:tcBorders>
              <w:bottom w:val="single" w:sz="2" w:space="0" w:color="000000"/>
              <w:right w:val="single" w:sz="2" w:space="0" w:color="000000"/>
            </w:tcBorders>
            <w:vAlign w:val="center"/>
          </w:tcPr>
          <w:p w14:paraId="44188BB5" w14:textId="77777777" w:rsidR="00C80897" w:rsidRDefault="00C831D6">
            <w:pPr>
              <w:spacing w:line="560" w:lineRule="exact"/>
              <w:jc w:val="center"/>
              <w:rPr>
                <w:del w:id="33" w:author="南" w:date="2026-10-21T16:31:00Z"/>
                <w:sz w:val="24"/>
              </w:rPr>
            </w:pPr>
            <w:del w:id="34" w:author="南" w:date="2026-10-21T16:31:00Z">
              <w:r>
                <w:rPr>
                  <w:rFonts w:eastAsia="仿宋_GB2312"/>
                  <w:sz w:val="24"/>
                </w:rPr>
                <w:delText>专业</w:delText>
              </w:r>
            </w:del>
          </w:p>
        </w:tc>
        <w:tc>
          <w:tcPr>
            <w:tcW w:w="3141" w:type="dxa"/>
            <w:gridSpan w:val="5"/>
            <w:tcBorders>
              <w:bottom w:val="single" w:sz="2" w:space="0" w:color="000000"/>
              <w:right w:val="single" w:sz="2" w:space="0" w:color="000000"/>
            </w:tcBorders>
            <w:vAlign w:val="center"/>
          </w:tcPr>
          <w:p w14:paraId="7CB4658F" w14:textId="77777777" w:rsidR="00C80897" w:rsidRDefault="00C80897">
            <w:pPr>
              <w:spacing w:line="560" w:lineRule="exact"/>
              <w:jc w:val="center"/>
              <w:rPr>
                <w:del w:id="35" w:author="南" w:date="2026-10-21T16:31:00Z"/>
                <w:sz w:val="24"/>
              </w:rPr>
            </w:pPr>
          </w:p>
        </w:tc>
      </w:tr>
      <w:tr w:rsidR="00C80897" w14:paraId="571A449F" w14:textId="77777777">
        <w:trPr>
          <w:trHeight w:val="23"/>
          <w:del w:id="36" w:author="南" w:date="2026-10-21T16:31:00Z"/>
        </w:trPr>
        <w:tc>
          <w:tcPr>
            <w:tcW w:w="716" w:type="dxa"/>
            <w:vMerge/>
            <w:tcBorders>
              <w:left w:val="single" w:sz="2" w:space="0" w:color="000000"/>
              <w:right w:val="single" w:sz="2" w:space="0" w:color="000000"/>
            </w:tcBorders>
            <w:vAlign w:val="center"/>
          </w:tcPr>
          <w:p w14:paraId="041A63FE" w14:textId="77777777" w:rsidR="00C80897" w:rsidRDefault="00C80897">
            <w:pPr>
              <w:spacing w:line="560" w:lineRule="exact"/>
              <w:rPr>
                <w:del w:id="37" w:author="南" w:date="2026-10-21T16:31:00Z"/>
                <w:sz w:val="24"/>
              </w:rPr>
            </w:pPr>
          </w:p>
        </w:tc>
        <w:tc>
          <w:tcPr>
            <w:tcW w:w="1485" w:type="dxa"/>
            <w:tcBorders>
              <w:left w:val="single" w:sz="2" w:space="0" w:color="000000"/>
              <w:bottom w:val="single" w:sz="2" w:space="0" w:color="000000"/>
              <w:right w:val="single" w:sz="2" w:space="0" w:color="000000"/>
            </w:tcBorders>
            <w:vAlign w:val="center"/>
          </w:tcPr>
          <w:p w14:paraId="037AC312" w14:textId="77777777" w:rsidR="00C80897" w:rsidRDefault="00C831D6">
            <w:pPr>
              <w:spacing w:line="560" w:lineRule="exact"/>
              <w:jc w:val="center"/>
              <w:rPr>
                <w:del w:id="38" w:author="南" w:date="2026-10-21T16:31:00Z"/>
                <w:sz w:val="24"/>
              </w:rPr>
            </w:pPr>
            <w:del w:id="39" w:author="南" w:date="2026-10-21T16:31:00Z">
              <w:r>
                <w:rPr>
                  <w:rFonts w:eastAsia="仿宋_GB2312"/>
                  <w:sz w:val="24"/>
                </w:rPr>
                <w:delText>现学历</w:delText>
              </w:r>
            </w:del>
          </w:p>
        </w:tc>
        <w:tc>
          <w:tcPr>
            <w:tcW w:w="1009" w:type="dxa"/>
            <w:gridSpan w:val="2"/>
            <w:tcBorders>
              <w:bottom w:val="single" w:sz="2" w:space="0" w:color="000000"/>
              <w:right w:val="single" w:sz="2" w:space="0" w:color="000000"/>
            </w:tcBorders>
            <w:vAlign w:val="center"/>
          </w:tcPr>
          <w:p w14:paraId="179A3B12" w14:textId="77777777" w:rsidR="00C80897" w:rsidRDefault="00C80897">
            <w:pPr>
              <w:spacing w:line="560" w:lineRule="exact"/>
              <w:jc w:val="center"/>
              <w:rPr>
                <w:del w:id="40" w:author="南" w:date="2026-10-21T16:31:00Z"/>
                <w:sz w:val="24"/>
              </w:rPr>
            </w:pPr>
          </w:p>
        </w:tc>
        <w:tc>
          <w:tcPr>
            <w:tcW w:w="620" w:type="dxa"/>
            <w:tcBorders>
              <w:bottom w:val="single" w:sz="2" w:space="0" w:color="000000"/>
              <w:right w:val="single" w:sz="2" w:space="0" w:color="000000"/>
            </w:tcBorders>
            <w:vAlign w:val="center"/>
          </w:tcPr>
          <w:p w14:paraId="12D8D77E" w14:textId="77777777" w:rsidR="00C80897" w:rsidRDefault="00C831D6">
            <w:pPr>
              <w:spacing w:line="560" w:lineRule="exact"/>
              <w:jc w:val="center"/>
              <w:rPr>
                <w:del w:id="41" w:author="南" w:date="2026-10-21T16:31:00Z"/>
                <w:sz w:val="24"/>
              </w:rPr>
            </w:pPr>
            <w:del w:id="42" w:author="南" w:date="2026-10-21T16:31:00Z">
              <w:r>
                <w:rPr>
                  <w:rFonts w:eastAsia="仿宋_GB2312"/>
                  <w:sz w:val="24"/>
                </w:rPr>
                <w:delText>年级</w:delText>
              </w:r>
            </w:del>
          </w:p>
        </w:tc>
        <w:tc>
          <w:tcPr>
            <w:tcW w:w="830" w:type="dxa"/>
            <w:gridSpan w:val="2"/>
            <w:tcBorders>
              <w:bottom w:val="single" w:sz="2" w:space="0" w:color="000000"/>
              <w:right w:val="single" w:sz="2" w:space="0" w:color="000000"/>
            </w:tcBorders>
            <w:vAlign w:val="center"/>
          </w:tcPr>
          <w:p w14:paraId="23CFA7DC" w14:textId="77777777" w:rsidR="00C80897" w:rsidRDefault="00C80897">
            <w:pPr>
              <w:spacing w:line="560" w:lineRule="exact"/>
              <w:jc w:val="center"/>
              <w:rPr>
                <w:del w:id="43" w:author="南" w:date="2026-10-21T16:31:00Z"/>
                <w:sz w:val="24"/>
              </w:rPr>
            </w:pPr>
          </w:p>
        </w:tc>
        <w:tc>
          <w:tcPr>
            <w:tcW w:w="868" w:type="dxa"/>
            <w:gridSpan w:val="2"/>
            <w:tcBorders>
              <w:bottom w:val="single" w:sz="2" w:space="0" w:color="000000"/>
              <w:right w:val="single" w:sz="2" w:space="0" w:color="000000"/>
            </w:tcBorders>
            <w:vAlign w:val="center"/>
          </w:tcPr>
          <w:p w14:paraId="70676767" w14:textId="77777777" w:rsidR="00C80897" w:rsidRDefault="00C831D6">
            <w:pPr>
              <w:spacing w:line="560" w:lineRule="exact"/>
              <w:jc w:val="center"/>
              <w:rPr>
                <w:del w:id="44" w:author="南" w:date="2026-10-21T16:31:00Z"/>
                <w:sz w:val="24"/>
              </w:rPr>
            </w:pPr>
            <w:del w:id="45" w:author="南" w:date="2026-10-21T16:31:00Z">
              <w:r>
                <w:rPr>
                  <w:rFonts w:eastAsia="仿宋_GB2312"/>
                  <w:sz w:val="24"/>
                </w:rPr>
                <w:delText>学制</w:delText>
              </w:r>
            </w:del>
          </w:p>
        </w:tc>
        <w:tc>
          <w:tcPr>
            <w:tcW w:w="875" w:type="dxa"/>
            <w:gridSpan w:val="3"/>
            <w:tcBorders>
              <w:bottom w:val="single" w:sz="2" w:space="0" w:color="000000"/>
              <w:right w:val="single" w:sz="2" w:space="0" w:color="000000"/>
            </w:tcBorders>
            <w:vAlign w:val="center"/>
          </w:tcPr>
          <w:p w14:paraId="49F6DB5F" w14:textId="77777777" w:rsidR="00C80897" w:rsidRDefault="00C831D6">
            <w:pPr>
              <w:spacing w:line="560" w:lineRule="exact"/>
              <w:jc w:val="center"/>
              <w:rPr>
                <w:del w:id="46" w:author="南" w:date="2026-10-21T16:31:00Z"/>
                <w:sz w:val="24"/>
              </w:rPr>
            </w:pPr>
            <w:del w:id="47" w:author="南" w:date="2026-10-21T16:31:00Z">
              <w:r>
                <w:rPr>
                  <w:rFonts w:eastAsia="仿宋_GB2312"/>
                  <w:sz w:val="24"/>
                </w:rPr>
                <w:delText>年</w:delText>
              </w:r>
            </w:del>
          </w:p>
        </w:tc>
        <w:tc>
          <w:tcPr>
            <w:tcW w:w="1322" w:type="dxa"/>
            <w:gridSpan w:val="2"/>
            <w:tcBorders>
              <w:bottom w:val="single" w:sz="2" w:space="0" w:color="000000"/>
              <w:right w:val="single" w:sz="2" w:space="0" w:color="000000"/>
            </w:tcBorders>
            <w:vAlign w:val="center"/>
          </w:tcPr>
          <w:p w14:paraId="1E4A9638" w14:textId="77777777" w:rsidR="00C80897" w:rsidRDefault="00C831D6">
            <w:pPr>
              <w:spacing w:line="560" w:lineRule="exact"/>
              <w:jc w:val="center"/>
              <w:rPr>
                <w:del w:id="48" w:author="南" w:date="2026-10-21T16:31:00Z"/>
                <w:sz w:val="24"/>
              </w:rPr>
            </w:pPr>
            <w:del w:id="49" w:author="南" w:date="2026-10-21T16:31:00Z">
              <w:r>
                <w:rPr>
                  <w:rFonts w:eastAsia="仿宋_GB2312"/>
                  <w:sz w:val="24"/>
                </w:rPr>
                <w:delText>入学时间</w:delText>
              </w:r>
            </w:del>
          </w:p>
        </w:tc>
        <w:tc>
          <w:tcPr>
            <w:tcW w:w="1010" w:type="dxa"/>
            <w:tcBorders>
              <w:bottom w:val="single" w:sz="2" w:space="0" w:color="000000"/>
              <w:right w:val="single" w:sz="2" w:space="0" w:color="000000"/>
            </w:tcBorders>
            <w:vAlign w:val="center"/>
          </w:tcPr>
          <w:p w14:paraId="2E71997E" w14:textId="77777777" w:rsidR="00C80897" w:rsidRDefault="00C80897">
            <w:pPr>
              <w:spacing w:line="560" w:lineRule="exact"/>
              <w:jc w:val="left"/>
              <w:rPr>
                <w:del w:id="50" w:author="南" w:date="2026-10-21T16:31:00Z"/>
                <w:sz w:val="24"/>
              </w:rPr>
            </w:pPr>
          </w:p>
        </w:tc>
      </w:tr>
      <w:tr w:rsidR="00C80897" w14:paraId="48D8AED6" w14:textId="77777777">
        <w:trPr>
          <w:trHeight w:val="23"/>
          <w:del w:id="51" w:author="南" w:date="2026-10-21T16:31:00Z"/>
        </w:trPr>
        <w:tc>
          <w:tcPr>
            <w:tcW w:w="716" w:type="dxa"/>
            <w:vMerge/>
            <w:tcBorders>
              <w:left w:val="single" w:sz="2" w:space="0" w:color="000000"/>
              <w:right w:val="single" w:sz="2" w:space="0" w:color="000000"/>
            </w:tcBorders>
            <w:vAlign w:val="center"/>
          </w:tcPr>
          <w:p w14:paraId="25C77D67" w14:textId="77777777" w:rsidR="00C80897" w:rsidRDefault="00C80897">
            <w:pPr>
              <w:spacing w:line="560" w:lineRule="exact"/>
              <w:rPr>
                <w:del w:id="52" w:author="南" w:date="2026-10-21T16:31:00Z"/>
                <w:sz w:val="24"/>
              </w:rPr>
            </w:pPr>
          </w:p>
        </w:tc>
        <w:tc>
          <w:tcPr>
            <w:tcW w:w="2021" w:type="dxa"/>
            <w:gridSpan w:val="2"/>
            <w:tcBorders>
              <w:left w:val="single" w:sz="2" w:space="0" w:color="000000"/>
              <w:bottom w:val="single" w:sz="2" w:space="0" w:color="000000"/>
              <w:right w:val="single" w:sz="2" w:space="0" w:color="000000"/>
            </w:tcBorders>
            <w:vAlign w:val="center"/>
          </w:tcPr>
          <w:p w14:paraId="712292A2" w14:textId="77777777" w:rsidR="00C80897" w:rsidRDefault="00C831D6">
            <w:pPr>
              <w:spacing w:line="560" w:lineRule="exact"/>
              <w:jc w:val="center"/>
              <w:rPr>
                <w:del w:id="53" w:author="南" w:date="2026-10-21T16:31:00Z"/>
                <w:sz w:val="24"/>
              </w:rPr>
            </w:pPr>
            <w:del w:id="54" w:author="南" w:date="2026-10-21T16:31:00Z">
              <w:r>
                <w:rPr>
                  <w:rFonts w:eastAsia="仿宋_GB2312"/>
                  <w:sz w:val="24"/>
                </w:rPr>
                <w:delText>作品全称</w:delText>
              </w:r>
            </w:del>
          </w:p>
        </w:tc>
        <w:tc>
          <w:tcPr>
            <w:tcW w:w="5998" w:type="dxa"/>
            <w:gridSpan w:val="12"/>
            <w:tcBorders>
              <w:bottom w:val="single" w:sz="2" w:space="0" w:color="000000"/>
              <w:right w:val="single" w:sz="2" w:space="0" w:color="000000"/>
            </w:tcBorders>
            <w:vAlign w:val="center"/>
          </w:tcPr>
          <w:p w14:paraId="56605639" w14:textId="77777777" w:rsidR="00C80897" w:rsidRDefault="00C80897">
            <w:pPr>
              <w:spacing w:line="560" w:lineRule="exact"/>
              <w:jc w:val="center"/>
              <w:rPr>
                <w:del w:id="55" w:author="南" w:date="2026-10-21T16:31:00Z"/>
                <w:sz w:val="24"/>
              </w:rPr>
            </w:pPr>
          </w:p>
        </w:tc>
      </w:tr>
      <w:tr w:rsidR="00C80897" w14:paraId="39214F83" w14:textId="77777777">
        <w:trPr>
          <w:trHeight w:val="23"/>
          <w:del w:id="56" w:author="南" w:date="2026-10-21T16:31:00Z"/>
        </w:trPr>
        <w:tc>
          <w:tcPr>
            <w:tcW w:w="716" w:type="dxa"/>
            <w:vMerge/>
            <w:tcBorders>
              <w:left w:val="single" w:sz="2" w:space="0" w:color="000000"/>
              <w:right w:val="single" w:sz="2" w:space="0" w:color="000000"/>
            </w:tcBorders>
            <w:vAlign w:val="center"/>
          </w:tcPr>
          <w:p w14:paraId="3BB81153" w14:textId="77777777" w:rsidR="00C80897" w:rsidRDefault="00C80897">
            <w:pPr>
              <w:spacing w:line="560" w:lineRule="exact"/>
              <w:rPr>
                <w:del w:id="57" w:author="南" w:date="2026-10-21T16:31:00Z"/>
                <w:sz w:val="24"/>
              </w:rPr>
            </w:pPr>
          </w:p>
        </w:tc>
        <w:tc>
          <w:tcPr>
            <w:tcW w:w="2021" w:type="dxa"/>
            <w:gridSpan w:val="2"/>
            <w:tcBorders>
              <w:left w:val="single" w:sz="2" w:space="0" w:color="000000"/>
              <w:bottom w:val="single" w:sz="2" w:space="0" w:color="000000"/>
              <w:right w:val="single" w:sz="2" w:space="0" w:color="000000"/>
            </w:tcBorders>
            <w:vAlign w:val="center"/>
          </w:tcPr>
          <w:p w14:paraId="1F7D5EDE" w14:textId="77777777" w:rsidR="00C80897" w:rsidRDefault="00C831D6">
            <w:pPr>
              <w:spacing w:line="560" w:lineRule="exact"/>
              <w:jc w:val="center"/>
              <w:rPr>
                <w:del w:id="58" w:author="南" w:date="2026-10-21T16:31:00Z"/>
                <w:sz w:val="24"/>
              </w:rPr>
            </w:pPr>
            <w:del w:id="59" w:author="南" w:date="2026-10-21T16:31:00Z">
              <w:r>
                <w:rPr>
                  <w:rFonts w:eastAsia="仿宋_GB2312"/>
                  <w:sz w:val="24"/>
                </w:rPr>
                <w:delText>毕业论文题目</w:delText>
              </w:r>
            </w:del>
          </w:p>
        </w:tc>
        <w:tc>
          <w:tcPr>
            <w:tcW w:w="5998" w:type="dxa"/>
            <w:gridSpan w:val="12"/>
            <w:tcBorders>
              <w:bottom w:val="single" w:sz="2" w:space="0" w:color="000000"/>
              <w:right w:val="single" w:sz="2" w:space="0" w:color="000000"/>
            </w:tcBorders>
            <w:vAlign w:val="center"/>
          </w:tcPr>
          <w:p w14:paraId="27AD2997" w14:textId="77777777" w:rsidR="00C80897" w:rsidRDefault="00C80897">
            <w:pPr>
              <w:spacing w:line="560" w:lineRule="exact"/>
              <w:jc w:val="center"/>
              <w:rPr>
                <w:del w:id="60" w:author="南" w:date="2026-10-21T16:31:00Z"/>
                <w:sz w:val="24"/>
              </w:rPr>
            </w:pPr>
          </w:p>
        </w:tc>
      </w:tr>
      <w:tr w:rsidR="00C80897" w14:paraId="13D0BF24" w14:textId="77777777">
        <w:trPr>
          <w:trHeight w:val="23"/>
          <w:del w:id="61" w:author="南" w:date="2026-10-21T16:31:00Z"/>
        </w:trPr>
        <w:tc>
          <w:tcPr>
            <w:tcW w:w="716" w:type="dxa"/>
            <w:vMerge/>
            <w:tcBorders>
              <w:left w:val="single" w:sz="2" w:space="0" w:color="000000"/>
              <w:right w:val="single" w:sz="2" w:space="0" w:color="000000"/>
            </w:tcBorders>
            <w:vAlign w:val="center"/>
          </w:tcPr>
          <w:p w14:paraId="4DF41D45" w14:textId="77777777" w:rsidR="00C80897" w:rsidRDefault="00C80897">
            <w:pPr>
              <w:spacing w:line="560" w:lineRule="exact"/>
              <w:rPr>
                <w:del w:id="62" w:author="南" w:date="2026-10-21T16:31:00Z"/>
                <w:sz w:val="24"/>
              </w:rPr>
            </w:pPr>
          </w:p>
        </w:tc>
        <w:tc>
          <w:tcPr>
            <w:tcW w:w="2021" w:type="dxa"/>
            <w:gridSpan w:val="2"/>
            <w:vMerge w:val="restart"/>
            <w:tcBorders>
              <w:left w:val="single" w:sz="2" w:space="0" w:color="000000"/>
              <w:bottom w:val="single" w:sz="2" w:space="0" w:color="000000"/>
              <w:right w:val="single" w:sz="2" w:space="0" w:color="000000"/>
            </w:tcBorders>
            <w:vAlign w:val="center"/>
          </w:tcPr>
          <w:p w14:paraId="2913C140" w14:textId="77777777" w:rsidR="00C80897" w:rsidRDefault="00C831D6">
            <w:pPr>
              <w:spacing w:line="560" w:lineRule="exact"/>
              <w:jc w:val="center"/>
              <w:rPr>
                <w:del w:id="63" w:author="南" w:date="2026-10-21T16:31:00Z"/>
                <w:sz w:val="24"/>
              </w:rPr>
            </w:pPr>
            <w:del w:id="64" w:author="南" w:date="2026-10-21T16:31:00Z">
              <w:r>
                <w:rPr>
                  <w:rFonts w:eastAsia="仿宋_GB2312"/>
                  <w:sz w:val="24"/>
                </w:rPr>
                <w:delText>通讯地址</w:delText>
              </w:r>
            </w:del>
          </w:p>
        </w:tc>
        <w:tc>
          <w:tcPr>
            <w:tcW w:w="2922" w:type="dxa"/>
            <w:gridSpan w:val="8"/>
            <w:vMerge w:val="restart"/>
            <w:tcBorders>
              <w:bottom w:val="single" w:sz="2" w:space="0" w:color="000000"/>
              <w:right w:val="single" w:sz="2" w:space="0" w:color="000000"/>
            </w:tcBorders>
            <w:vAlign w:val="center"/>
          </w:tcPr>
          <w:p w14:paraId="75E97E47" w14:textId="77777777" w:rsidR="00C80897" w:rsidRDefault="00C80897">
            <w:pPr>
              <w:spacing w:line="560" w:lineRule="exact"/>
              <w:jc w:val="center"/>
              <w:rPr>
                <w:del w:id="65" w:author="南" w:date="2026-10-21T16:31:00Z"/>
                <w:sz w:val="24"/>
              </w:rPr>
            </w:pPr>
          </w:p>
        </w:tc>
        <w:tc>
          <w:tcPr>
            <w:tcW w:w="1427" w:type="dxa"/>
            <w:gridSpan w:val="2"/>
            <w:tcBorders>
              <w:bottom w:val="single" w:sz="2" w:space="0" w:color="000000"/>
              <w:right w:val="single" w:sz="2" w:space="0" w:color="000000"/>
            </w:tcBorders>
            <w:vAlign w:val="center"/>
          </w:tcPr>
          <w:p w14:paraId="199E5551" w14:textId="77777777" w:rsidR="00C80897" w:rsidRDefault="00C831D6">
            <w:pPr>
              <w:spacing w:line="560" w:lineRule="exact"/>
              <w:jc w:val="center"/>
              <w:rPr>
                <w:del w:id="66" w:author="南" w:date="2026-10-21T16:31:00Z"/>
                <w:sz w:val="24"/>
              </w:rPr>
            </w:pPr>
            <w:del w:id="67" w:author="南" w:date="2026-10-21T16:31:00Z">
              <w:r>
                <w:rPr>
                  <w:rFonts w:eastAsia="仿宋_GB2312"/>
                  <w:sz w:val="24"/>
                </w:rPr>
                <w:delText>邮政编码</w:delText>
              </w:r>
            </w:del>
          </w:p>
        </w:tc>
        <w:tc>
          <w:tcPr>
            <w:tcW w:w="1649" w:type="dxa"/>
            <w:gridSpan w:val="2"/>
            <w:tcBorders>
              <w:bottom w:val="single" w:sz="2" w:space="0" w:color="000000"/>
              <w:right w:val="single" w:sz="2" w:space="0" w:color="000000"/>
            </w:tcBorders>
            <w:vAlign w:val="center"/>
          </w:tcPr>
          <w:p w14:paraId="6A3BD113" w14:textId="77777777" w:rsidR="00C80897" w:rsidRDefault="00C80897">
            <w:pPr>
              <w:spacing w:line="560" w:lineRule="exact"/>
              <w:jc w:val="left"/>
              <w:rPr>
                <w:del w:id="68" w:author="南" w:date="2026-10-21T16:31:00Z"/>
                <w:sz w:val="24"/>
              </w:rPr>
            </w:pPr>
          </w:p>
        </w:tc>
      </w:tr>
      <w:tr w:rsidR="00C80897" w14:paraId="75A98284" w14:textId="77777777">
        <w:trPr>
          <w:trHeight w:val="23"/>
          <w:del w:id="69" w:author="南" w:date="2026-10-21T16:31:00Z"/>
        </w:trPr>
        <w:tc>
          <w:tcPr>
            <w:tcW w:w="716" w:type="dxa"/>
            <w:vMerge/>
            <w:tcBorders>
              <w:left w:val="single" w:sz="2" w:space="0" w:color="000000"/>
              <w:right w:val="single" w:sz="2" w:space="0" w:color="000000"/>
            </w:tcBorders>
            <w:vAlign w:val="center"/>
          </w:tcPr>
          <w:p w14:paraId="4A417782" w14:textId="77777777" w:rsidR="00C80897" w:rsidRDefault="00C80897">
            <w:pPr>
              <w:spacing w:line="560" w:lineRule="exact"/>
              <w:rPr>
                <w:del w:id="70" w:author="南" w:date="2026-10-21T16:31:00Z"/>
                <w:sz w:val="24"/>
              </w:rPr>
            </w:pPr>
          </w:p>
        </w:tc>
        <w:tc>
          <w:tcPr>
            <w:tcW w:w="2021" w:type="dxa"/>
            <w:gridSpan w:val="2"/>
            <w:vMerge/>
            <w:tcBorders>
              <w:left w:val="single" w:sz="2" w:space="0" w:color="000000"/>
            </w:tcBorders>
            <w:vAlign w:val="center"/>
          </w:tcPr>
          <w:p w14:paraId="4C928F3E" w14:textId="77777777" w:rsidR="00C80897" w:rsidRDefault="00C80897">
            <w:pPr>
              <w:spacing w:line="560" w:lineRule="exact"/>
              <w:jc w:val="center"/>
              <w:rPr>
                <w:del w:id="71" w:author="南" w:date="2026-10-21T16:31:00Z"/>
                <w:sz w:val="24"/>
              </w:rPr>
            </w:pPr>
          </w:p>
        </w:tc>
        <w:tc>
          <w:tcPr>
            <w:tcW w:w="2922" w:type="dxa"/>
            <w:gridSpan w:val="8"/>
            <w:vMerge/>
            <w:vAlign w:val="center"/>
          </w:tcPr>
          <w:p w14:paraId="2D8E0F46" w14:textId="77777777" w:rsidR="00C80897" w:rsidRDefault="00C80897">
            <w:pPr>
              <w:spacing w:line="560" w:lineRule="exact"/>
              <w:jc w:val="center"/>
              <w:rPr>
                <w:del w:id="72" w:author="南" w:date="2026-10-21T16:31:00Z"/>
                <w:sz w:val="24"/>
              </w:rPr>
            </w:pPr>
          </w:p>
        </w:tc>
        <w:tc>
          <w:tcPr>
            <w:tcW w:w="1427" w:type="dxa"/>
            <w:gridSpan w:val="2"/>
            <w:tcBorders>
              <w:bottom w:val="single" w:sz="2" w:space="0" w:color="000000"/>
              <w:right w:val="single" w:sz="2" w:space="0" w:color="000000"/>
            </w:tcBorders>
            <w:vAlign w:val="center"/>
          </w:tcPr>
          <w:p w14:paraId="3DECAA6D" w14:textId="77777777" w:rsidR="00C80897" w:rsidRDefault="00C831D6">
            <w:pPr>
              <w:spacing w:line="560" w:lineRule="exact"/>
              <w:jc w:val="center"/>
              <w:rPr>
                <w:del w:id="73" w:author="南" w:date="2026-10-21T16:31:00Z"/>
                <w:sz w:val="24"/>
              </w:rPr>
            </w:pPr>
            <w:del w:id="74" w:author="南" w:date="2026-10-21T16:31:00Z">
              <w:r>
                <w:rPr>
                  <w:rFonts w:eastAsia="仿宋_GB2312"/>
                  <w:sz w:val="24"/>
                </w:rPr>
                <w:delText>单位电话</w:delText>
              </w:r>
            </w:del>
          </w:p>
        </w:tc>
        <w:tc>
          <w:tcPr>
            <w:tcW w:w="1649" w:type="dxa"/>
            <w:gridSpan w:val="2"/>
            <w:tcBorders>
              <w:bottom w:val="single" w:sz="2" w:space="0" w:color="000000"/>
              <w:right w:val="single" w:sz="2" w:space="0" w:color="000000"/>
            </w:tcBorders>
            <w:vAlign w:val="center"/>
          </w:tcPr>
          <w:p w14:paraId="3B52E1B4" w14:textId="77777777" w:rsidR="00C80897" w:rsidRDefault="00C80897">
            <w:pPr>
              <w:spacing w:line="560" w:lineRule="exact"/>
              <w:jc w:val="left"/>
              <w:rPr>
                <w:del w:id="75" w:author="南" w:date="2026-10-21T16:31:00Z"/>
                <w:sz w:val="24"/>
              </w:rPr>
            </w:pPr>
          </w:p>
        </w:tc>
      </w:tr>
      <w:tr w:rsidR="00C80897" w14:paraId="79910B78" w14:textId="77777777">
        <w:trPr>
          <w:trHeight w:val="23"/>
          <w:del w:id="76" w:author="南" w:date="2026-10-21T16:31:00Z"/>
        </w:trPr>
        <w:tc>
          <w:tcPr>
            <w:tcW w:w="716" w:type="dxa"/>
            <w:vMerge w:val="restart"/>
            <w:tcBorders>
              <w:left w:val="single" w:sz="2" w:space="0" w:color="000000"/>
              <w:bottom w:val="single" w:sz="2" w:space="0" w:color="000000"/>
              <w:right w:val="single" w:sz="2" w:space="0" w:color="000000"/>
            </w:tcBorders>
            <w:vAlign w:val="center"/>
          </w:tcPr>
          <w:p w14:paraId="0300F0C7" w14:textId="77777777" w:rsidR="00C80897" w:rsidRDefault="00C831D6">
            <w:pPr>
              <w:spacing w:line="560" w:lineRule="exact"/>
              <w:jc w:val="center"/>
              <w:rPr>
                <w:del w:id="77" w:author="南" w:date="2026-10-21T16:31:00Z"/>
                <w:sz w:val="24"/>
              </w:rPr>
            </w:pPr>
            <w:del w:id="78" w:author="南" w:date="2026-10-21T16:31:00Z">
              <w:r>
                <w:rPr>
                  <w:rFonts w:eastAsia="仿宋_GB2312"/>
                  <w:sz w:val="24"/>
                </w:rPr>
                <w:delText>合作者情况</w:delText>
              </w:r>
            </w:del>
          </w:p>
        </w:tc>
        <w:tc>
          <w:tcPr>
            <w:tcW w:w="2021" w:type="dxa"/>
            <w:gridSpan w:val="2"/>
            <w:tcBorders>
              <w:bottom w:val="single" w:sz="2" w:space="0" w:color="000000"/>
              <w:right w:val="single" w:sz="2" w:space="0" w:color="000000"/>
            </w:tcBorders>
            <w:vAlign w:val="center"/>
          </w:tcPr>
          <w:p w14:paraId="5621A848" w14:textId="77777777" w:rsidR="00C80897" w:rsidRDefault="00C831D6">
            <w:pPr>
              <w:spacing w:line="560" w:lineRule="exact"/>
              <w:jc w:val="center"/>
              <w:rPr>
                <w:del w:id="79" w:author="南" w:date="2026-10-21T16:31:00Z"/>
                <w:sz w:val="24"/>
              </w:rPr>
            </w:pPr>
            <w:del w:id="80" w:author="南" w:date="2026-10-21T16:31:00Z">
              <w:r>
                <w:rPr>
                  <w:rFonts w:eastAsia="仿宋_GB2312"/>
                  <w:sz w:val="24"/>
                </w:rPr>
                <w:delText>姓名</w:delText>
              </w:r>
            </w:del>
          </w:p>
        </w:tc>
        <w:tc>
          <w:tcPr>
            <w:tcW w:w="1284" w:type="dxa"/>
            <w:gridSpan w:val="3"/>
            <w:tcBorders>
              <w:bottom w:val="single" w:sz="2" w:space="0" w:color="000000"/>
              <w:right w:val="single" w:sz="2" w:space="0" w:color="000000"/>
            </w:tcBorders>
            <w:vAlign w:val="center"/>
          </w:tcPr>
          <w:p w14:paraId="6441AF84" w14:textId="77777777" w:rsidR="00C80897" w:rsidRDefault="00C831D6">
            <w:pPr>
              <w:spacing w:line="560" w:lineRule="exact"/>
              <w:jc w:val="center"/>
              <w:rPr>
                <w:del w:id="81" w:author="南" w:date="2026-10-21T16:31:00Z"/>
                <w:sz w:val="24"/>
              </w:rPr>
            </w:pPr>
            <w:del w:id="82" w:author="南" w:date="2026-10-21T16:31:00Z">
              <w:r>
                <w:rPr>
                  <w:rFonts w:eastAsia="仿宋_GB2312"/>
                  <w:sz w:val="24"/>
                </w:rPr>
                <w:delText>所在单位</w:delText>
              </w:r>
            </w:del>
          </w:p>
        </w:tc>
        <w:tc>
          <w:tcPr>
            <w:tcW w:w="743" w:type="dxa"/>
            <w:gridSpan w:val="2"/>
            <w:tcBorders>
              <w:bottom w:val="single" w:sz="2" w:space="0" w:color="000000"/>
              <w:right w:val="single" w:sz="2" w:space="0" w:color="000000"/>
            </w:tcBorders>
            <w:vAlign w:val="center"/>
          </w:tcPr>
          <w:p w14:paraId="46F7583C" w14:textId="77777777" w:rsidR="00C80897" w:rsidRDefault="00C831D6">
            <w:pPr>
              <w:spacing w:line="560" w:lineRule="exact"/>
              <w:jc w:val="center"/>
              <w:rPr>
                <w:del w:id="83" w:author="南" w:date="2026-10-21T16:31:00Z"/>
                <w:sz w:val="24"/>
              </w:rPr>
            </w:pPr>
            <w:del w:id="84" w:author="南" w:date="2026-10-21T16:31:00Z">
              <w:r>
                <w:rPr>
                  <w:rFonts w:eastAsia="仿宋_GB2312"/>
                  <w:sz w:val="24"/>
                </w:rPr>
                <w:delText>性别</w:delText>
              </w:r>
            </w:del>
          </w:p>
        </w:tc>
        <w:tc>
          <w:tcPr>
            <w:tcW w:w="895" w:type="dxa"/>
            <w:gridSpan w:val="3"/>
            <w:tcBorders>
              <w:bottom w:val="single" w:sz="2" w:space="0" w:color="000000"/>
              <w:right w:val="single" w:sz="2" w:space="0" w:color="000000"/>
            </w:tcBorders>
            <w:vAlign w:val="center"/>
          </w:tcPr>
          <w:p w14:paraId="1A00C440" w14:textId="77777777" w:rsidR="00C80897" w:rsidRDefault="00C831D6">
            <w:pPr>
              <w:spacing w:line="560" w:lineRule="exact"/>
              <w:jc w:val="center"/>
              <w:rPr>
                <w:del w:id="85" w:author="南" w:date="2026-10-21T16:31:00Z"/>
                <w:sz w:val="24"/>
              </w:rPr>
            </w:pPr>
            <w:del w:id="86" w:author="南" w:date="2026-10-21T16:31:00Z">
              <w:r>
                <w:rPr>
                  <w:rFonts w:eastAsia="仿宋_GB2312"/>
                  <w:sz w:val="24"/>
                </w:rPr>
                <w:delText>年龄</w:delText>
              </w:r>
            </w:del>
          </w:p>
        </w:tc>
        <w:tc>
          <w:tcPr>
            <w:tcW w:w="3076" w:type="dxa"/>
            <w:gridSpan w:val="4"/>
            <w:tcBorders>
              <w:bottom w:val="single" w:sz="2" w:space="0" w:color="000000"/>
              <w:right w:val="single" w:sz="2" w:space="0" w:color="000000"/>
            </w:tcBorders>
            <w:vAlign w:val="center"/>
          </w:tcPr>
          <w:p w14:paraId="2A75858C" w14:textId="77777777" w:rsidR="00C80897" w:rsidRDefault="00C831D6">
            <w:pPr>
              <w:spacing w:line="560" w:lineRule="exact"/>
              <w:jc w:val="center"/>
              <w:rPr>
                <w:del w:id="87" w:author="南" w:date="2026-10-21T16:31:00Z"/>
                <w:sz w:val="24"/>
              </w:rPr>
            </w:pPr>
            <w:del w:id="88" w:author="南" w:date="2026-10-21T16:31:00Z">
              <w:r>
                <w:rPr>
                  <w:rFonts w:eastAsia="仿宋_GB2312"/>
                  <w:sz w:val="24"/>
                </w:rPr>
                <w:delText>联系电话</w:delText>
              </w:r>
            </w:del>
          </w:p>
        </w:tc>
      </w:tr>
      <w:tr w:rsidR="00C80897" w14:paraId="028C1702" w14:textId="77777777">
        <w:trPr>
          <w:trHeight w:val="23"/>
          <w:del w:id="89" w:author="南" w:date="2026-10-21T16:31:00Z"/>
        </w:trPr>
        <w:tc>
          <w:tcPr>
            <w:tcW w:w="716" w:type="dxa"/>
            <w:vMerge/>
            <w:vAlign w:val="center"/>
          </w:tcPr>
          <w:p w14:paraId="4C7202F6" w14:textId="77777777" w:rsidR="00C80897" w:rsidRDefault="00C80897">
            <w:pPr>
              <w:spacing w:line="560" w:lineRule="exact"/>
              <w:rPr>
                <w:del w:id="90" w:author="南" w:date="2026-10-21T16:31:00Z"/>
                <w:sz w:val="24"/>
              </w:rPr>
            </w:pPr>
          </w:p>
        </w:tc>
        <w:tc>
          <w:tcPr>
            <w:tcW w:w="2021" w:type="dxa"/>
            <w:gridSpan w:val="2"/>
            <w:tcBorders>
              <w:bottom w:val="single" w:sz="2" w:space="0" w:color="000000"/>
              <w:right w:val="single" w:sz="2" w:space="0" w:color="000000"/>
            </w:tcBorders>
            <w:vAlign w:val="center"/>
          </w:tcPr>
          <w:p w14:paraId="4CE887AF" w14:textId="77777777" w:rsidR="00C80897" w:rsidRDefault="00C80897">
            <w:pPr>
              <w:spacing w:line="560" w:lineRule="exact"/>
              <w:jc w:val="left"/>
              <w:rPr>
                <w:del w:id="91" w:author="南" w:date="2026-10-21T16:31:00Z"/>
                <w:sz w:val="24"/>
              </w:rPr>
            </w:pPr>
          </w:p>
        </w:tc>
        <w:tc>
          <w:tcPr>
            <w:tcW w:w="1284" w:type="dxa"/>
            <w:gridSpan w:val="3"/>
            <w:tcBorders>
              <w:bottom w:val="single" w:sz="2" w:space="0" w:color="000000"/>
              <w:right w:val="single" w:sz="2" w:space="0" w:color="000000"/>
            </w:tcBorders>
            <w:vAlign w:val="center"/>
          </w:tcPr>
          <w:p w14:paraId="0FAA2922" w14:textId="77777777" w:rsidR="00C80897" w:rsidRDefault="00C80897">
            <w:pPr>
              <w:spacing w:line="560" w:lineRule="exact"/>
              <w:jc w:val="left"/>
              <w:rPr>
                <w:del w:id="92" w:author="南" w:date="2026-10-21T16:31:00Z"/>
                <w:sz w:val="24"/>
              </w:rPr>
            </w:pPr>
          </w:p>
        </w:tc>
        <w:tc>
          <w:tcPr>
            <w:tcW w:w="743" w:type="dxa"/>
            <w:gridSpan w:val="2"/>
            <w:tcBorders>
              <w:bottom w:val="single" w:sz="2" w:space="0" w:color="000000"/>
              <w:right w:val="single" w:sz="2" w:space="0" w:color="000000"/>
            </w:tcBorders>
            <w:vAlign w:val="center"/>
          </w:tcPr>
          <w:p w14:paraId="0DF8A7B0" w14:textId="77777777" w:rsidR="00C80897" w:rsidRDefault="00C80897">
            <w:pPr>
              <w:spacing w:line="560" w:lineRule="exact"/>
              <w:jc w:val="left"/>
              <w:rPr>
                <w:del w:id="93" w:author="南" w:date="2026-10-21T16:31:00Z"/>
                <w:sz w:val="24"/>
              </w:rPr>
            </w:pPr>
          </w:p>
        </w:tc>
        <w:tc>
          <w:tcPr>
            <w:tcW w:w="895" w:type="dxa"/>
            <w:gridSpan w:val="3"/>
            <w:tcBorders>
              <w:bottom w:val="single" w:sz="2" w:space="0" w:color="000000"/>
              <w:right w:val="single" w:sz="2" w:space="0" w:color="000000"/>
            </w:tcBorders>
            <w:vAlign w:val="center"/>
          </w:tcPr>
          <w:p w14:paraId="1745D678" w14:textId="77777777" w:rsidR="00C80897" w:rsidRDefault="00C80897">
            <w:pPr>
              <w:spacing w:line="560" w:lineRule="exact"/>
              <w:jc w:val="left"/>
              <w:rPr>
                <w:del w:id="94" w:author="南" w:date="2026-10-21T16:31:00Z"/>
                <w:sz w:val="24"/>
              </w:rPr>
            </w:pPr>
          </w:p>
        </w:tc>
        <w:tc>
          <w:tcPr>
            <w:tcW w:w="3076" w:type="dxa"/>
            <w:gridSpan w:val="4"/>
            <w:tcBorders>
              <w:bottom w:val="single" w:sz="2" w:space="0" w:color="000000"/>
              <w:right w:val="single" w:sz="2" w:space="0" w:color="000000"/>
            </w:tcBorders>
            <w:vAlign w:val="center"/>
          </w:tcPr>
          <w:p w14:paraId="6D4170AA" w14:textId="77777777" w:rsidR="00C80897" w:rsidRDefault="00C80897">
            <w:pPr>
              <w:spacing w:line="560" w:lineRule="exact"/>
              <w:jc w:val="left"/>
              <w:rPr>
                <w:del w:id="95" w:author="南" w:date="2026-10-21T16:31:00Z"/>
                <w:sz w:val="24"/>
              </w:rPr>
            </w:pPr>
          </w:p>
        </w:tc>
      </w:tr>
      <w:tr w:rsidR="00C80897" w14:paraId="6BF069A1" w14:textId="77777777">
        <w:trPr>
          <w:trHeight w:val="23"/>
          <w:del w:id="96" w:author="南" w:date="2026-10-21T16:31:00Z"/>
        </w:trPr>
        <w:tc>
          <w:tcPr>
            <w:tcW w:w="716" w:type="dxa"/>
            <w:vMerge/>
            <w:vAlign w:val="center"/>
          </w:tcPr>
          <w:p w14:paraId="535B54E8" w14:textId="77777777" w:rsidR="00C80897" w:rsidRDefault="00C80897">
            <w:pPr>
              <w:spacing w:line="560" w:lineRule="exact"/>
              <w:rPr>
                <w:del w:id="97" w:author="南" w:date="2026-10-21T16:31:00Z"/>
                <w:sz w:val="24"/>
              </w:rPr>
            </w:pPr>
          </w:p>
        </w:tc>
        <w:tc>
          <w:tcPr>
            <w:tcW w:w="2021" w:type="dxa"/>
            <w:gridSpan w:val="2"/>
            <w:tcBorders>
              <w:bottom w:val="single" w:sz="2" w:space="0" w:color="000000"/>
              <w:right w:val="single" w:sz="2" w:space="0" w:color="000000"/>
            </w:tcBorders>
            <w:vAlign w:val="center"/>
          </w:tcPr>
          <w:p w14:paraId="71D5366D" w14:textId="77777777" w:rsidR="00C80897" w:rsidRDefault="00C80897">
            <w:pPr>
              <w:spacing w:line="560" w:lineRule="exact"/>
              <w:jc w:val="left"/>
              <w:rPr>
                <w:del w:id="98" w:author="南" w:date="2026-10-21T16:31:00Z"/>
                <w:sz w:val="24"/>
              </w:rPr>
            </w:pPr>
          </w:p>
        </w:tc>
        <w:tc>
          <w:tcPr>
            <w:tcW w:w="1284" w:type="dxa"/>
            <w:gridSpan w:val="3"/>
            <w:tcBorders>
              <w:bottom w:val="single" w:sz="2" w:space="0" w:color="000000"/>
              <w:right w:val="single" w:sz="2" w:space="0" w:color="000000"/>
            </w:tcBorders>
            <w:vAlign w:val="center"/>
          </w:tcPr>
          <w:p w14:paraId="1B95E4E4" w14:textId="77777777" w:rsidR="00C80897" w:rsidRDefault="00C80897">
            <w:pPr>
              <w:spacing w:line="560" w:lineRule="exact"/>
              <w:jc w:val="left"/>
              <w:rPr>
                <w:del w:id="99" w:author="南" w:date="2026-10-21T16:31:00Z"/>
                <w:sz w:val="24"/>
              </w:rPr>
            </w:pPr>
          </w:p>
        </w:tc>
        <w:tc>
          <w:tcPr>
            <w:tcW w:w="743" w:type="dxa"/>
            <w:gridSpan w:val="2"/>
            <w:tcBorders>
              <w:bottom w:val="single" w:sz="2" w:space="0" w:color="000000"/>
              <w:right w:val="single" w:sz="2" w:space="0" w:color="000000"/>
            </w:tcBorders>
            <w:vAlign w:val="center"/>
          </w:tcPr>
          <w:p w14:paraId="607ACAE1" w14:textId="77777777" w:rsidR="00C80897" w:rsidRDefault="00C80897">
            <w:pPr>
              <w:spacing w:line="560" w:lineRule="exact"/>
              <w:jc w:val="left"/>
              <w:rPr>
                <w:del w:id="100" w:author="南" w:date="2026-10-21T16:31:00Z"/>
                <w:sz w:val="24"/>
              </w:rPr>
            </w:pPr>
          </w:p>
        </w:tc>
        <w:tc>
          <w:tcPr>
            <w:tcW w:w="895" w:type="dxa"/>
            <w:gridSpan w:val="3"/>
            <w:tcBorders>
              <w:bottom w:val="single" w:sz="2" w:space="0" w:color="000000"/>
              <w:right w:val="single" w:sz="2" w:space="0" w:color="000000"/>
            </w:tcBorders>
            <w:vAlign w:val="center"/>
          </w:tcPr>
          <w:p w14:paraId="61C60196" w14:textId="77777777" w:rsidR="00C80897" w:rsidRDefault="00C80897">
            <w:pPr>
              <w:spacing w:line="560" w:lineRule="exact"/>
              <w:jc w:val="left"/>
              <w:rPr>
                <w:del w:id="101" w:author="南" w:date="2026-10-21T16:31:00Z"/>
                <w:sz w:val="24"/>
              </w:rPr>
            </w:pPr>
          </w:p>
        </w:tc>
        <w:tc>
          <w:tcPr>
            <w:tcW w:w="3076" w:type="dxa"/>
            <w:gridSpan w:val="4"/>
            <w:tcBorders>
              <w:bottom w:val="single" w:sz="2" w:space="0" w:color="000000"/>
              <w:right w:val="single" w:sz="2" w:space="0" w:color="000000"/>
            </w:tcBorders>
            <w:vAlign w:val="center"/>
          </w:tcPr>
          <w:p w14:paraId="0437CE42" w14:textId="77777777" w:rsidR="00C80897" w:rsidRDefault="00C80897">
            <w:pPr>
              <w:spacing w:line="560" w:lineRule="exact"/>
              <w:jc w:val="left"/>
              <w:rPr>
                <w:del w:id="102" w:author="南" w:date="2026-10-21T16:31:00Z"/>
                <w:sz w:val="24"/>
              </w:rPr>
            </w:pPr>
          </w:p>
        </w:tc>
      </w:tr>
      <w:tr w:rsidR="00C80897" w14:paraId="7A1C0FD1" w14:textId="77777777">
        <w:trPr>
          <w:trHeight w:val="23"/>
          <w:del w:id="103" w:author="南" w:date="2026-10-21T16:31:00Z"/>
        </w:trPr>
        <w:tc>
          <w:tcPr>
            <w:tcW w:w="716" w:type="dxa"/>
            <w:vMerge w:val="restart"/>
            <w:vAlign w:val="center"/>
          </w:tcPr>
          <w:p w14:paraId="0111336A" w14:textId="77777777" w:rsidR="00C80897" w:rsidRDefault="00C831D6">
            <w:pPr>
              <w:spacing w:line="560" w:lineRule="exact"/>
              <w:jc w:val="center"/>
              <w:rPr>
                <w:del w:id="104" w:author="南" w:date="2026-10-21T16:31:00Z"/>
                <w:sz w:val="24"/>
              </w:rPr>
            </w:pPr>
            <w:del w:id="105" w:author="南" w:date="2026-10-21T16:31:00Z">
              <w:r>
                <w:rPr>
                  <w:rFonts w:eastAsia="仿宋_GB2312"/>
                  <w:sz w:val="24"/>
                </w:rPr>
                <w:delText>指导老师信息</w:delText>
              </w:r>
            </w:del>
          </w:p>
        </w:tc>
        <w:tc>
          <w:tcPr>
            <w:tcW w:w="2021" w:type="dxa"/>
            <w:gridSpan w:val="2"/>
            <w:tcBorders>
              <w:right w:val="single" w:sz="2" w:space="0" w:color="000000"/>
            </w:tcBorders>
            <w:vAlign w:val="center"/>
          </w:tcPr>
          <w:p w14:paraId="0BEE089B" w14:textId="77777777" w:rsidR="00C80897" w:rsidRDefault="00C831D6">
            <w:pPr>
              <w:spacing w:line="560" w:lineRule="exact"/>
              <w:jc w:val="center"/>
              <w:rPr>
                <w:del w:id="106" w:author="南" w:date="2026-10-21T16:31:00Z"/>
                <w:rFonts w:eastAsia="仿宋_GB2312"/>
                <w:sz w:val="24"/>
              </w:rPr>
            </w:pPr>
            <w:del w:id="107" w:author="南" w:date="2026-10-21T16:31:00Z">
              <w:r>
                <w:rPr>
                  <w:rFonts w:eastAsia="仿宋_GB2312"/>
                  <w:sz w:val="24"/>
                </w:rPr>
                <w:delText>姓名</w:delText>
              </w:r>
            </w:del>
          </w:p>
        </w:tc>
        <w:tc>
          <w:tcPr>
            <w:tcW w:w="1284" w:type="dxa"/>
            <w:gridSpan w:val="3"/>
            <w:tcBorders>
              <w:right w:val="single" w:sz="2" w:space="0" w:color="000000"/>
            </w:tcBorders>
            <w:vAlign w:val="center"/>
          </w:tcPr>
          <w:p w14:paraId="45CCE466" w14:textId="77777777" w:rsidR="00C80897" w:rsidRDefault="00C831D6">
            <w:pPr>
              <w:spacing w:line="560" w:lineRule="exact"/>
              <w:jc w:val="center"/>
              <w:rPr>
                <w:del w:id="108" w:author="南" w:date="2026-10-21T16:31:00Z"/>
                <w:rFonts w:eastAsia="仿宋_GB2312"/>
                <w:sz w:val="24"/>
              </w:rPr>
            </w:pPr>
            <w:del w:id="109" w:author="南" w:date="2026-10-21T16:31:00Z">
              <w:r>
                <w:rPr>
                  <w:rFonts w:eastAsia="仿宋_GB2312"/>
                  <w:sz w:val="24"/>
                </w:rPr>
                <w:delText>所在单位</w:delText>
              </w:r>
            </w:del>
          </w:p>
        </w:tc>
        <w:tc>
          <w:tcPr>
            <w:tcW w:w="743" w:type="dxa"/>
            <w:gridSpan w:val="2"/>
            <w:tcBorders>
              <w:right w:val="single" w:sz="4" w:space="0" w:color="auto"/>
            </w:tcBorders>
            <w:vAlign w:val="center"/>
          </w:tcPr>
          <w:p w14:paraId="6062E3F9" w14:textId="77777777" w:rsidR="00C80897" w:rsidRDefault="00C831D6">
            <w:pPr>
              <w:spacing w:line="560" w:lineRule="exact"/>
              <w:jc w:val="center"/>
              <w:rPr>
                <w:del w:id="110" w:author="南" w:date="2026-10-21T16:31:00Z"/>
                <w:rFonts w:eastAsia="仿宋_GB2312"/>
                <w:sz w:val="24"/>
              </w:rPr>
            </w:pPr>
            <w:del w:id="111" w:author="南" w:date="2026-10-21T16:31:00Z">
              <w:r>
                <w:rPr>
                  <w:rFonts w:eastAsia="仿宋_GB2312"/>
                  <w:sz w:val="24"/>
                </w:rPr>
                <w:delText>职称</w:delText>
              </w:r>
            </w:del>
          </w:p>
        </w:tc>
        <w:tc>
          <w:tcPr>
            <w:tcW w:w="895" w:type="dxa"/>
            <w:gridSpan w:val="3"/>
            <w:tcBorders>
              <w:right w:val="single" w:sz="4" w:space="0" w:color="auto"/>
            </w:tcBorders>
            <w:vAlign w:val="center"/>
          </w:tcPr>
          <w:p w14:paraId="4CD0B18E" w14:textId="77777777" w:rsidR="00C80897" w:rsidRDefault="00C831D6">
            <w:pPr>
              <w:spacing w:line="560" w:lineRule="exact"/>
              <w:jc w:val="center"/>
              <w:rPr>
                <w:del w:id="112" w:author="南" w:date="2026-10-21T16:31:00Z"/>
                <w:rFonts w:eastAsia="仿宋_GB2312"/>
                <w:sz w:val="24"/>
              </w:rPr>
            </w:pPr>
            <w:del w:id="113" w:author="南" w:date="2026-10-21T16:31:00Z">
              <w:r>
                <w:rPr>
                  <w:rFonts w:eastAsia="仿宋_GB2312"/>
                  <w:sz w:val="24"/>
                </w:rPr>
                <w:delText>学历</w:delText>
              </w:r>
            </w:del>
          </w:p>
        </w:tc>
        <w:tc>
          <w:tcPr>
            <w:tcW w:w="3076" w:type="dxa"/>
            <w:gridSpan w:val="4"/>
            <w:tcBorders>
              <w:right w:val="single" w:sz="2" w:space="0" w:color="000000"/>
            </w:tcBorders>
            <w:vAlign w:val="center"/>
          </w:tcPr>
          <w:p w14:paraId="7D387637" w14:textId="77777777" w:rsidR="00C80897" w:rsidRDefault="00C831D6">
            <w:pPr>
              <w:spacing w:line="560" w:lineRule="exact"/>
              <w:jc w:val="center"/>
              <w:rPr>
                <w:del w:id="114" w:author="南" w:date="2026-10-21T16:31:00Z"/>
                <w:rFonts w:eastAsia="仿宋_GB2312"/>
                <w:sz w:val="24"/>
              </w:rPr>
            </w:pPr>
            <w:del w:id="115" w:author="南" w:date="2026-10-21T16:31:00Z">
              <w:r>
                <w:rPr>
                  <w:rFonts w:eastAsia="仿宋_GB2312"/>
                  <w:sz w:val="24"/>
                </w:rPr>
                <w:delText>联系电话</w:delText>
              </w:r>
            </w:del>
          </w:p>
        </w:tc>
      </w:tr>
      <w:tr w:rsidR="00C80897" w14:paraId="4AF07C88" w14:textId="77777777">
        <w:trPr>
          <w:trHeight w:val="23"/>
          <w:del w:id="116" w:author="南" w:date="2026-10-21T16:31:00Z"/>
        </w:trPr>
        <w:tc>
          <w:tcPr>
            <w:tcW w:w="716" w:type="dxa"/>
            <w:vMerge/>
            <w:vAlign w:val="center"/>
          </w:tcPr>
          <w:p w14:paraId="2197BE3D" w14:textId="77777777" w:rsidR="00C80897" w:rsidRDefault="00C80897">
            <w:pPr>
              <w:spacing w:line="560" w:lineRule="exact"/>
              <w:jc w:val="center"/>
              <w:rPr>
                <w:del w:id="117" w:author="南" w:date="2026-10-21T16:31:00Z"/>
                <w:rFonts w:eastAsia="仿宋_GB2312"/>
                <w:sz w:val="24"/>
              </w:rPr>
            </w:pPr>
          </w:p>
        </w:tc>
        <w:tc>
          <w:tcPr>
            <w:tcW w:w="2021" w:type="dxa"/>
            <w:gridSpan w:val="2"/>
            <w:tcBorders>
              <w:right w:val="single" w:sz="2" w:space="0" w:color="000000"/>
            </w:tcBorders>
            <w:vAlign w:val="center"/>
          </w:tcPr>
          <w:p w14:paraId="5569E0A2" w14:textId="77777777" w:rsidR="00C80897" w:rsidRDefault="00C80897">
            <w:pPr>
              <w:spacing w:line="560" w:lineRule="exact"/>
              <w:jc w:val="center"/>
              <w:rPr>
                <w:del w:id="118" w:author="南" w:date="2026-10-21T16:31:00Z"/>
                <w:sz w:val="24"/>
              </w:rPr>
            </w:pPr>
          </w:p>
        </w:tc>
        <w:tc>
          <w:tcPr>
            <w:tcW w:w="1284" w:type="dxa"/>
            <w:gridSpan w:val="3"/>
            <w:tcBorders>
              <w:right w:val="single" w:sz="2" w:space="0" w:color="000000"/>
            </w:tcBorders>
            <w:vAlign w:val="center"/>
          </w:tcPr>
          <w:p w14:paraId="59DB82B6" w14:textId="77777777" w:rsidR="00C80897" w:rsidRDefault="00C80897">
            <w:pPr>
              <w:spacing w:line="560" w:lineRule="exact"/>
              <w:jc w:val="left"/>
              <w:rPr>
                <w:del w:id="119" w:author="南" w:date="2026-10-21T16:31:00Z"/>
                <w:rFonts w:eastAsia="仿宋_GB2312"/>
                <w:sz w:val="24"/>
              </w:rPr>
            </w:pPr>
          </w:p>
        </w:tc>
        <w:tc>
          <w:tcPr>
            <w:tcW w:w="1638" w:type="dxa"/>
            <w:gridSpan w:val="5"/>
            <w:tcBorders>
              <w:right w:val="single" w:sz="4" w:space="0" w:color="auto"/>
            </w:tcBorders>
            <w:vAlign w:val="center"/>
          </w:tcPr>
          <w:p w14:paraId="5532747B" w14:textId="77777777" w:rsidR="00C80897" w:rsidRDefault="00C80897">
            <w:pPr>
              <w:spacing w:line="560" w:lineRule="exact"/>
              <w:jc w:val="left"/>
              <w:rPr>
                <w:del w:id="120" w:author="南" w:date="2026-10-21T16:31:00Z"/>
                <w:rFonts w:eastAsia="仿宋_GB2312"/>
                <w:sz w:val="24"/>
              </w:rPr>
            </w:pPr>
          </w:p>
        </w:tc>
        <w:tc>
          <w:tcPr>
            <w:tcW w:w="3076" w:type="dxa"/>
            <w:gridSpan w:val="4"/>
            <w:tcBorders>
              <w:right w:val="single" w:sz="2" w:space="0" w:color="000000"/>
            </w:tcBorders>
            <w:vAlign w:val="center"/>
          </w:tcPr>
          <w:p w14:paraId="0BAB6FE6" w14:textId="77777777" w:rsidR="00C80897" w:rsidRDefault="00C80897">
            <w:pPr>
              <w:spacing w:line="560" w:lineRule="exact"/>
              <w:jc w:val="left"/>
              <w:rPr>
                <w:del w:id="121" w:author="南" w:date="2026-10-21T16:31:00Z"/>
                <w:rFonts w:eastAsia="仿宋_GB2312"/>
                <w:sz w:val="24"/>
              </w:rPr>
            </w:pPr>
          </w:p>
        </w:tc>
      </w:tr>
      <w:tr w:rsidR="00C80897" w14:paraId="203ED3F1" w14:textId="77777777">
        <w:trPr>
          <w:trHeight w:val="23"/>
          <w:del w:id="122" w:author="南" w:date="2026-10-21T16:31:00Z"/>
        </w:trPr>
        <w:tc>
          <w:tcPr>
            <w:tcW w:w="716" w:type="dxa"/>
            <w:vMerge/>
            <w:vAlign w:val="center"/>
          </w:tcPr>
          <w:p w14:paraId="06E64D2B" w14:textId="77777777" w:rsidR="00C80897" w:rsidRDefault="00C80897">
            <w:pPr>
              <w:spacing w:line="560" w:lineRule="exact"/>
              <w:jc w:val="center"/>
              <w:rPr>
                <w:del w:id="123" w:author="南" w:date="2026-10-21T16:31:00Z"/>
                <w:rFonts w:eastAsia="仿宋_GB2312"/>
                <w:sz w:val="24"/>
              </w:rPr>
            </w:pPr>
          </w:p>
        </w:tc>
        <w:tc>
          <w:tcPr>
            <w:tcW w:w="2021" w:type="dxa"/>
            <w:gridSpan w:val="2"/>
            <w:tcBorders>
              <w:right w:val="single" w:sz="2" w:space="0" w:color="000000"/>
            </w:tcBorders>
            <w:vAlign w:val="center"/>
          </w:tcPr>
          <w:p w14:paraId="4C2B2357" w14:textId="77777777" w:rsidR="00C80897" w:rsidRDefault="00C80897">
            <w:pPr>
              <w:spacing w:line="560" w:lineRule="exact"/>
              <w:jc w:val="center"/>
              <w:rPr>
                <w:del w:id="124" w:author="南" w:date="2026-10-21T16:31:00Z"/>
                <w:sz w:val="24"/>
              </w:rPr>
            </w:pPr>
          </w:p>
        </w:tc>
        <w:tc>
          <w:tcPr>
            <w:tcW w:w="1284" w:type="dxa"/>
            <w:gridSpan w:val="3"/>
            <w:tcBorders>
              <w:right w:val="single" w:sz="2" w:space="0" w:color="000000"/>
            </w:tcBorders>
            <w:vAlign w:val="center"/>
          </w:tcPr>
          <w:p w14:paraId="2DF7ADB4" w14:textId="77777777" w:rsidR="00C80897" w:rsidRDefault="00C80897">
            <w:pPr>
              <w:spacing w:line="560" w:lineRule="exact"/>
              <w:jc w:val="left"/>
              <w:rPr>
                <w:del w:id="125" w:author="南" w:date="2026-10-21T16:31:00Z"/>
                <w:rFonts w:eastAsia="仿宋_GB2312"/>
                <w:sz w:val="24"/>
              </w:rPr>
            </w:pPr>
          </w:p>
        </w:tc>
        <w:tc>
          <w:tcPr>
            <w:tcW w:w="1638" w:type="dxa"/>
            <w:gridSpan w:val="5"/>
            <w:tcBorders>
              <w:right w:val="single" w:sz="4" w:space="0" w:color="auto"/>
            </w:tcBorders>
            <w:vAlign w:val="center"/>
          </w:tcPr>
          <w:p w14:paraId="11CF97DA" w14:textId="77777777" w:rsidR="00C80897" w:rsidRDefault="00C80897">
            <w:pPr>
              <w:spacing w:line="560" w:lineRule="exact"/>
              <w:jc w:val="left"/>
              <w:rPr>
                <w:del w:id="126" w:author="南" w:date="2026-10-21T16:31:00Z"/>
                <w:rFonts w:eastAsia="仿宋_GB2312"/>
                <w:sz w:val="24"/>
              </w:rPr>
            </w:pPr>
          </w:p>
        </w:tc>
        <w:tc>
          <w:tcPr>
            <w:tcW w:w="3076" w:type="dxa"/>
            <w:gridSpan w:val="4"/>
            <w:tcBorders>
              <w:right w:val="single" w:sz="2" w:space="0" w:color="000000"/>
            </w:tcBorders>
            <w:vAlign w:val="center"/>
          </w:tcPr>
          <w:p w14:paraId="64014848" w14:textId="77777777" w:rsidR="00C80897" w:rsidRDefault="00C80897">
            <w:pPr>
              <w:spacing w:line="560" w:lineRule="exact"/>
              <w:jc w:val="left"/>
              <w:rPr>
                <w:del w:id="127" w:author="南" w:date="2026-10-21T16:31:00Z"/>
                <w:rFonts w:eastAsia="仿宋_GB2312"/>
                <w:sz w:val="24"/>
              </w:rPr>
            </w:pPr>
          </w:p>
        </w:tc>
      </w:tr>
      <w:tr w:rsidR="00C80897" w14:paraId="485F8832" w14:textId="77777777">
        <w:trPr>
          <w:trHeight w:val="23"/>
          <w:del w:id="128" w:author="南" w:date="2026-10-21T16:31:00Z"/>
        </w:trPr>
        <w:tc>
          <w:tcPr>
            <w:tcW w:w="716" w:type="dxa"/>
            <w:vAlign w:val="center"/>
          </w:tcPr>
          <w:p w14:paraId="2555799A" w14:textId="77777777" w:rsidR="00C80897" w:rsidRDefault="00C831D6">
            <w:pPr>
              <w:spacing w:line="560" w:lineRule="exact"/>
              <w:jc w:val="center"/>
              <w:rPr>
                <w:del w:id="129" w:author="南" w:date="2026-10-21T16:31:00Z"/>
                <w:rFonts w:eastAsia="仿宋_GB2312"/>
                <w:sz w:val="24"/>
              </w:rPr>
            </w:pPr>
            <w:del w:id="130" w:author="南" w:date="2026-10-21T16:31:00Z">
              <w:r>
                <w:rPr>
                  <w:rFonts w:eastAsia="仿宋_GB2312" w:hint="eastAsia"/>
                  <w:sz w:val="24"/>
                </w:rPr>
                <w:delText>作</w:delText>
              </w:r>
              <w:r>
                <w:rPr>
                  <w:rFonts w:eastAsia="仿宋_GB2312"/>
                  <w:sz w:val="24"/>
                </w:rPr>
                <w:delText>品</w:delText>
              </w:r>
            </w:del>
          </w:p>
          <w:p w14:paraId="5B26D37F" w14:textId="77777777" w:rsidR="00C80897" w:rsidRDefault="00C831D6">
            <w:pPr>
              <w:spacing w:line="560" w:lineRule="exact"/>
              <w:jc w:val="center"/>
              <w:rPr>
                <w:del w:id="131" w:author="南" w:date="2026-10-21T16:31:00Z"/>
                <w:sz w:val="24"/>
              </w:rPr>
            </w:pPr>
            <w:del w:id="132" w:author="南" w:date="2026-10-21T16:31:00Z">
              <w:r>
                <w:rPr>
                  <w:rFonts w:eastAsia="仿宋_GB2312"/>
                  <w:sz w:val="24"/>
                </w:rPr>
                <w:delText>简介（</w:delText>
              </w:r>
              <w:r>
                <w:rPr>
                  <w:rFonts w:eastAsia="仿宋_GB2312"/>
                  <w:sz w:val="24"/>
                </w:rPr>
                <w:delText>200</w:delText>
              </w:r>
              <w:r>
                <w:rPr>
                  <w:rFonts w:eastAsia="仿宋_GB2312"/>
                  <w:sz w:val="24"/>
                </w:rPr>
                <w:delText>字）</w:delText>
              </w:r>
            </w:del>
          </w:p>
        </w:tc>
        <w:tc>
          <w:tcPr>
            <w:tcW w:w="8019" w:type="dxa"/>
            <w:gridSpan w:val="14"/>
            <w:tcBorders>
              <w:bottom w:val="single" w:sz="2" w:space="0" w:color="000000"/>
              <w:right w:val="single" w:sz="2" w:space="0" w:color="000000"/>
            </w:tcBorders>
            <w:vAlign w:val="center"/>
          </w:tcPr>
          <w:p w14:paraId="7B8CA512" w14:textId="77777777" w:rsidR="00C80897" w:rsidRDefault="00C80897">
            <w:pPr>
              <w:spacing w:line="560" w:lineRule="exact"/>
              <w:jc w:val="left"/>
              <w:rPr>
                <w:del w:id="133" w:author="南" w:date="2026-10-21T16:31:00Z"/>
                <w:rFonts w:eastAsia="仿宋_GB2312"/>
                <w:sz w:val="24"/>
              </w:rPr>
            </w:pPr>
          </w:p>
          <w:p w14:paraId="5DA59FFE" w14:textId="77777777" w:rsidR="00C80897" w:rsidRDefault="00C80897">
            <w:pPr>
              <w:spacing w:line="560" w:lineRule="exact"/>
              <w:jc w:val="left"/>
              <w:rPr>
                <w:del w:id="134" w:author="南" w:date="2026-10-21T16:31:00Z"/>
                <w:rFonts w:eastAsia="仿宋_GB2312"/>
                <w:sz w:val="24"/>
              </w:rPr>
            </w:pPr>
          </w:p>
          <w:p w14:paraId="35F7C83D" w14:textId="77777777" w:rsidR="00C80897" w:rsidRDefault="00C80897">
            <w:pPr>
              <w:spacing w:line="560" w:lineRule="exact"/>
              <w:jc w:val="left"/>
              <w:rPr>
                <w:del w:id="135" w:author="南" w:date="2026-10-21T16:31:00Z"/>
                <w:rFonts w:eastAsia="仿宋_GB2312"/>
                <w:sz w:val="24"/>
              </w:rPr>
            </w:pPr>
          </w:p>
          <w:p w14:paraId="7DC99463" w14:textId="77777777" w:rsidR="00C80897" w:rsidRDefault="00C80897">
            <w:pPr>
              <w:spacing w:line="560" w:lineRule="exact"/>
              <w:jc w:val="left"/>
              <w:rPr>
                <w:del w:id="136" w:author="南" w:date="2026-10-21T16:31:00Z"/>
                <w:rFonts w:eastAsia="仿宋_GB2312"/>
                <w:sz w:val="24"/>
              </w:rPr>
            </w:pPr>
          </w:p>
          <w:p w14:paraId="394E9E10" w14:textId="77777777" w:rsidR="00C80897" w:rsidRDefault="00C80897">
            <w:pPr>
              <w:spacing w:line="560" w:lineRule="exact"/>
              <w:jc w:val="left"/>
              <w:rPr>
                <w:del w:id="137" w:author="南" w:date="2026-10-21T16:31:00Z"/>
                <w:rFonts w:eastAsia="仿宋_GB2312"/>
                <w:sz w:val="24"/>
              </w:rPr>
            </w:pPr>
          </w:p>
          <w:p w14:paraId="1812AEA5" w14:textId="77777777" w:rsidR="00C80897" w:rsidRDefault="00C80897">
            <w:pPr>
              <w:spacing w:line="560" w:lineRule="exact"/>
              <w:jc w:val="left"/>
              <w:rPr>
                <w:del w:id="138" w:author="南" w:date="2026-10-21T16:31:00Z"/>
                <w:rFonts w:eastAsia="仿宋_GB2312"/>
                <w:sz w:val="24"/>
              </w:rPr>
            </w:pPr>
          </w:p>
          <w:p w14:paraId="1FC2B9D3" w14:textId="77777777" w:rsidR="00C80897" w:rsidRDefault="00C80897">
            <w:pPr>
              <w:spacing w:line="560" w:lineRule="exact"/>
              <w:jc w:val="left"/>
              <w:rPr>
                <w:del w:id="139" w:author="南" w:date="2026-10-21T16:31:00Z"/>
                <w:rFonts w:eastAsia="仿宋_GB2312"/>
                <w:sz w:val="24"/>
              </w:rPr>
            </w:pPr>
          </w:p>
          <w:p w14:paraId="0C5F8AE1" w14:textId="77777777" w:rsidR="00C80897" w:rsidRDefault="00C80897">
            <w:pPr>
              <w:spacing w:line="560" w:lineRule="exact"/>
              <w:jc w:val="left"/>
              <w:rPr>
                <w:del w:id="140" w:author="南" w:date="2026-10-21T16:31:00Z"/>
                <w:rFonts w:eastAsia="仿宋_GB2312"/>
                <w:sz w:val="24"/>
              </w:rPr>
            </w:pPr>
          </w:p>
        </w:tc>
      </w:tr>
    </w:tbl>
    <w:p w14:paraId="13F8B152" w14:textId="77777777" w:rsidR="00C80897" w:rsidRDefault="00C831D6">
      <w:pPr>
        <w:spacing w:line="560" w:lineRule="exact"/>
        <w:jc w:val="center"/>
        <w:rPr>
          <w:rFonts w:eastAsia="黑体"/>
          <w:sz w:val="36"/>
        </w:rPr>
      </w:pPr>
      <w:del w:id="141" w:author="南" w:date="2026-10-21T16:31:00Z">
        <w:r>
          <w:br w:type="page"/>
        </w:r>
      </w:del>
      <w:r>
        <w:rPr>
          <w:rFonts w:eastAsia="黑体"/>
          <w:sz w:val="36"/>
        </w:rPr>
        <w:t>A2</w:t>
      </w:r>
      <w:r>
        <w:rPr>
          <w:rFonts w:eastAsia="黑体"/>
          <w:sz w:val="36"/>
        </w:rPr>
        <w:t>申报者情况（集体项目）</w:t>
      </w:r>
    </w:p>
    <w:p w14:paraId="46B75162" w14:textId="77777777" w:rsidR="00C80897" w:rsidRDefault="00C831D6">
      <w:pPr>
        <w:spacing w:line="240" w:lineRule="atLeast"/>
        <w:rPr>
          <w:rFonts w:eastAsia="仿宋_GB2312"/>
          <w:sz w:val="24"/>
        </w:rPr>
      </w:pPr>
      <w:r>
        <w:rPr>
          <w:rFonts w:eastAsia="仿宋_GB2312"/>
          <w:sz w:val="24"/>
        </w:rPr>
        <w:t>说明：</w:t>
      </w:r>
      <w:r>
        <w:rPr>
          <w:rFonts w:eastAsia="仿宋_GB2312"/>
          <w:sz w:val="24"/>
        </w:rPr>
        <w:t>1</w:t>
      </w:r>
      <w:r>
        <w:rPr>
          <w:rFonts w:eastAsia="仿宋_GB2312"/>
          <w:sz w:val="24"/>
        </w:rPr>
        <w:t>．必须由申报者本人按要求填写；</w:t>
      </w:r>
      <w:r>
        <w:rPr>
          <w:rFonts w:eastAsia="仿宋_GB2312"/>
          <w:sz w:val="24"/>
        </w:rPr>
        <w:t>2</w:t>
      </w:r>
      <w:r>
        <w:rPr>
          <w:rFonts w:eastAsia="仿宋_GB2312"/>
          <w:sz w:val="24"/>
        </w:rPr>
        <w:t>．申报者代表必须是作者中学历最高者，其余作者按学历高低排列。</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Change w:id="142" w:author="南" w:date="2026-10-21T17:01: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PrChange>
      </w:tblPr>
      <w:tblGrid>
        <w:gridCol w:w="676"/>
        <w:gridCol w:w="1507"/>
        <w:gridCol w:w="531"/>
        <w:gridCol w:w="363"/>
        <w:gridCol w:w="724"/>
        <w:gridCol w:w="840"/>
        <w:gridCol w:w="675"/>
        <w:gridCol w:w="300"/>
        <w:gridCol w:w="425"/>
        <w:gridCol w:w="114"/>
        <w:gridCol w:w="941"/>
        <w:gridCol w:w="325"/>
        <w:gridCol w:w="1310"/>
        <w:tblGridChange w:id="143">
          <w:tblGrid>
            <w:gridCol w:w="676"/>
            <w:gridCol w:w="1"/>
            <w:gridCol w:w="1506"/>
            <w:gridCol w:w="2"/>
            <w:gridCol w:w="531"/>
            <w:gridCol w:w="363"/>
            <w:gridCol w:w="722"/>
            <w:gridCol w:w="2"/>
            <w:gridCol w:w="838"/>
            <w:gridCol w:w="3"/>
            <w:gridCol w:w="675"/>
            <w:gridCol w:w="297"/>
            <w:gridCol w:w="3"/>
            <w:gridCol w:w="425"/>
            <w:gridCol w:w="114"/>
            <w:gridCol w:w="938"/>
            <w:gridCol w:w="4"/>
            <w:gridCol w:w="325"/>
            <w:gridCol w:w="1306"/>
            <w:gridCol w:w="4"/>
          </w:tblGrid>
        </w:tblGridChange>
      </w:tblGrid>
      <w:tr w:rsidR="00C80897" w14:paraId="18F96645" w14:textId="77777777" w:rsidTr="00C80897">
        <w:trPr>
          <w:trHeight w:val="480"/>
          <w:trPrChange w:id="144" w:author="南" w:date="2026-10-21T17:01:00Z">
            <w:trPr>
              <w:trHeight w:val="480"/>
            </w:trPr>
          </w:trPrChange>
        </w:trPr>
        <w:tc>
          <w:tcPr>
            <w:tcW w:w="677" w:type="dxa"/>
            <w:vMerge w:val="restart"/>
            <w:tcBorders>
              <w:top w:val="single" w:sz="2" w:space="0" w:color="000000"/>
              <w:left w:val="single" w:sz="2" w:space="0" w:color="000000"/>
              <w:right w:val="single" w:sz="2" w:space="0" w:color="000000"/>
            </w:tcBorders>
            <w:vAlign w:val="center"/>
            <w:tcPrChange w:id="145" w:author="南" w:date="2026-10-21T17:01:00Z">
              <w:tcPr>
                <w:tcW w:w="680" w:type="dxa"/>
                <w:gridSpan w:val="2"/>
                <w:vMerge w:val="restart"/>
                <w:tcBorders>
                  <w:top w:val="single" w:sz="2" w:space="0" w:color="000000"/>
                  <w:left w:val="single" w:sz="2" w:space="0" w:color="000000"/>
                  <w:right w:val="single" w:sz="2" w:space="0" w:color="000000"/>
                </w:tcBorders>
                <w:vAlign w:val="center"/>
              </w:tcPr>
            </w:tcPrChange>
          </w:tcPr>
          <w:p w14:paraId="01B9F818" w14:textId="77777777" w:rsidR="00C80897" w:rsidRDefault="00C831D6">
            <w:pPr>
              <w:spacing w:line="560" w:lineRule="exact"/>
              <w:jc w:val="center"/>
              <w:rPr>
                <w:sz w:val="24"/>
              </w:rPr>
            </w:pPr>
            <w:r>
              <w:rPr>
                <w:rFonts w:eastAsia="仿宋_GB2312"/>
                <w:sz w:val="24"/>
              </w:rPr>
              <w:t>申报者</w:t>
            </w:r>
            <w:r>
              <w:rPr>
                <w:rFonts w:eastAsia="仿宋_GB2312" w:hint="eastAsia"/>
                <w:sz w:val="24"/>
              </w:rPr>
              <w:t>代表</w:t>
            </w:r>
            <w:r>
              <w:rPr>
                <w:rFonts w:eastAsia="仿宋_GB2312"/>
                <w:sz w:val="24"/>
              </w:rPr>
              <w:t>情况</w:t>
            </w:r>
          </w:p>
        </w:tc>
        <w:tc>
          <w:tcPr>
            <w:tcW w:w="1509" w:type="dxa"/>
            <w:tcBorders>
              <w:top w:val="single" w:sz="2" w:space="0" w:color="000000"/>
              <w:bottom w:val="single" w:sz="2" w:space="0" w:color="000000"/>
              <w:right w:val="single" w:sz="2" w:space="0" w:color="000000"/>
            </w:tcBorders>
            <w:vAlign w:val="center"/>
            <w:tcPrChange w:id="146" w:author="南" w:date="2026-10-21T17:01:00Z">
              <w:tcPr>
                <w:tcW w:w="1516" w:type="dxa"/>
                <w:gridSpan w:val="2"/>
                <w:tcBorders>
                  <w:top w:val="single" w:sz="2" w:space="0" w:color="000000"/>
                  <w:bottom w:val="single" w:sz="2" w:space="0" w:color="000000"/>
                  <w:right w:val="single" w:sz="2" w:space="0" w:color="000000"/>
                </w:tcBorders>
                <w:vAlign w:val="center"/>
              </w:tcPr>
            </w:tcPrChange>
          </w:tcPr>
          <w:p w14:paraId="566F5BE0" w14:textId="77777777" w:rsidR="00C80897" w:rsidRDefault="00C831D6">
            <w:pPr>
              <w:spacing w:line="560" w:lineRule="exact"/>
              <w:jc w:val="center"/>
              <w:rPr>
                <w:sz w:val="24"/>
              </w:rPr>
            </w:pPr>
            <w:r>
              <w:rPr>
                <w:rFonts w:eastAsia="仿宋_GB2312"/>
                <w:sz w:val="24"/>
              </w:rPr>
              <w:t>姓名</w:t>
            </w:r>
          </w:p>
        </w:tc>
        <w:tc>
          <w:tcPr>
            <w:tcW w:w="1618" w:type="dxa"/>
            <w:gridSpan w:val="3"/>
            <w:tcBorders>
              <w:top w:val="single" w:sz="2" w:space="0" w:color="000000"/>
              <w:bottom w:val="single" w:sz="2" w:space="0" w:color="000000"/>
              <w:right w:val="single" w:sz="2" w:space="0" w:color="000000"/>
            </w:tcBorders>
            <w:vAlign w:val="center"/>
            <w:tcPrChange w:id="147" w:author="南" w:date="2026-10-21T17:01:00Z">
              <w:tcPr>
                <w:tcW w:w="1627" w:type="dxa"/>
                <w:gridSpan w:val="4"/>
                <w:tcBorders>
                  <w:top w:val="single" w:sz="2" w:space="0" w:color="000000"/>
                  <w:bottom w:val="single" w:sz="2" w:space="0" w:color="000000"/>
                  <w:right w:val="single" w:sz="2" w:space="0" w:color="000000"/>
                </w:tcBorders>
                <w:vAlign w:val="center"/>
              </w:tcPr>
            </w:tcPrChange>
          </w:tcPr>
          <w:p w14:paraId="09249232" w14:textId="77777777" w:rsidR="00C80897" w:rsidRDefault="00C831D6">
            <w:pPr>
              <w:spacing w:line="560" w:lineRule="exact"/>
              <w:jc w:val="center"/>
              <w:rPr>
                <w:sz w:val="24"/>
              </w:rPr>
            </w:pPr>
            <w:ins w:id="148" w:author="南" w:date="2026-10-19T19:51:00Z">
              <w:r>
                <w:rPr>
                  <w:rFonts w:hint="eastAsia"/>
                  <w:sz w:val="24"/>
                </w:rPr>
                <w:t>陈娇</w:t>
              </w:r>
            </w:ins>
          </w:p>
        </w:tc>
        <w:tc>
          <w:tcPr>
            <w:tcW w:w="841" w:type="dxa"/>
            <w:tcBorders>
              <w:top w:val="single" w:sz="2" w:space="0" w:color="000000"/>
              <w:bottom w:val="single" w:sz="2" w:space="0" w:color="000000"/>
              <w:right w:val="single" w:sz="2" w:space="0" w:color="000000"/>
            </w:tcBorders>
            <w:vAlign w:val="center"/>
            <w:tcPrChange w:id="149" w:author="南" w:date="2026-10-21T17:01:00Z">
              <w:tcPr>
                <w:tcW w:w="846" w:type="dxa"/>
                <w:gridSpan w:val="2"/>
                <w:tcBorders>
                  <w:top w:val="single" w:sz="2" w:space="0" w:color="000000"/>
                  <w:bottom w:val="single" w:sz="2" w:space="0" w:color="000000"/>
                  <w:right w:val="single" w:sz="2" w:space="0" w:color="000000"/>
                </w:tcBorders>
                <w:vAlign w:val="center"/>
              </w:tcPr>
            </w:tcPrChange>
          </w:tcPr>
          <w:p w14:paraId="5B094F45" w14:textId="77777777" w:rsidR="00C80897" w:rsidRDefault="00C831D6">
            <w:pPr>
              <w:spacing w:line="560" w:lineRule="exact"/>
              <w:jc w:val="center"/>
              <w:rPr>
                <w:sz w:val="24"/>
              </w:rPr>
            </w:pPr>
            <w:r>
              <w:rPr>
                <w:rFonts w:eastAsia="仿宋_GB2312"/>
                <w:sz w:val="24"/>
              </w:rPr>
              <w:t>性别</w:t>
            </w:r>
          </w:p>
        </w:tc>
        <w:tc>
          <w:tcPr>
            <w:tcW w:w="975" w:type="dxa"/>
            <w:gridSpan w:val="2"/>
            <w:tcBorders>
              <w:top w:val="single" w:sz="2" w:space="0" w:color="000000"/>
              <w:bottom w:val="single" w:sz="2" w:space="0" w:color="000000"/>
              <w:right w:val="single" w:sz="2" w:space="0" w:color="000000"/>
            </w:tcBorders>
            <w:vAlign w:val="center"/>
            <w:tcPrChange w:id="150" w:author="南" w:date="2026-10-21T17:01:00Z">
              <w:tcPr>
                <w:tcW w:w="933" w:type="dxa"/>
                <w:gridSpan w:val="3"/>
                <w:tcBorders>
                  <w:top w:val="single" w:sz="2" w:space="0" w:color="000000"/>
                  <w:bottom w:val="single" w:sz="2" w:space="0" w:color="000000"/>
                  <w:right w:val="single" w:sz="2" w:space="0" w:color="000000"/>
                </w:tcBorders>
                <w:vAlign w:val="center"/>
              </w:tcPr>
            </w:tcPrChange>
          </w:tcPr>
          <w:p w14:paraId="0F32F25F" w14:textId="77777777" w:rsidR="00C80897" w:rsidRDefault="00C831D6">
            <w:pPr>
              <w:spacing w:line="560" w:lineRule="exact"/>
              <w:jc w:val="center"/>
              <w:rPr>
                <w:sz w:val="24"/>
              </w:rPr>
            </w:pPr>
            <w:ins w:id="151" w:author="南" w:date="2026-10-22T20:12:00Z">
              <w:r>
                <w:rPr>
                  <w:rFonts w:hint="eastAsia"/>
                  <w:sz w:val="24"/>
                </w:rPr>
                <w:t>女</w:t>
              </w:r>
            </w:ins>
          </w:p>
        </w:tc>
        <w:tc>
          <w:tcPr>
            <w:tcW w:w="1481" w:type="dxa"/>
            <w:gridSpan w:val="3"/>
            <w:tcBorders>
              <w:top w:val="single" w:sz="2" w:space="0" w:color="000000"/>
              <w:bottom w:val="single" w:sz="2" w:space="0" w:color="000000"/>
              <w:right w:val="single" w:sz="2" w:space="0" w:color="000000"/>
            </w:tcBorders>
            <w:vAlign w:val="center"/>
            <w:tcPrChange w:id="152" w:author="南" w:date="2026-10-21T17:01:00Z">
              <w:tcPr>
                <w:tcW w:w="1489" w:type="dxa"/>
                <w:gridSpan w:val="4"/>
                <w:tcBorders>
                  <w:top w:val="single" w:sz="2" w:space="0" w:color="000000"/>
                  <w:bottom w:val="single" w:sz="2" w:space="0" w:color="000000"/>
                  <w:right w:val="single" w:sz="2" w:space="0" w:color="000000"/>
                </w:tcBorders>
                <w:vAlign w:val="center"/>
              </w:tcPr>
            </w:tcPrChange>
          </w:tcPr>
          <w:p w14:paraId="3088D3FF" w14:textId="77777777" w:rsidR="00C80897" w:rsidRDefault="00C831D6">
            <w:pPr>
              <w:spacing w:line="560" w:lineRule="exact"/>
              <w:jc w:val="center"/>
              <w:rPr>
                <w:sz w:val="24"/>
              </w:rPr>
            </w:pPr>
            <w:r>
              <w:rPr>
                <w:rFonts w:eastAsia="仿宋_GB2312"/>
                <w:sz w:val="24"/>
              </w:rPr>
              <w:t>出生年月</w:t>
            </w:r>
          </w:p>
        </w:tc>
        <w:tc>
          <w:tcPr>
            <w:tcW w:w="1636" w:type="dxa"/>
            <w:gridSpan w:val="2"/>
            <w:tcBorders>
              <w:top w:val="single" w:sz="2" w:space="0" w:color="000000"/>
              <w:bottom w:val="single" w:sz="2" w:space="0" w:color="000000"/>
              <w:right w:val="single" w:sz="2" w:space="0" w:color="000000"/>
            </w:tcBorders>
            <w:vAlign w:val="center"/>
            <w:tcPrChange w:id="153" w:author="南" w:date="2026-10-21T17:01:00Z">
              <w:tcPr>
                <w:tcW w:w="1644" w:type="dxa"/>
                <w:gridSpan w:val="3"/>
                <w:tcBorders>
                  <w:top w:val="single" w:sz="2" w:space="0" w:color="000000"/>
                  <w:bottom w:val="single" w:sz="2" w:space="0" w:color="000000"/>
                  <w:right w:val="single" w:sz="2" w:space="0" w:color="000000"/>
                </w:tcBorders>
                <w:vAlign w:val="center"/>
              </w:tcPr>
            </w:tcPrChange>
          </w:tcPr>
          <w:p w14:paraId="0C399AEE" w14:textId="77777777" w:rsidR="00C80897" w:rsidRDefault="00C831D6">
            <w:pPr>
              <w:spacing w:line="560" w:lineRule="exact"/>
              <w:jc w:val="left"/>
              <w:rPr>
                <w:sz w:val="24"/>
              </w:rPr>
            </w:pPr>
            <w:ins w:id="154" w:author="南" w:date="2026-10-22T20:12:00Z">
              <w:r>
                <w:rPr>
                  <w:rFonts w:hint="eastAsia"/>
                  <w:sz w:val="24"/>
                </w:rPr>
                <w:t>2005</w:t>
              </w:r>
              <w:r>
                <w:rPr>
                  <w:rFonts w:hint="eastAsia"/>
                  <w:sz w:val="24"/>
                </w:rPr>
                <w:t>年</w:t>
              </w:r>
              <w:r>
                <w:rPr>
                  <w:rFonts w:hint="eastAsia"/>
                  <w:sz w:val="24"/>
                </w:rPr>
                <w:t>6</w:t>
              </w:r>
              <w:r>
                <w:rPr>
                  <w:rFonts w:hint="eastAsia"/>
                  <w:sz w:val="24"/>
                </w:rPr>
                <w:t>月</w:t>
              </w:r>
              <w:r>
                <w:rPr>
                  <w:rFonts w:hint="eastAsia"/>
                  <w:sz w:val="24"/>
                </w:rPr>
                <w:t>2</w:t>
              </w:r>
              <w:r>
                <w:rPr>
                  <w:rFonts w:hint="eastAsia"/>
                  <w:sz w:val="24"/>
                </w:rPr>
                <w:t>日</w:t>
              </w:r>
            </w:ins>
          </w:p>
        </w:tc>
      </w:tr>
      <w:tr w:rsidR="00C80897" w14:paraId="3AF684B7" w14:textId="77777777" w:rsidTr="00C80897">
        <w:trPr>
          <w:trHeight w:val="453"/>
          <w:trPrChange w:id="155" w:author="南" w:date="2026-10-21T17:01:00Z">
            <w:trPr>
              <w:trHeight w:val="453"/>
            </w:trPr>
          </w:trPrChange>
        </w:trPr>
        <w:tc>
          <w:tcPr>
            <w:tcW w:w="677" w:type="dxa"/>
            <w:vMerge/>
            <w:tcBorders>
              <w:left w:val="single" w:sz="2" w:space="0" w:color="000000"/>
              <w:right w:val="single" w:sz="2" w:space="0" w:color="000000"/>
            </w:tcBorders>
            <w:vAlign w:val="center"/>
            <w:tcPrChange w:id="156" w:author="南" w:date="2026-10-21T17:01:00Z">
              <w:tcPr>
                <w:tcW w:w="680" w:type="dxa"/>
                <w:gridSpan w:val="2"/>
                <w:vMerge/>
                <w:tcBorders>
                  <w:left w:val="single" w:sz="2" w:space="0" w:color="000000"/>
                  <w:right w:val="single" w:sz="2" w:space="0" w:color="000000"/>
                </w:tcBorders>
                <w:vAlign w:val="center"/>
              </w:tcPr>
            </w:tcPrChange>
          </w:tcPr>
          <w:p w14:paraId="32D51552" w14:textId="77777777" w:rsidR="00C80897" w:rsidRDefault="00C80897">
            <w:pPr>
              <w:spacing w:line="560" w:lineRule="exact"/>
              <w:jc w:val="center"/>
              <w:rPr>
                <w:sz w:val="24"/>
              </w:rPr>
            </w:pPr>
          </w:p>
        </w:tc>
        <w:tc>
          <w:tcPr>
            <w:tcW w:w="1509" w:type="dxa"/>
            <w:tcBorders>
              <w:bottom w:val="single" w:sz="2" w:space="0" w:color="000000"/>
              <w:right w:val="single" w:sz="2" w:space="0" w:color="000000"/>
            </w:tcBorders>
            <w:vAlign w:val="center"/>
            <w:tcPrChange w:id="157" w:author="南" w:date="2026-10-21T17:01:00Z">
              <w:tcPr>
                <w:tcW w:w="1516" w:type="dxa"/>
                <w:gridSpan w:val="2"/>
                <w:tcBorders>
                  <w:bottom w:val="single" w:sz="2" w:space="0" w:color="000000"/>
                  <w:right w:val="single" w:sz="2" w:space="0" w:color="000000"/>
                </w:tcBorders>
                <w:vAlign w:val="center"/>
              </w:tcPr>
            </w:tcPrChange>
          </w:tcPr>
          <w:p w14:paraId="339FC3BB" w14:textId="77777777" w:rsidR="00C80897" w:rsidRDefault="00C831D6">
            <w:pPr>
              <w:spacing w:line="560" w:lineRule="exact"/>
              <w:jc w:val="center"/>
              <w:rPr>
                <w:sz w:val="24"/>
              </w:rPr>
            </w:pPr>
            <w:r>
              <w:rPr>
                <w:rFonts w:eastAsia="仿宋_GB2312"/>
                <w:sz w:val="24"/>
              </w:rPr>
              <w:t>所在学院</w:t>
            </w:r>
          </w:p>
        </w:tc>
        <w:tc>
          <w:tcPr>
            <w:tcW w:w="2459" w:type="dxa"/>
            <w:gridSpan w:val="4"/>
            <w:tcBorders>
              <w:bottom w:val="single" w:sz="2" w:space="0" w:color="000000"/>
              <w:right w:val="single" w:sz="2" w:space="0" w:color="000000"/>
            </w:tcBorders>
            <w:vAlign w:val="center"/>
            <w:tcPrChange w:id="158" w:author="南" w:date="2026-10-21T17:01:00Z">
              <w:tcPr>
                <w:tcW w:w="2473" w:type="dxa"/>
                <w:gridSpan w:val="6"/>
                <w:tcBorders>
                  <w:bottom w:val="single" w:sz="2" w:space="0" w:color="000000"/>
                  <w:right w:val="single" w:sz="2" w:space="0" w:color="000000"/>
                </w:tcBorders>
                <w:vAlign w:val="center"/>
              </w:tcPr>
            </w:tcPrChange>
          </w:tcPr>
          <w:p w14:paraId="1324A7B7" w14:textId="77777777" w:rsidR="00C80897" w:rsidRDefault="00C831D6">
            <w:pPr>
              <w:spacing w:line="560" w:lineRule="exact"/>
              <w:jc w:val="center"/>
              <w:rPr>
                <w:sz w:val="24"/>
              </w:rPr>
            </w:pPr>
            <w:ins w:id="159" w:author="南" w:date="2026-10-22T20:12:00Z">
              <w:r>
                <w:rPr>
                  <w:rFonts w:hint="eastAsia"/>
                  <w:sz w:val="24"/>
                </w:rPr>
                <w:t>信息科学与技术学院</w:t>
              </w:r>
            </w:ins>
          </w:p>
        </w:tc>
        <w:tc>
          <w:tcPr>
            <w:tcW w:w="975" w:type="dxa"/>
            <w:gridSpan w:val="2"/>
            <w:tcBorders>
              <w:bottom w:val="single" w:sz="2" w:space="0" w:color="000000"/>
              <w:right w:val="single" w:sz="2" w:space="0" w:color="000000"/>
            </w:tcBorders>
            <w:vAlign w:val="center"/>
            <w:tcPrChange w:id="160" w:author="南" w:date="2026-10-21T17:01:00Z">
              <w:tcPr>
                <w:tcW w:w="933" w:type="dxa"/>
                <w:gridSpan w:val="3"/>
                <w:tcBorders>
                  <w:bottom w:val="single" w:sz="2" w:space="0" w:color="000000"/>
                  <w:right w:val="single" w:sz="2" w:space="0" w:color="000000"/>
                </w:tcBorders>
                <w:vAlign w:val="center"/>
              </w:tcPr>
            </w:tcPrChange>
          </w:tcPr>
          <w:p w14:paraId="0042D59A" w14:textId="77777777" w:rsidR="00C80897" w:rsidRDefault="00C831D6">
            <w:pPr>
              <w:spacing w:line="560" w:lineRule="exact"/>
              <w:jc w:val="center"/>
              <w:rPr>
                <w:sz w:val="24"/>
              </w:rPr>
            </w:pPr>
            <w:r>
              <w:rPr>
                <w:rFonts w:eastAsia="仿宋_GB2312"/>
                <w:sz w:val="24"/>
              </w:rPr>
              <w:t>专业</w:t>
            </w:r>
          </w:p>
        </w:tc>
        <w:tc>
          <w:tcPr>
            <w:tcW w:w="3117" w:type="dxa"/>
            <w:gridSpan w:val="5"/>
            <w:tcBorders>
              <w:bottom w:val="single" w:sz="2" w:space="0" w:color="000000"/>
              <w:right w:val="single" w:sz="2" w:space="0" w:color="000000"/>
            </w:tcBorders>
            <w:vAlign w:val="center"/>
            <w:tcPrChange w:id="161" w:author="南" w:date="2026-10-21T17:01:00Z">
              <w:tcPr>
                <w:tcW w:w="3133" w:type="dxa"/>
                <w:gridSpan w:val="7"/>
                <w:tcBorders>
                  <w:bottom w:val="single" w:sz="2" w:space="0" w:color="000000"/>
                  <w:right w:val="single" w:sz="2" w:space="0" w:color="000000"/>
                </w:tcBorders>
                <w:vAlign w:val="center"/>
              </w:tcPr>
            </w:tcPrChange>
          </w:tcPr>
          <w:p w14:paraId="1F091850" w14:textId="77777777" w:rsidR="00C80897" w:rsidRDefault="00C831D6">
            <w:pPr>
              <w:spacing w:line="560" w:lineRule="exact"/>
              <w:jc w:val="center"/>
              <w:rPr>
                <w:sz w:val="24"/>
              </w:rPr>
            </w:pPr>
            <w:ins w:id="162" w:author="南" w:date="2026-10-22T20:12:00Z">
              <w:r>
                <w:rPr>
                  <w:rFonts w:hint="eastAsia"/>
                  <w:sz w:val="24"/>
                </w:rPr>
                <w:t>软件工程</w:t>
              </w:r>
              <w:r>
                <w:rPr>
                  <w:rFonts w:hint="eastAsia"/>
                  <w:sz w:val="24"/>
                </w:rPr>
                <w:t>2403</w:t>
              </w:r>
              <w:r>
                <w:rPr>
                  <w:rFonts w:hint="eastAsia"/>
                  <w:sz w:val="24"/>
                </w:rPr>
                <w:t>班</w:t>
              </w:r>
            </w:ins>
          </w:p>
        </w:tc>
      </w:tr>
      <w:tr w:rsidR="00C80897" w14:paraId="21233F07" w14:textId="77777777" w:rsidTr="00C80897">
        <w:trPr>
          <w:trHeight w:val="454"/>
          <w:trPrChange w:id="163" w:author="南" w:date="2026-10-21T17:01:00Z">
            <w:trPr>
              <w:trHeight w:val="454"/>
            </w:trPr>
          </w:trPrChange>
        </w:trPr>
        <w:tc>
          <w:tcPr>
            <w:tcW w:w="677" w:type="dxa"/>
            <w:vMerge/>
            <w:tcBorders>
              <w:left w:val="single" w:sz="2" w:space="0" w:color="000000"/>
              <w:right w:val="single" w:sz="2" w:space="0" w:color="000000"/>
            </w:tcBorders>
            <w:vAlign w:val="center"/>
            <w:tcPrChange w:id="164" w:author="南" w:date="2026-10-21T17:01:00Z">
              <w:tcPr>
                <w:tcW w:w="680" w:type="dxa"/>
                <w:gridSpan w:val="2"/>
                <w:vMerge/>
                <w:tcBorders>
                  <w:left w:val="single" w:sz="2" w:space="0" w:color="000000"/>
                  <w:right w:val="single" w:sz="2" w:space="0" w:color="000000"/>
                </w:tcBorders>
                <w:vAlign w:val="center"/>
              </w:tcPr>
            </w:tcPrChange>
          </w:tcPr>
          <w:p w14:paraId="1E4E2591" w14:textId="77777777" w:rsidR="00C80897" w:rsidRDefault="00C80897">
            <w:pPr>
              <w:spacing w:line="560" w:lineRule="exact"/>
              <w:rPr>
                <w:sz w:val="24"/>
              </w:rPr>
            </w:pPr>
          </w:p>
        </w:tc>
        <w:tc>
          <w:tcPr>
            <w:tcW w:w="1509" w:type="dxa"/>
            <w:tcBorders>
              <w:left w:val="single" w:sz="2" w:space="0" w:color="000000"/>
              <w:bottom w:val="single" w:sz="2" w:space="0" w:color="000000"/>
              <w:right w:val="single" w:sz="2" w:space="0" w:color="000000"/>
            </w:tcBorders>
            <w:vAlign w:val="center"/>
            <w:tcPrChange w:id="165" w:author="南" w:date="2026-10-21T17:01:00Z">
              <w:tcPr>
                <w:tcW w:w="1516" w:type="dxa"/>
                <w:gridSpan w:val="2"/>
                <w:tcBorders>
                  <w:left w:val="single" w:sz="2" w:space="0" w:color="000000"/>
                  <w:bottom w:val="single" w:sz="2" w:space="0" w:color="000000"/>
                  <w:right w:val="single" w:sz="2" w:space="0" w:color="000000"/>
                </w:tcBorders>
                <w:vAlign w:val="center"/>
              </w:tcPr>
            </w:tcPrChange>
          </w:tcPr>
          <w:p w14:paraId="3703F149" w14:textId="77777777" w:rsidR="00C80897" w:rsidRDefault="00C831D6">
            <w:pPr>
              <w:spacing w:line="560" w:lineRule="exact"/>
              <w:jc w:val="center"/>
              <w:rPr>
                <w:sz w:val="24"/>
              </w:rPr>
            </w:pPr>
            <w:r>
              <w:rPr>
                <w:rFonts w:eastAsia="仿宋_GB2312"/>
                <w:sz w:val="24"/>
              </w:rPr>
              <w:t>现学历</w:t>
            </w:r>
          </w:p>
        </w:tc>
        <w:tc>
          <w:tcPr>
            <w:tcW w:w="894" w:type="dxa"/>
            <w:gridSpan w:val="2"/>
            <w:tcBorders>
              <w:bottom w:val="single" w:sz="2" w:space="0" w:color="000000"/>
              <w:right w:val="single" w:sz="2" w:space="0" w:color="000000"/>
            </w:tcBorders>
            <w:vAlign w:val="center"/>
            <w:tcPrChange w:id="166" w:author="南" w:date="2026-10-21T17:01:00Z">
              <w:tcPr>
                <w:tcW w:w="899" w:type="dxa"/>
                <w:gridSpan w:val="2"/>
                <w:tcBorders>
                  <w:bottom w:val="single" w:sz="2" w:space="0" w:color="000000"/>
                  <w:right w:val="single" w:sz="2" w:space="0" w:color="000000"/>
                </w:tcBorders>
                <w:vAlign w:val="center"/>
              </w:tcPr>
            </w:tcPrChange>
          </w:tcPr>
          <w:p w14:paraId="2D4C4D8B" w14:textId="77777777" w:rsidR="00C80897" w:rsidRDefault="00C831D6">
            <w:pPr>
              <w:spacing w:line="560" w:lineRule="exact"/>
              <w:jc w:val="center"/>
              <w:rPr>
                <w:sz w:val="24"/>
              </w:rPr>
            </w:pPr>
            <w:ins w:id="167" w:author="南" w:date="2026-10-22T20:12:00Z">
              <w:r>
                <w:rPr>
                  <w:rFonts w:hint="eastAsia"/>
                  <w:sz w:val="24"/>
                </w:rPr>
                <w:t>本科</w:t>
              </w:r>
            </w:ins>
          </w:p>
        </w:tc>
        <w:tc>
          <w:tcPr>
            <w:tcW w:w="724" w:type="dxa"/>
            <w:tcBorders>
              <w:bottom w:val="single" w:sz="2" w:space="0" w:color="000000"/>
              <w:right w:val="single" w:sz="2" w:space="0" w:color="000000"/>
            </w:tcBorders>
            <w:vAlign w:val="center"/>
            <w:tcPrChange w:id="168" w:author="南" w:date="2026-10-21T17:01:00Z">
              <w:tcPr>
                <w:tcW w:w="728" w:type="dxa"/>
                <w:gridSpan w:val="2"/>
                <w:tcBorders>
                  <w:bottom w:val="single" w:sz="2" w:space="0" w:color="000000"/>
                  <w:right w:val="single" w:sz="2" w:space="0" w:color="000000"/>
                </w:tcBorders>
                <w:vAlign w:val="center"/>
              </w:tcPr>
            </w:tcPrChange>
          </w:tcPr>
          <w:p w14:paraId="6347A709" w14:textId="77777777" w:rsidR="00C80897" w:rsidRDefault="00C831D6">
            <w:pPr>
              <w:spacing w:line="560" w:lineRule="exact"/>
              <w:jc w:val="center"/>
              <w:rPr>
                <w:sz w:val="24"/>
              </w:rPr>
            </w:pPr>
            <w:r>
              <w:rPr>
                <w:rFonts w:eastAsia="仿宋_GB2312"/>
                <w:sz w:val="24"/>
              </w:rPr>
              <w:t>年级</w:t>
            </w:r>
          </w:p>
        </w:tc>
        <w:tc>
          <w:tcPr>
            <w:tcW w:w="841" w:type="dxa"/>
            <w:tcBorders>
              <w:bottom w:val="single" w:sz="2" w:space="0" w:color="000000"/>
              <w:right w:val="single" w:sz="2" w:space="0" w:color="000000"/>
            </w:tcBorders>
            <w:vAlign w:val="center"/>
            <w:tcPrChange w:id="169" w:author="南" w:date="2026-10-21T17:01:00Z">
              <w:tcPr>
                <w:tcW w:w="846" w:type="dxa"/>
                <w:gridSpan w:val="2"/>
                <w:tcBorders>
                  <w:bottom w:val="single" w:sz="2" w:space="0" w:color="000000"/>
                  <w:right w:val="single" w:sz="2" w:space="0" w:color="000000"/>
                </w:tcBorders>
                <w:vAlign w:val="center"/>
              </w:tcPr>
            </w:tcPrChange>
          </w:tcPr>
          <w:p w14:paraId="4EDFE06E" w14:textId="77777777" w:rsidR="00C80897" w:rsidRDefault="00C831D6">
            <w:pPr>
              <w:spacing w:line="560" w:lineRule="exact"/>
              <w:jc w:val="center"/>
              <w:rPr>
                <w:sz w:val="24"/>
              </w:rPr>
            </w:pPr>
            <w:ins w:id="170" w:author="南" w:date="2026-10-22T20:12:00Z">
              <w:r>
                <w:rPr>
                  <w:rFonts w:hint="eastAsia"/>
                  <w:sz w:val="24"/>
                </w:rPr>
                <w:t>大三</w:t>
              </w:r>
            </w:ins>
          </w:p>
        </w:tc>
        <w:tc>
          <w:tcPr>
            <w:tcW w:w="675" w:type="dxa"/>
            <w:tcBorders>
              <w:bottom w:val="single" w:sz="2" w:space="0" w:color="000000"/>
              <w:right w:val="single" w:sz="2" w:space="0" w:color="000000"/>
            </w:tcBorders>
            <w:vAlign w:val="center"/>
            <w:tcPrChange w:id="171" w:author="南" w:date="2026-10-21T17:01:00Z">
              <w:tcPr>
                <w:tcW w:w="678" w:type="dxa"/>
                <w:tcBorders>
                  <w:bottom w:val="single" w:sz="2" w:space="0" w:color="000000"/>
                  <w:right w:val="single" w:sz="2" w:space="0" w:color="000000"/>
                </w:tcBorders>
                <w:vAlign w:val="center"/>
              </w:tcPr>
            </w:tcPrChange>
          </w:tcPr>
          <w:p w14:paraId="7DB1C5D5" w14:textId="77777777" w:rsidR="00C80897" w:rsidRDefault="00C831D6">
            <w:pPr>
              <w:spacing w:line="560" w:lineRule="exact"/>
              <w:jc w:val="center"/>
              <w:rPr>
                <w:sz w:val="24"/>
              </w:rPr>
            </w:pPr>
            <w:r>
              <w:rPr>
                <w:rFonts w:eastAsia="仿宋_GB2312"/>
                <w:sz w:val="24"/>
              </w:rPr>
              <w:t>学制</w:t>
            </w:r>
          </w:p>
        </w:tc>
        <w:tc>
          <w:tcPr>
            <w:tcW w:w="839" w:type="dxa"/>
            <w:gridSpan w:val="3"/>
            <w:tcBorders>
              <w:bottom w:val="single" w:sz="2" w:space="0" w:color="000000"/>
              <w:right w:val="single" w:sz="2" w:space="0" w:color="000000"/>
            </w:tcBorders>
            <w:vAlign w:val="center"/>
            <w:tcPrChange w:id="172" w:author="南" w:date="2026-10-21T17:01:00Z">
              <w:tcPr>
                <w:tcW w:w="844" w:type="dxa"/>
                <w:gridSpan w:val="4"/>
                <w:tcBorders>
                  <w:bottom w:val="single" w:sz="2" w:space="0" w:color="000000"/>
                  <w:right w:val="single" w:sz="2" w:space="0" w:color="000000"/>
                </w:tcBorders>
                <w:vAlign w:val="center"/>
              </w:tcPr>
            </w:tcPrChange>
          </w:tcPr>
          <w:p w14:paraId="27FF6F78" w14:textId="77777777" w:rsidR="00C80897" w:rsidRDefault="00C831D6">
            <w:pPr>
              <w:spacing w:line="560" w:lineRule="exact"/>
              <w:jc w:val="center"/>
              <w:rPr>
                <w:sz w:val="24"/>
              </w:rPr>
            </w:pPr>
            <w:ins w:id="173" w:author="南" w:date="2026-10-22T20:13:00Z">
              <w:r>
                <w:rPr>
                  <w:rFonts w:eastAsia="仿宋_GB2312" w:hint="eastAsia"/>
                  <w:sz w:val="24"/>
                </w:rPr>
                <w:t>3</w:t>
              </w:r>
            </w:ins>
            <w:r>
              <w:rPr>
                <w:rFonts w:eastAsia="仿宋_GB2312"/>
                <w:sz w:val="24"/>
              </w:rPr>
              <w:t>年</w:t>
            </w:r>
          </w:p>
        </w:tc>
        <w:tc>
          <w:tcPr>
            <w:tcW w:w="1267" w:type="dxa"/>
            <w:gridSpan w:val="2"/>
            <w:tcBorders>
              <w:bottom w:val="single" w:sz="2" w:space="0" w:color="000000"/>
              <w:right w:val="single" w:sz="2" w:space="0" w:color="000000"/>
            </w:tcBorders>
            <w:vAlign w:val="center"/>
            <w:tcPrChange w:id="174" w:author="南" w:date="2026-10-21T17:01:00Z">
              <w:tcPr>
                <w:tcW w:w="1274" w:type="dxa"/>
                <w:gridSpan w:val="3"/>
                <w:tcBorders>
                  <w:bottom w:val="single" w:sz="2" w:space="0" w:color="000000"/>
                  <w:right w:val="single" w:sz="2" w:space="0" w:color="000000"/>
                </w:tcBorders>
                <w:vAlign w:val="center"/>
              </w:tcPr>
            </w:tcPrChange>
          </w:tcPr>
          <w:p w14:paraId="0D642870" w14:textId="77777777" w:rsidR="00C80897" w:rsidRDefault="00C831D6">
            <w:pPr>
              <w:spacing w:line="560" w:lineRule="exact"/>
              <w:jc w:val="center"/>
              <w:rPr>
                <w:sz w:val="24"/>
              </w:rPr>
            </w:pPr>
            <w:r>
              <w:rPr>
                <w:rFonts w:eastAsia="仿宋_GB2312"/>
                <w:sz w:val="24"/>
              </w:rPr>
              <w:t>入学时间</w:t>
            </w:r>
          </w:p>
        </w:tc>
        <w:tc>
          <w:tcPr>
            <w:tcW w:w="1311" w:type="dxa"/>
            <w:tcBorders>
              <w:bottom w:val="single" w:sz="2" w:space="0" w:color="000000"/>
              <w:right w:val="single" w:sz="2" w:space="0" w:color="000000"/>
            </w:tcBorders>
            <w:vAlign w:val="center"/>
            <w:tcPrChange w:id="175" w:author="南" w:date="2026-10-21T17:01:00Z">
              <w:tcPr>
                <w:tcW w:w="1270" w:type="dxa"/>
                <w:gridSpan w:val="2"/>
                <w:tcBorders>
                  <w:bottom w:val="single" w:sz="2" w:space="0" w:color="000000"/>
                  <w:right w:val="single" w:sz="2" w:space="0" w:color="000000"/>
                </w:tcBorders>
                <w:vAlign w:val="center"/>
              </w:tcPr>
            </w:tcPrChange>
          </w:tcPr>
          <w:p w14:paraId="566FFBFF" w14:textId="77777777" w:rsidR="00C80897" w:rsidRDefault="00C831D6">
            <w:pPr>
              <w:spacing w:line="560" w:lineRule="exact"/>
              <w:jc w:val="left"/>
              <w:rPr>
                <w:sz w:val="24"/>
              </w:rPr>
            </w:pPr>
            <w:ins w:id="176" w:author="南" w:date="2026-10-22T20:13:00Z">
              <w:r>
                <w:rPr>
                  <w:rFonts w:hint="eastAsia"/>
                  <w:sz w:val="24"/>
                </w:rPr>
                <w:t>2023</w:t>
              </w:r>
              <w:r>
                <w:rPr>
                  <w:rFonts w:hint="eastAsia"/>
                  <w:sz w:val="24"/>
                </w:rPr>
                <w:t>年</w:t>
              </w:r>
            </w:ins>
          </w:p>
        </w:tc>
      </w:tr>
      <w:tr w:rsidR="00C80897" w14:paraId="51202B16" w14:textId="77777777" w:rsidTr="00C80897">
        <w:trPr>
          <w:trHeight w:val="454"/>
          <w:trPrChange w:id="177" w:author="南" w:date="2026-10-21T17:01:00Z">
            <w:trPr>
              <w:trHeight w:val="454"/>
            </w:trPr>
          </w:trPrChange>
        </w:trPr>
        <w:tc>
          <w:tcPr>
            <w:tcW w:w="677" w:type="dxa"/>
            <w:vMerge/>
            <w:tcBorders>
              <w:left w:val="single" w:sz="2" w:space="0" w:color="000000"/>
              <w:right w:val="single" w:sz="2" w:space="0" w:color="000000"/>
            </w:tcBorders>
            <w:vAlign w:val="center"/>
            <w:tcPrChange w:id="178" w:author="南" w:date="2026-10-21T17:01:00Z">
              <w:tcPr>
                <w:tcW w:w="680" w:type="dxa"/>
                <w:gridSpan w:val="2"/>
                <w:vMerge/>
                <w:tcBorders>
                  <w:left w:val="single" w:sz="2" w:space="0" w:color="000000"/>
                  <w:right w:val="single" w:sz="2" w:space="0" w:color="000000"/>
                </w:tcBorders>
                <w:vAlign w:val="center"/>
              </w:tcPr>
            </w:tcPrChange>
          </w:tcPr>
          <w:p w14:paraId="6035BDC4" w14:textId="77777777" w:rsidR="00C80897" w:rsidRDefault="00C80897">
            <w:pPr>
              <w:spacing w:line="560" w:lineRule="exact"/>
              <w:rPr>
                <w:sz w:val="24"/>
              </w:rPr>
            </w:pPr>
          </w:p>
        </w:tc>
        <w:tc>
          <w:tcPr>
            <w:tcW w:w="2040" w:type="dxa"/>
            <w:gridSpan w:val="2"/>
            <w:tcBorders>
              <w:left w:val="single" w:sz="2" w:space="0" w:color="000000"/>
              <w:bottom w:val="single" w:sz="2" w:space="0" w:color="000000"/>
              <w:right w:val="single" w:sz="2" w:space="0" w:color="000000"/>
            </w:tcBorders>
            <w:vAlign w:val="center"/>
            <w:tcPrChange w:id="179" w:author="南" w:date="2026-10-21T17:01:00Z">
              <w:tcPr>
                <w:tcW w:w="2050" w:type="dxa"/>
                <w:gridSpan w:val="3"/>
                <w:tcBorders>
                  <w:left w:val="single" w:sz="2" w:space="0" w:color="000000"/>
                  <w:bottom w:val="single" w:sz="2" w:space="0" w:color="000000"/>
                  <w:right w:val="single" w:sz="2" w:space="0" w:color="000000"/>
                </w:tcBorders>
                <w:vAlign w:val="center"/>
              </w:tcPr>
            </w:tcPrChange>
          </w:tcPr>
          <w:p w14:paraId="08BDFA53" w14:textId="77777777" w:rsidR="00C80897" w:rsidRDefault="00C831D6">
            <w:pPr>
              <w:spacing w:line="560" w:lineRule="exact"/>
              <w:jc w:val="center"/>
              <w:rPr>
                <w:sz w:val="24"/>
              </w:rPr>
            </w:pPr>
            <w:r>
              <w:rPr>
                <w:rFonts w:eastAsia="仿宋_GB2312"/>
                <w:sz w:val="24"/>
              </w:rPr>
              <w:t>作品全称</w:t>
            </w:r>
          </w:p>
        </w:tc>
        <w:tc>
          <w:tcPr>
            <w:tcW w:w="6020" w:type="dxa"/>
            <w:gridSpan w:val="10"/>
            <w:tcBorders>
              <w:bottom w:val="single" w:sz="2" w:space="0" w:color="000000"/>
              <w:right w:val="single" w:sz="2" w:space="0" w:color="000000"/>
            </w:tcBorders>
            <w:vAlign w:val="center"/>
            <w:tcPrChange w:id="180" w:author="南" w:date="2026-10-21T17:01:00Z">
              <w:tcPr>
                <w:tcW w:w="6005" w:type="dxa"/>
                <w:gridSpan w:val="15"/>
                <w:tcBorders>
                  <w:bottom w:val="single" w:sz="2" w:space="0" w:color="000000"/>
                  <w:right w:val="single" w:sz="2" w:space="0" w:color="000000"/>
                </w:tcBorders>
                <w:vAlign w:val="center"/>
              </w:tcPr>
            </w:tcPrChange>
          </w:tcPr>
          <w:p w14:paraId="7B38E7C3" w14:textId="77777777" w:rsidR="00C80897" w:rsidRDefault="00C831D6">
            <w:pPr>
              <w:spacing w:line="560" w:lineRule="exact"/>
              <w:jc w:val="center"/>
              <w:rPr>
                <w:sz w:val="24"/>
              </w:rPr>
            </w:pPr>
            <w:ins w:id="181" w:author="南" w:date="2026-10-22T20:11:00Z">
              <w:r>
                <w:rPr>
                  <w:rFonts w:hint="eastAsia"/>
                  <w:sz w:val="24"/>
                </w:rPr>
                <w:t>多模态</w:t>
              </w:r>
            </w:ins>
            <w:ins w:id="182" w:author="南" w:date="2026-10-22T20:12:00Z">
              <w:r>
                <w:rPr>
                  <w:rFonts w:hint="eastAsia"/>
                  <w:sz w:val="24"/>
                </w:rPr>
                <w:t>农产品营销内容智能生成系统</w:t>
              </w:r>
            </w:ins>
          </w:p>
        </w:tc>
      </w:tr>
      <w:tr w:rsidR="00C80897" w14:paraId="4B4D8D91" w14:textId="77777777" w:rsidTr="00C80897">
        <w:trPr>
          <w:trHeight w:val="454"/>
          <w:trPrChange w:id="183" w:author="南" w:date="2026-10-21T17:01:00Z">
            <w:trPr>
              <w:trHeight w:val="454"/>
            </w:trPr>
          </w:trPrChange>
        </w:trPr>
        <w:tc>
          <w:tcPr>
            <w:tcW w:w="677" w:type="dxa"/>
            <w:vMerge/>
            <w:tcBorders>
              <w:left w:val="single" w:sz="2" w:space="0" w:color="000000"/>
              <w:right w:val="single" w:sz="2" w:space="0" w:color="000000"/>
            </w:tcBorders>
            <w:vAlign w:val="center"/>
            <w:tcPrChange w:id="184" w:author="南" w:date="2026-10-21T17:01:00Z">
              <w:tcPr>
                <w:tcW w:w="680" w:type="dxa"/>
                <w:gridSpan w:val="2"/>
                <w:vMerge/>
                <w:tcBorders>
                  <w:left w:val="single" w:sz="2" w:space="0" w:color="000000"/>
                  <w:right w:val="single" w:sz="2" w:space="0" w:color="000000"/>
                </w:tcBorders>
                <w:vAlign w:val="center"/>
              </w:tcPr>
            </w:tcPrChange>
          </w:tcPr>
          <w:p w14:paraId="5A21BF96" w14:textId="77777777" w:rsidR="00C80897" w:rsidRDefault="00C80897">
            <w:pPr>
              <w:spacing w:line="560" w:lineRule="exact"/>
              <w:rPr>
                <w:sz w:val="24"/>
              </w:rPr>
            </w:pPr>
          </w:p>
        </w:tc>
        <w:tc>
          <w:tcPr>
            <w:tcW w:w="2040" w:type="dxa"/>
            <w:gridSpan w:val="2"/>
            <w:tcBorders>
              <w:left w:val="single" w:sz="2" w:space="0" w:color="000000"/>
              <w:bottom w:val="single" w:sz="2" w:space="0" w:color="000000"/>
              <w:right w:val="single" w:sz="2" w:space="0" w:color="000000"/>
            </w:tcBorders>
            <w:vAlign w:val="center"/>
            <w:tcPrChange w:id="185" w:author="南" w:date="2026-10-21T17:01:00Z">
              <w:tcPr>
                <w:tcW w:w="2050" w:type="dxa"/>
                <w:gridSpan w:val="3"/>
                <w:tcBorders>
                  <w:left w:val="single" w:sz="2" w:space="0" w:color="000000"/>
                  <w:bottom w:val="single" w:sz="2" w:space="0" w:color="000000"/>
                  <w:right w:val="single" w:sz="2" w:space="0" w:color="000000"/>
                </w:tcBorders>
                <w:vAlign w:val="center"/>
              </w:tcPr>
            </w:tcPrChange>
          </w:tcPr>
          <w:p w14:paraId="5BBFBA1A" w14:textId="77777777" w:rsidR="00C80897" w:rsidRDefault="00C831D6">
            <w:pPr>
              <w:spacing w:line="560" w:lineRule="exact"/>
              <w:jc w:val="center"/>
              <w:rPr>
                <w:sz w:val="24"/>
              </w:rPr>
            </w:pPr>
            <w:r>
              <w:rPr>
                <w:rFonts w:eastAsia="仿宋_GB2312"/>
                <w:sz w:val="24"/>
              </w:rPr>
              <w:t>毕业论文题目</w:t>
            </w:r>
          </w:p>
        </w:tc>
        <w:tc>
          <w:tcPr>
            <w:tcW w:w="6020" w:type="dxa"/>
            <w:gridSpan w:val="10"/>
            <w:tcBorders>
              <w:bottom w:val="single" w:sz="2" w:space="0" w:color="000000"/>
              <w:right w:val="single" w:sz="2" w:space="0" w:color="000000"/>
            </w:tcBorders>
            <w:vAlign w:val="center"/>
            <w:tcPrChange w:id="186" w:author="南" w:date="2026-10-21T17:01:00Z">
              <w:tcPr>
                <w:tcW w:w="6005" w:type="dxa"/>
                <w:gridSpan w:val="15"/>
                <w:tcBorders>
                  <w:bottom w:val="single" w:sz="2" w:space="0" w:color="000000"/>
                  <w:right w:val="single" w:sz="2" w:space="0" w:color="000000"/>
                </w:tcBorders>
                <w:vAlign w:val="center"/>
              </w:tcPr>
            </w:tcPrChange>
          </w:tcPr>
          <w:p w14:paraId="655364C4" w14:textId="77777777" w:rsidR="00C80897" w:rsidRDefault="00C831D6">
            <w:pPr>
              <w:spacing w:line="560" w:lineRule="exact"/>
              <w:jc w:val="center"/>
              <w:rPr>
                <w:sz w:val="24"/>
              </w:rPr>
            </w:pPr>
            <w:ins w:id="187" w:author="南" w:date="2026-10-22T20:13:00Z">
              <w:r>
                <w:rPr>
                  <w:rFonts w:hint="eastAsia"/>
                  <w:sz w:val="24"/>
                </w:rPr>
                <w:t>无</w:t>
              </w:r>
            </w:ins>
          </w:p>
        </w:tc>
      </w:tr>
      <w:tr w:rsidR="00C80897" w14:paraId="7146FF66" w14:textId="77777777" w:rsidTr="00C80897">
        <w:trPr>
          <w:trHeight w:val="454"/>
          <w:trPrChange w:id="188" w:author="南" w:date="2026-10-21T17:01:00Z">
            <w:trPr>
              <w:trHeight w:val="454"/>
            </w:trPr>
          </w:trPrChange>
        </w:trPr>
        <w:tc>
          <w:tcPr>
            <w:tcW w:w="677" w:type="dxa"/>
            <w:vMerge/>
            <w:tcBorders>
              <w:left w:val="single" w:sz="2" w:space="0" w:color="000000"/>
              <w:right w:val="single" w:sz="2" w:space="0" w:color="000000"/>
            </w:tcBorders>
            <w:vAlign w:val="center"/>
            <w:tcPrChange w:id="189" w:author="南" w:date="2026-10-21T17:01:00Z">
              <w:tcPr>
                <w:tcW w:w="680" w:type="dxa"/>
                <w:gridSpan w:val="2"/>
                <w:vMerge/>
                <w:tcBorders>
                  <w:left w:val="single" w:sz="2" w:space="0" w:color="000000"/>
                  <w:right w:val="single" w:sz="2" w:space="0" w:color="000000"/>
                </w:tcBorders>
                <w:vAlign w:val="center"/>
              </w:tcPr>
            </w:tcPrChange>
          </w:tcPr>
          <w:p w14:paraId="793CCFC2" w14:textId="77777777" w:rsidR="00C80897" w:rsidRDefault="00C80897">
            <w:pPr>
              <w:spacing w:line="560" w:lineRule="exact"/>
              <w:rPr>
                <w:sz w:val="24"/>
              </w:rPr>
            </w:pPr>
          </w:p>
        </w:tc>
        <w:tc>
          <w:tcPr>
            <w:tcW w:w="2040" w:type="dxa"/>
            <w:gridSpan w:val="2"/>
            <w:vMerge w:val="restart"/>
            <w:tcBorders>
              <w:left w:val="single" w:sz="2" w:space="0" w:color="000000"/>
              <w:bottom w:val="single" w:sz="2" w:space="0" w:color="000000"/>
              <w:right w:val="single" w:sz="2" w:space="0" w:color="000000"/>
            </w:tcBorders>
            <w:vAlign w:val="center"/>
            <w:tcPrChange w:id="190" w:author="南" w:date="2026-10-21T17:01:00Z">
              <w:tcPr>
                <w:tcW w:w="2050" w:type="dxa"/>
                <w:gridSpan w:val="3"/>
                <w:vMerge w:val="restart"/>
                <w:tcBorders>
                  <w:left w:val="single" w:sz="2" w:space="0" w:color="000000"/>
                  <w:bottom w:val="single" w:sz="2" w:space="0" w:color="000000"/>
                  <w:right w:val="single" w:sz="2" w:space="0" w:color="000000"/>
                </w:tcBorders>
                <w:vAlign w:val="center"/>
              </w:tcPr>
            </w:tcPrChange>
          </w:tcPr>
          <w:p w14:paraId="2CFB4EBF" w14:textId="77777777" w:rsidR="00C80897" w:rsidRDefault="00C831D6">
            <w:pPr>
              <w:spacing w:line="560" w:lineRule="exact"/>
              <w:jc w:val="center"/>
              <w:rPr>
                <w:sz w:val="24"/>
              </w:rPr>
            </w:pPr>
            <w:r>
              <w:rPr>
                <w:rFonts w:eastAsia="仿宋_GB2312"/>
                <w:sz w:val="24"/>
              </w:rPr>
              <w:t>通讯地址</w:t>
            </w:r>
          </w:p>
        </w:tc>
        <w:tc>
          <w:tcPr>
            <w:tcW w:w="2903" w:type="dxa"/>
            <w:gridSpan w:val="5"/>
            <w:vMerge w:val="restart"/>
            <w:tcBorders>
              <w:bottom w:val="single" w:sz="2" w:space="0" w:color="000000"/>
              <w:right w:val="single" w:sz="2" w:space="0" w:color="000000"/>
            </w:tcBorders>
            <w:vAlign w:val="center"/>
            <w:tcPrChange w:id="191" w:author="南" w:date="2026-10-21T17:01:00Z">
              <w:tcPr>
                <w:tcW w:w="2919" w:type="dxa"/>
                <w:gridSpan w:val="8"/>
                <w:vMerge w:val="restart"/>
                <w:tcBorders>
                  <w:bottom w:val="single" w:sz="2" w:space="0" w:color="000000"/>
                  <w:right w:val="single" w:sz="2" w:space="0" w:color="000000"/>
                </w:tcBorders>
                <w:vAlign w:val="center"/>
              </w:tcPr>
            </w:tcPrChange>
          </w:tcPr>
          <w:p w14:paraId="4008C63C" w14:textId="77777777" w:rsidR="00C80897" w:rsidRDefault="00C831D6">
            <w:pPr>
              <w:spacing w:line="560" w:lineRule="exact"/>
              <w:jc w:val="center"/>
              <w:rPr>
                <w:sz w:val="24"/>
              </w:rPr>
            </w:pPr>
            <w:ins w:id="192" w:author="南" w:date="2026-10-22T20:14:00Z">
              <w:r>
                <w:rPr>
                  <w:rFonts w:hint="eastAsia"/>
                  <w:sz w:val="24"/>
                </w:rPr>
                <w:t>广东外语外贸大学南校区生活区</w:t>
              </w:r>
            </w:ins>
          </w:p>
        </w:tc>
        <w:tc>
          <w:tcPr>
            <w:tcW w:w="1481" w:type="dxa"/>
            <w:gridSpan w:val="3"/>
            <w:tcBorders>
              <w:bottom w:val="single" w:sz="2" w:space="0" w:color="000000"/>
              <w:right w:val="single" w:sz="2" w:space="0" w:color="000000"/>
            </w:tcBorders>
            <w:vAlign w:val="center"/>
            <w:tcPrChange w:id="193" w:author="南" w:date="2026-10-21T17:01:00Z">
              <w:tcPr>
                <w:tcW w:w="1442" w:type="dxa"/>
                <w:gridSpan w:val="4"/>
                <w:tcBorders>
                  <w:bottom w:val="single" w:sz="2" w:space="0" w:color="000000"/>
                  <w:right w:val="single" w:sz="2" w:space="0" w:color="000000"/>
                </w:tcBorders>
                <w:vAlign w:val="center"/>
              </w:tcPr>
            </w:tcPrChange>
          </w:tcPr>
          <w:p w14:paraId="2BA9C543" w14:textId="77777777" w:rsidR="00C80897" w:rsidRDefault="00C831D6">
            <w:pPr>
              <w:spacing w:line="560" w:lineRule="exact"/>
              <w:jc w:val="center"/>
              <w:rPr>
                <w:sz w:val="24"/>
              </w:rPr>
            </w:pPr>
            <w:r>
              <w:rPr>
                <w:rFonts w:eastAsia="仿宋_GB2312"/>
                <w:sz w:val="24"/>
              </w:rPr>
              <w:t>邮政编码</w:t>
            </w:r>
          </w:p>
        </w:tc>
        <w:tc>
          <w:tcPr>
            <w:tcW w:w="1636" w:type="dxa"/>
            <w:gridSpan w:val="2"/>
            <w:tcBorders>
              <w:bottom w:val="single" w:sz="2" w:space="0" w:color="000000"/>
              <w:right w:val="single" w:sz="2" w:space="0" w:color="000000"/>
            </w:tcBorders>
            <w:vAlign w:val="center"/>
            <w:tcPrChange w:id="194" w:author="南" w:date="2026-10-21T17:01:00Z">
              <w:tcPr>
                <w:tcW w:w="1644" w:type="dxa"/>
                <w:gridSpan w:val="3"/>
                <w:tcBorders>
                  <w:bottom w:val="single" w:sz="2" w:space="0" w:color="000000"/>
                  <w:right w:val="single" w:sz="2" w:space="0" w:color="000000"/>
                </w:tcBorders>
                <w:vAlign w:val="center"/>
              </w:tcPr>
            </w:tcPrChange>
          </w:tcPr>
          <w:p w14:paraId="2B017089" w14:textId="77777777" w:rsidR="00C80897" w:rsidRDefault="00C831D6">
            <w:pPr>
              <w:spacing w:line="560" w:lineRule="exact"/>
              <w:jc w:val="left"/>
              <w:rPr>
                <w:sz w:val="24"/>
              </w:rPr>
            </w:pPr>
            <w:ins w:id="195" w:author="南" w:date="2026-10-22T20:14:00Z">
              <w:r>
                <w:rPr>
                  <w:rFonts w:hint="eastAsia"/>
                  <w:sz w:val="24"/>
                </w:rPr>
                <w:t>510006</w:t>
              </w:r>
            </w:ins>
          </w:p>
        </w:tc>
      </w:tr>
      <w:tr w:rsidR="00C80897" w14:paraId="220CF251" w14:textId="77777777" w:rsidTr="00C80897">
        <w:trPr>
          <w:trHeight w:val="454"/>
          <w:trPrChange w:id="196" w:author="南" w:date="2026-10-21T17:01:00Z">
            <w:trPr>
              <w:trHeight w:val="454"/>
            </w:trPr>
          </w:trPrChange>
        </w:trPr>
        <w:tc>
          <w:tcPr>
            <w:tcW w:w="677" w:type="dxa"/>
            <w:vMerge/>
            <w:tcBorders>
              <w:left w:val="single" w:sz="2" w:space="0" w:color="000000"/>
              <w:right w:val="single" w:sz="2" w:space="0" w:color="000000"/>
            </w:tcBorders>
            <w:vAlign w:val="center"/>
            <w:tcPrChange w:id="197" w:author="南" w:date="2026-10-21T17:01:00Z">
              <w:tcPr>
                <w:tcW w:w="680" w:type="dxa"/>
                <w:gridSpan w:val="2"/>
                <w:vMerge/>
                <w:tcBorders>
                  <w:left w:val="single" w:sz="2" w:space="0" w:color="000000"/>
                  <w:right w:val="single" w:sz="2" w:space="0" w:color="000000"/>
                </w:tcBorders>
                <w:vAlign w:val="center"/>
              </w:tcPr>
            </w:tcPrChange>
          </w:tcPr>
          <w:p w14:paraId="4BC0DEC5" w14:textId="77777777" w:rsidR="00C80897" w:rsidRDefault="00C80897">
            <w:pPr>
              <w:spacing w:line="560" w:lineRule="exact"/>
              <w:rPr>
                <w:sz w:val="24"/>
              </w:rPr>
            </w:pPr>
          </w:p>
        </w:tc>
        <w:tc>
          <w:tcPr>
            <w:tcW w:w="2040" w:type="dxa"/>
            <w:gridSpan w:val="2"/>
            <w:vMerge/>
            <w:tcBorders>
              <w:left w:val="single" w:sz="2" w:space="0" w:color="000000"/>
            </w:tcBorders>
            <w:vAlign w:val="center"/>
            <w:tcPrChange w:id="198" w:author="南" w:date="2026-10-21T17:01:00Z">
              <w:tcPr>
                <w:tcW w:w="2050" w:type="dxa"/>
                <w:gridSpan w:val="3"/>
                <w:vMerge/>
                <w:tcBorders>
                  <w:left w:val="single" w:sz="2" w:space="0" w:color="000000"/>
                </w:tcBorders>
                <w:vAlign w:val="center"/>
              </w:tcPr>
            </w:tcPrChange>
          </w:tcPr>
          <w:p w14:paraId="412F0901" w14:textId="77777777" w:rsidR="00C80897" w:rsidRDefault="00C80897">
            <w:pPr>
              <w:spacing w:line="560" w:lineRule="exact"/>
              <w:jc w:val="center"/>
              <w:rPr>
                <w:sz w:val="24"/>
              </w:rPr>
            </w:pPr>
          </w:p>
        </w:tc>
        <w:tc>
          <w:tcPr>
            <w:tcW w:w="2903" w:type="dxa"/>
            <w:gridSpan w:val="5"/>
            <w:vMerge/>
            <w:vAlign w:val="center"/>
            <w:tcPrChange w:id="199" w:author="南" w:date="2026-10-21T17:01:00Z">
              <w:tcPr>
                <w:tcW w:w="2919" w:type="dxa"/>
                <w:gridSpan w:val="8"/>
                <w:vMerge/>
                <w:vAlign w:val="center"/>
              </w:tcPr>
            </w:tcPrChange>
          </w:tcPr>
          <w:p w14:paraId="4479323F" w14:textId="77777777" w:rsidR="00C80897" w:rsidRDefault="00C80897">
            <w:pPr>
              <w:spacing w:line="560" w:lineRule="exact"/>
              <w:jc w:val="center"/>
              <w:rPr>
                <w:sz w:val="24"/>
              </w:rPr>
            </w:pPr>
          </w:p>
        </w:tc>
        <w:tc>
          <w:tcPr>
            <w:tcW w:w="1481" w:type="dxa"/>
            <w:gridSpan w:val="3"/>
            <w:tcBorders>
              <w:bottom w:val="single" w:sz="2" w:space="0" w:color="000000"/>
              <w:right w:val="single" w:sz="2" w:space="0" w:color="000000"/>
            </w:tcBorders>
            <w:vAlign w:val="center"/>
            <w:tcPrChange w:id="200" w:author="南" w:date="2026-10-21T17:01:00Z">
              <w:tcPr>
                <w:tcW w:w="1442" w:type="dxa"/>
                <w:gridSpan w:val="4"/>
                <w:tcBorders>
                  <w:bottom w:val="single" w:sz="2" w:space="0" w:color="000000"/>
                  <w:right w:val="single" w:sz="2" w:space="0" w:color="000000"/>
                </w:tcBorders>
                <w:vAlign w:val="center"/>
              </w:tcPr>
            </w:tcPrChange>
          </w:tcPr>
          <w:p w14:paraId="78896E47" w14:textId="77777777" w:rsidR="00C80897" w:rsidRDefault="00C831D6">
            <w:pPr>
              <w:spacing w:line="560" w:lineRule="exact"/>
              <w:jc w:val="center"/>
              <w:rPr>
                <w:sz w:val="24"/>
              </w:rPr>
            </w:pPr>
            <w:r>
              <w:rPr>
                <w:rFonts w:eastAsia="仿宋_GB2312"/>
                <w:sz w:val="24"/>
              </w:rPr>
              <w:t>单位电话</w:t>
            </w:r>
          </w:p>
        </w:tc>
        <w:tc>
          <w:tcPr>
            <w:tcW w:w="1636" w:type="dxa"/>
            <w:gridSpan w:val="2"/>
            <w:tcBorders>
              <w:bottom w:val="single" w:sz="2" w:space="0" w:color="000000"/>
              <w:right w:val="single" w:sz="2" w:space="0" w:color="000000"/>
            </w:tcBorders>
            <w:vAlign w:val="center"/>
            <w:tcPrChange w:id="201" w:author="南" w:date="2026-10-21T17:01:00Z">
              <w:tcPr>
                <w:tcW w:w="1644" w:type="dxa"/>
                <w:gridSpan w:val="3"/>
                <w:tcBorders>
                  <w:bottom w:val="single" w:sz="2" w:space="0" w:color="000000"/>
                  <w:right w:val="single" w:sz="2" w:space="0" w:color="000000"/>
                </w:tcBorders>
                <w:vAlign w:val="center"/>
              </w:tcPr>
            </w:tcPrChange>
          </w:tcPr>
          <w:p w14:paraId="4B58A05D" w14:textId="77777777" w:rsidR="00C80897" w:rsidRDefault="00C831D6">
            <w:pPr>
              <w:spacing w:line="560" w:lineRule="exact"/>
              <w:jc w:val="left"/>
              <w:rPr>
                <w:sz w:val="24"/>
              </w:rPr>
            </w:pPr>
            <w:ins w:id="202" w:author="南" w:date="2026-10-22T20:13:00Z">
              <w:r>
                <w:rPr>
                  <w:rFonts w:hint="eastAsia"/>
                  <w:sz w:val="24"/>
                </w:rPr>
                <w:t>020-39328044</w:t>
              </w:r>
            </w:ins>
          </w:p>
        </w:tc>
      </w:tr>
      <w:tr w:rsidR="00C80897" w14:paraId="336A90D4" w14:textId="77777777" w:rsidTr="00C80897">
        <w:trPr>
          <w:cantSplit/>
          <w:trHeight w:val="454"/>
          <w:trPrChange w:id="203" w:author="南" w:date="2026-10-21T17:01:00Z">
            <w:trPr>
              <w:cantSplit/>
              <w:trHeight w:val="454"/>
            </w:trPr>
          </w:trPrChange>
        </w:trPr>
        <w:tc>
          <w:tcPr>
            <w:tcW w:w="677" w:type="dxa"/>
            <w:vMerge w:val="restart"/>
            <w:tcBorders>
              <w:left w:val="single" w:sz="2" w:space="0" w:color="000000"/>
              <w:right w:val="single" w:sz="2" w:space="0" w:color="000000"/>
            </w:tcBorders>
            <w:vAlign w:val="center"/>
            <w:tcPrChange w:id="204" w:author="南" w:date="2026-10-21T17:01:00Z">
              <w:tcPr>
                <w:tcW w:w="680" w:type="dxa"/>
                <w:gridSpan w:val="2"/>
                <w:vMerge w:val="restart"/>
                <w:tcBorders>
                  <w:left w:val="single" w:sz="2" w:space="0" w:color="000000"/>
                  <w:right w:val="single" w:sz="2" w:space="0" w:color="000000"/>
                </w:tcBorders>
                <w:vAlign w:val="center"/>
              </w:tcPr>
            </w:tcPrChange>
          </w:tcPr>
          <w:p w14:paraId="65B8E1CB" w14:textId="77777777" w:rsidR="00C80897" w:rsidRDefault="00C831D6">
            <w:pPr>
              <w:spacing w:line="560" w:lineRule="exact"/>
              <w:jc w:val="center"/>
              <w:rPr>
                <w:sz w:val="24"/>
              </w:rPr>
            </w:pPr>
            <w:r>
              <w:rPr>
                <w:rFonts w:eastAsia="仿宋_GB2312"/>
                <w:sz w:val="24"/>
              </w:rPr>
              <w:t>其他作者情况</w:t>
            </w:r>
          </w:p>
        </w:tc>
        <w:tc>
          <w:tcPr>
            <w:tcW w:w="1509" w:type="dxa"/>
            <w:tcBorders>
              <w:bottom w:val="single" w:sz="2" w:space="0" w:color="000000"/>
              <w:right w:val="single" w:sz="2" w:space="0" w:color="000000"/>
            </w:tcBorders>
            <w:vAlign w:val="center"/>
            <w:tcPrChange w:id="205" w:author="南" w:date="2026-10-21T17:01:00Z">
              <w:tcPr>
                <w:tcW w:w="1516" w:type="dxa"/>
                <w:gridSpan w:val="2"/>
                <w:tcBorders>
                  <w:bottom w:val="single" w:sz="2" w:space="0" w:color="000000"/>
                  <w:right w:val="single" w:sz="2" w:space="0" w:color="000000"/>
                </w:tcBorders>
                <w:vAlign w:val="center"/>
              </w:tcPr>
            </w:tcPrChange>
          </w:tcPr>
          <w:p w14:paraId="00BB16D2" w14:textId="77777777" w:rsidR="00C80897" w:rsidRDefault="00C831D6">
            <w:pPr>
              <w:spacing w:line="560" w:lineRule="exact"/>
              <w:jc w:val="center"/>
              <w:rPr>
                <w:sz w:val="24"/>
              </w:rPr>
            </w:pPr>
            <w:r>
              <w:rPr>
                <w:rFonts w:eastAsia="仿宋_GB2312"/>
                <w:sz w:val="24"/>
              </w:rPr>
              <w:t>姓名</w:t>
            </w:r>
          </w:p>
        </w:tc>
        <w:tc>
          <w:tcPr>
            <w:tcW w:w="1618" w:type="dxa"/>
            <w:gridSpan w:val="3"/>
            <w:tcBorders>
              <w:bottom w:val="single" w:sz="2" w:space="0" w:color="000000"/>
              <w:right w:val="single" w:sz="2" w:space="0" w:color="000000"/>
            </w:tcBorders>
            <w:vAlign w:val="center"/>
            <w:tcPrChange w:id="206" w:author="南" w:date="2026-10-21T17:01:00Z">
              <w:tcPr>
                <w:tcW w:w="1627" w:type="dxa"/>
                <w:gridSpan w:val="4"/>
                <w:tcBorders>
                  <w:bottom w:val="single" w:sz="2" w:space="0" w:color="000000"/>
                  <w:right w:val="single" w:sz="2" w:space="0" w:color="000000"/>
                </w:tcBorders>
                <w:vAlign w:val="center"/>
              </w:tcPr>
            </w:tcPrChange>
          </w:tcPr>
          <w:p w14:paraId="24672340" w14:textId="77777777" w:rsidR="00C80897" w:rsidRDefault="00C831D6">
            <w:pPr>
              <w:spacing w:line="560" w:lineRule="exact"/>
              <w:jc w:val="center"/>
              <w:rPr>
                <w:sz w:val="24"/>
              </w:rPr>
            </w:pPr>
            <w:r>
              <w:rPr>
                <w:rFonts w:eastAsia="仿宋_GB2312"/>
                <w:sz w:val="24"/>
              </w:rPr>
              <w:t>所在单位</w:t>
            </w:r>
          </w:p>
        </w:tc>
        <w:tc>
          <w:tcPr>
            <w:tcW w:w="841" w:type="dxa"/>
            <w:tcBorders>
              <w:bottom w:val="single" w:sz="2" w:space="0" w:color="000000"/>
              <w:right w:val="single" w:sz="2" w:space="0" w:color="000000"/>
            </w:tcBorders>
            <w:vAlign w:val="center"/>
            <w:tcPrChange w:id="207" w:author="南" w:date="2026-10-21T17:01:00Z">
              <w:tcPr>
                <w:tcW w:w="846" w:type="dxa"/>
                <w:gridSpan w:val="2"/>
                <w:tcBorders>
                  <w:bottom w:val="single" w:sz="2" w:space="0" w:color="000000"/>
                  <w:right w:val="single" w:sz="2" w:space="0" w:color="000000"/>
                </w:tcBorders>
                <w:vAlign w:val="center"/>
              </w:tcPr>
            </w:tcPrChange>
          </w:tcPr>
          <w:p w14:paraId="23C00121" w14:textId="77777777" w:rsidR="00C80897" w:rsidRDefault="00C831D6">
            <w:pPr>
              <w:spacing w:line="560" w:lineRule="exact"/>
              <w:jc w:val="center"/>
              <w:rPr>
                <w:sz w:val="24"/>
              </w:rPr>
            </w:pPr>
            <w:r>
              <w:rPr>
                <w:rFonts w:eastAsia="仿宋_GB2312"/>
                <w:sz w:val="24"/>
              </w:rPr>
              <w:t>性别</w:t>
            </w:r>
          </w:p>
        </w:tc>
        <w:tc>
          <w:tcPr>
            <w:tcW w:w="1400" w:type="dxa"/>
            <w:gridSpan w:val="3"/>
            <w:tcBorders>
              <w:bottom w:val="single" w:sz="2" w:space="0" w:color="000000"/>
              <w:right w:val="single" w:sz="2" w:space="0" w:color="000000"/>
            </w:tcBorders>
            <w:vAlign w:val="center"/>
            <w:tcPrChange w:id="208" w:author="南" w:date="2026-10-21T17:01:00Z">
              <w:tcPr>
                <w:tcW w:w="1407" w:type="dxa"/>
                <w:gridSpan w:val="4"/>
                <w:tcBorders>
                  <w:bottom w:val="single" w:sz="2" w:space="0" w:color="000000"/>
                  <w:right w:val="single" w:sz="2" w:space="0" w:color="000000"/>
                </w:tcBorders>
                <w:vAlign w:val="center"/>
              </w:tcPr>
            </w:tcPrChange>
          </w:tcPr>
          <w:p w14:paraId="17F81AC8" w14:textId="77777777" w:rsidR="00C80897" w:rsidRDefault="00C831D6">
            <w:pPr>
              <w:spacing w:line="560" w:lineRule="exact"/>
              <w:jc w:val="center"/>
              <w:rPr>
                <w:sz w:val="24"/>
              </w:rPr>
            </w:pPr>
            <w:r>
              <w:rPr>
                <w:rFonts w:eastAsia="仿宋_GB2312"/>
                <w:sz w:val="24"/>
              </w:rPr>
              <w:t>年龄</w:t>
            </w:r>
          </w:p>
        </w:tc>
        <w:tc>
          <w:tcPr>
            <w:tcW w:w="2692" w:type="dxa"/>
            <w:gridSpan w:val="4"/>
            <w:tcBorders>
              <w:bottom w:val="single" w:sz="2" w:space="0" w:color="000000"/>
              <w:right w:val="single" w:sz="2" w:space="0" w:color="000000"/>
            </w:tcBorders>
            <w:vAlign w:val="center"/>
            <w:tcPrChange w:id="209" w:author="南" w:date="2026-10-21T17:01:00Z">
              <w:tcPr>
                <w:tcW w:w="2659" w:type="dxa"/>
                <w:gridSpan w:val="6"/>
                <w:tcBorders>
                  <w:bottom w:val="single" w:sz="2" w:space="0" w:color="000000"/>
                  <w:right w:val="single" w:sz="2" w:space="0" w:color="000000"/>
                </w:tcBorders>
                <w:vAlign w:val="center"/>
              </w:tcPr>
            </w:tcPrChange>
          </w:tcPr>
          <w:p w14:paraId="242826F0" w14:textId="77777777" w:rsidR="00C80897" w:rsidRDefault="00C831D6">
            <w:pPr>
              <w:spacing w:line="560" w:lineRule="exact"/>
              <w:jc w:val="center"/>
              <w:rPr>
                <w:sz w:val="24"/>
              </w:rPr>
            </w:pPr>
            <w:r>
              <w:rPr>
                <w:rFonts w:eastAsia="仿宋_GB2312"/>
                <w:sz w:val="24"/>
              </w:rPr>
              <w:t>联系电话</w:t>
            </w:r>
          </w:p>
        </w:tc>
      </w:tr>
      <w:tr w:rsidR="00C80897" w14:paraId="1404AC1C" w14:textId="77777777" w:rsidTr="00C80897">
        <w:trPr>
          <w:cantSplit/>
          <w:trHeight w:val="454"/>
          <w:trPrChange w:id="210" w:author="南" w:date="2026-10-21T17:01:00Z">
            <w:trPr>
              <w:cantSplit/>
              <w:trHeight w:val="454"/>
            </w:trPr>
          </w:trPrChange>
        </w:trPr>
        <w:tc>
          <w:tcPr>
            <w:tcW w:w="677" w:type="dxa"/>
            <w:vMerge/>
            <w:tcBorders>
              <w:left w:val="single" w:sz="2" w:space="0" w:color="000000"/>
              <w:right w:val="single" w:sz="2" w:space="0" w:color="000000"/>
            </w:tcBorders>
            <w:vAlign w:val="center"/>
            <w:tcPrChange w:id="211" w:author="南" w:date="2026-10-21T17:01:00Z">
              <w:tcPr>
                <w:tcW w:w="680" w:type="dxa"/>
                <w:gridSpan w:val="2"/>
                <w:vMerge/>
                <w:tcBorders>
                  <w:left w:val="single" w:sz="2" w:space="0" w:color="000000"/>
                  <w:right w:val="single" w:sz="2" w:space="0" w:color="000000"/>
                </w:tcBorders>
                <w:vAlign w:val="center"/>
              </w:tcPr>
            </w:tcPrChange>
          </w:tcPr>
          <w:p w14:paraId="1A42E9BA" w14:textId="77777777" w:rsidR="00C80897" w:rsidRDefault="00C80897">
            <w:pPr>
              <w:spacing w:line="560" w:lineRule="exact"/>
              <w:rPr>
                <w:sz w:val="24"/>
              </w:rPr>
            </w:pPr>
          </w:p>
        </w:tc>
        <w:tc>
          <w:tcPr>
            <w:tcW w:w="1509" w:type="dxa"/>
            <w:tcBorders>
              <w:left w:val="single" w:sz="2" w:space="0" w:color="000000"/>
              <w:bottom w:val="single" w:sz="2" w:space="0" w:color="000000"/>
              <w:right w:val="single" w:sz="2" w:space="0" w:color="000000"/>
            </w:tcBorders>
            <w:vAlign w:val="center"/>
            <w:tcPrChange w:id="212" w:author="南" w:date="2026-10-21T17:01:00Z">
              <w:tcPr>
                <w:tcW w:w="1516" w:type="dxa"/>
                <w:gridSpan w:val="2"/>
                <w:tcBorders>
                  <w:left w:val="single" w:sz="2" w:space="0" w:color="000000"/>
                  <w:bottom w:val="single" w:sz="2" w:space="0" w:color="000000"/>
                  <w:right w:val="single" w:sz="2" w:space="0" w:color="000000"/>
                </w:tcBorders>
                <w:vAlign w:val="center"/>
              </w:tcPr>
            </w:tcPrChange>
          </w:tcPr>
          <w:p w14:paraId="140D3218" w14:textId="77777777" w:rsidR="00C80897" w:rsidRDefault="00C831D6">
            <w:pPr>
              <w:spacing w:line="560" w:lineRule="exact"/>
              <w:jc w:val="left"/>
              <w:rPr>
                <w:sz w:val="24"/>
              </w:rPr>
            </w:pPr>
            <w:ins w:id="213" w:author="南" w:date="2026-10-22T20:14:00Z">
              <w:r>
                <w:rPr>
                  <w:rFonts w:hint="eastAsia"/>
                  <w:sz w:val="24"/>
                </w:rPr>
                <w:t>吴敏菲</w:t>
              </w:r>
            </w:ins>
          </w:p>
        </w:tc>
        <w:tc>
          <w:tcPr>
            <w:tcW w:w="1618" w:type="dxa"/>
            <w:gridSpan w:val="3"/>
            <w:tcBorders>
              <w:bottom w:val="single" w:sz="2" w:space="0" w:color="000000"/>
              <w:right w:val="single" w:sz="2" w:space="0" w:color="000000"/>
            </w:tcBorders>
            <w:vAlign w:val="center"/>
            <w:tcPrChange w:id="214" w:author="南" w:date="2026-10-21T17:01:00Z">
              <w:tcPr>
                <w:tcW w:w="1627" w:type="dxa"/>
                <w:gridSpan w:val="4"/>
                <w:tcBorders>
                  <w:bottom w:val="single" w:sz="2" w:space="0" w:color="000000"/>
                  <w:right w:val="single" w:sz="2" w:space="0" w:color="000000"/>
                </w:tcBorders>
                <w:vAlign w:val="center"/>
              </w:tcPr>
            </w:tcPrChange>
          </w:tcPr>
          <w:p w14:paraId="59477050" w14:textId="77777777" w:rsidR="00C80897" w:rsidRDefault="00C831D6">
            <w:pPr>
              <w:spacing w:line="560" w:lineRule="exact"/>
              <w:jc w:val="left"/>
              <w:rPr>
                <w:sz w:val="24"/>
              </w:rPr>
            </w:pPr>
            <w:ins w:id="215" w:author="南" w:date="2026-10-22T20:14:00Z">
              <w:r>
                <w:rPr>
                  <w:rFonts w:hint="eastAsia"/>
                  <w:sz w:val="24"/>
                </w:rPr>
                <w:t>广东外语外贸大学</w:t>
              </w:r>
            </w:ins>
          </w:p>
        </w:tc>
        <w:tc>
          <w:tcPr>
            <w:tcW w:w="841" w:type="dxa"/>
            <w:tcBorders>
              <w:bottom w:val="single" w:sz="2" w:space="0" w:color="000000"/>
              <w:right w:val="single" w:sz="2" w:space="0" w:color="000000"/>
            </w:tcBorders>
            <w:vAlign w:val="center"/>
            <w:tcPrChange w:id="216" w:author="南" w:date="2026-10-21T17:01:00Z">
              <w:tcPr>
                <w:tcW w:w="846" w:type="dxa"/>
                <w:gridSpan w:val="2"/>
                <w:tcBorders>
                  <w:bottom w:val="single" w:sz="2" w:space="0" w:color="000000"/>
                  <w:right w:val="single" w:sz="2" w:space="0" w:color="000000"/>
                </w:tcBorders>
                <w:vAlign w:val="center"/>
              </w:tcPr>
            </w:tcPrChange>
          </w:tcPr>
          <w:p w14:paraId="24AC87FD" w14:textId="77777777" w:rsidR="00C80897" w:rsidRDefault="00C831D6">
            <w:pPr>
              <w:spacing w:line="560" w:lineRule="exact"/>
              <w:jc w:val="left"/>
              <w:rPr>
                <w:sz w:val="24"/>
              </w:rPr>
            </w:pPr>
            <w:ins w:id="217" w:author="南" w:date="2026-10-22T20:14:00Z">
              <w:r>
                <w:rPr>
                  <w:rFonts w:hint="eastAsia"/>
                  <w:sz w:val="24"/>
                </w:rPr>
                <w:t>女</w:t>
              </w:r>
            </w:ins>
          </w:p>
        </w:tc>
        <w:tc>
          <w:tcPr>
            <w:tcW w:w="1400" w:type="dxa"/>
            <w:gridSpan w:val="3"/>
            <w:tcBorders>
              <w:bottom w:val="single" w:sz="2" w:space="0" w:color="000000"/>
              <w:right w:val="single" w:sz="2" w:space="0" w:color="000000"/>
            </w:tcBorders>
            <w:vAlign w:val="center"/>
            <w:tcPrChange w:id="218" w:author="南" w:date="2026-10-21T17:01:00Z">
              <w:tcPr>
                <w:tcW w:w="1407" w:type="dxa"/>
                <w:gridSpan w:val="4"/>
                <w:tcBorders>
                  <w:bottom w:val="single" w:sz="2" w:space="0" w:color="000000"/>
                  <w:right w:val="single" w:sz="2" w:space="0" w:color="000000"/>
                </w:tcBorders>
                <w:vAlign w:val="center"/>
              </w:tcPr>
            </w:tcPrChange>
          </w:tcPr>
          <w:p w14:paraId="09E9CBAE" w14:textId="77777777" w:rsidR="00C80897" w:rsidRDefault="00C831D6">
            <w:pPr>
              <w:spacing w:line="560" w:lineRule="exact"/>
              <w:jc w:val="left"/>
              <w:rPr>
                <w:sz w:val="24"/>
              </w:rPr>
            </w:pPr>
            <w:ins w:id="219" w:author="南" w:date="2026-10-22T20:43:00Z">
              <w:r>
                <w:rPr>
                  <w:rFonts w:hint="eastAsia"/>
                  <w:sz w:val="24"/>
                </w:rPr>
                <w:t>20</w:t>
              </w:r>
            </w:ins>
          </w:p>
        </w:tc>
        <w:tc>
          <w:tcPr>
            <w:tcW w:w="2692" w:type="dxa"/>
            <w:gridSpan w:val="4"/>
            <w:tcBorders>
              <w:bottom w:val="single" w:sz="2" w:space="0" w:color="000000"/>
              <w:right w:val="single" w:sz="2" w:space="0" w:color="000000"/>
            </w:tcBorders>
            <w:vAlign w:val="center"/>
            <w:tcPrChange w:id="220" w:author="南" w:date="2026-10-21T17:01:00Z">
              <w:tcPr>
                <w:tcW w:w="2659" w:type="dxa"/>
                <w:gridSpan w:val="6"/>
                <w:tcBorders>
                  <w:bottom w:val="single" w:sz="2" w:space="0" w:color="000000"/>
                  <w:right w:val="single" w:sz="2" w:space="0" w:color="000000"/>
                </w:tcBorders>
                <w:vAlign w:val="center"/>
              </w:tcPr>
            </w:tcPrChange>
          </w:tcPr>
          <w:p w14:paraId="693792B9" w14:textId="77777777" w:rsidR="00C80897" w:rsidRDefault="00C831D6">
            <w:pPr>
              <w:spacing w:line="560" w:lineRule="exact"/>
              <w:jc w:val="left"/>
              <w:rPr>
                <w:sz w:val="24"/>
              </w:rPr>
            </w:pPr>
            <w:ins w:id="221" w:author="南" w:date="2026-10-22T20:43:00Z">
              <w:r>
                <w:rPr>
                  <w:rFonts w:hint="eastAsia"/>
                  <w:sz w:val="24"/>
                </w:rPr>
                <w:t>17817882283</w:t>
              </w:r>
            </w:ins>
          </w:p>
        </w:tc>
      </w:tr>
      <w:tr w:rsidR="00C80897" w14:paraId="3DA94307" w14:textId="77777777" w:rsidTr="00C80897">
        <w:trPr>
          <w:cantSplit/>
          <w:trHeight w:val="454"/>
          <w:trPrChange w:id="222" w:author="南" w:date="2026-10-21T17:01:00Z">
            <w:trPr>
              <w:cantSplit/>
              <w:trHeight w:val="454"/>
            </w:trPr>
          </w:trPrChange>
        </w:trPr>
        <w:tc>
          <w:tcPr>
            <w:tcW w:w="677" w:type="dxa"/>
            <w:vMerge/>
            <w:tcBorders>
              <w:left w:val="single" w:sz="2" w:space="0" w:color="000000"/>
              <w:right w:val="single" w:sz="2" w:space="0" w:color="000000"/>
            </w:tcBorders>
            <w:vAlign w:val="center"/>
            <w:tcPrChange w:id="223" w:author="南" w:date="2026-10-21T17:01:00Z">
              <w:tcPr>
                <w:tcW w:w="680" w:type="dxa"/>
                <w:gridSpan w:val="2"/>
                <w:vMerge/>
                <w:tcBorders>
                  <w:left w:val="single" w:sz="2" w:space="0" w:color="000000"/>
                  <w:right w:val="single" w:sz="2" w:space="0" w:color="000000"/>
                </w:tcBorders>
                <w:vAlign w:val="center"/>
              </w:tcPr>
            </w:tcPrChange>
          </w:tcPr>
          <w:p w14:paraId="124B6D0A" w14:textId="77777777" w:rsidR="00C80897" w:rsidRDefault="00C80897">
            <w:pPr>
              <w:spacing w:line="560" w:lineRule="exact"/>
              <w:rPr>
                <w:sz w:val="24"/>
              </w:rPr>
            </w:pPr>
          </w:p>
        </w:tc>
        <w:tc>
          <w:tcPr>
            <w:tcW w:w="1509" w:type="dxa"/>
            <w:tcBorders>
              <w:left w:val="single" w:sz="2" w:space="0" w:color="000000"/>
              <w:bottom w:val="single" w:sz="2" w:space="0" w:color="000000"/>
              <w:right w:val="single" w:sz="2" w:space="0" w:color="000000"/>
            </w:tcBorders>
            <w:vAlign w:val="center"/>
            <w:tcPrChange w:id="224" w:author="南" w:date="2026-10-21T17:01:00Z">
              <w:tcPr>
                <w:tcW w:w="1516" w:type="dxa"/>
                <w:gridSpan w:val="2"/>
                <w:tcBorders>
                  <w:left w:val="single" w:sz="2" w:space="0" w:color="000000"/>
                  <w:bottom w:val="single" w:sz="2" w:space="0" w:color="000000"/>
                  <w:right w:val="single" w:sz="2" w:space="0" w:color="000000"/>
                </w:tcBorders>
                <w:vAlign w:val="center"/>
              </w:tcPr>
            </w:tcPrChange>
          </w:tcPr>
          <w:p w14:paraId="72A2DB51" w14:textId="77777777" w:rsidR="00C80897" w:rsidRDefault="00C831D6">
            <w:pPr>
              <w:spacing w:line="560" w:lineRule="exact"/>
              <w:jc w:val="left"/>
              <w:rPr>
                <w:sz w:val="24"/>
              </w:rPr>
            </w:pPr>
            <w:ins w:id="225" w:author="南" w:date="2026-10-22T20:14:00Z">
              <w:r>
                <w:rPr>
                  <w:rFonts w:hint="eastAsia"/>
                  <w:sz w:val="24"/>
                </w:rPr>
                <w:t>雄芊羽</w:t>
              </w:r>
            </w:ins>
          </w:p>
        </w:tc>
        <w:tc>
          <w:tcPr>
            <w:tcW w:w="1618" w:type="dxa"/>
            <w:gridSpan w:val="3"/>
            <w:tcBorders>
              <w:bottom w:val="single" w:sz="2" w:space="0" w:color="000000"/>
              <w:right w:val="single" w:sz="2" w:space="0" w:color="000000"/>
            </w:tcBorders>
            <w:vAlign w:val="center"/>
            <w:tcPrChange w:id="226" w:author="南" w:date="2026-10-21T17:01:00Z">
              <w:tcPr>
                <w:tcW w:w="1627" w:type="dxa"/>
                <w:gridSpan w:val="4"/>
                <w:tcBorders>
                  <w:bottom w:val="single" w:sz="2" w:space="0" w:color="000000"/>
                  <w:right w:val="single" w:sz="2" w:space="0" w:color="000000"/>
                </w:tcBorders>
                <w:vAlign w:val="center"/>
              </w:tcPr>
            </w:tcPrChange>
          </w:tcPr>
          <w:p w14:paraId="6CC4A597" w14:textId="77777777" w:rsidR="00C80897" w:rsidRDefault="00C831D6">
            <w:pPr>
              <w:spacing w:line="560" w:lineRule="exact"/>
              <w:jc w:val="left"/>
              <w:rPr>
                <w:sz w:val="24"/>
              </w:rPr>
            </w:pPr>
            <w:ins w:id="227" w:author="南" w:date="2026-10-22T20:14:00Z">
              <w:r>
                <w:rPr>
                  <w:rFonts w:hint="eastAsia"/>
                  <w:sz w:val="24"/>
                </w:rPr>
                <w:t>广东外语外贸大学</w:t>
              </w:r>
            </w:ins>
          </w:p>
        </w:tc>
        <w:tc>
          <w:tcPr>
            <w:tcW w:w="841" w:type="dxa"/>
            <w:tcBorders>
              <w:bottom w:val="single" w:sz="2" w:space="0" w:color="000000"/>
              <w:right w:val="single" w:sz="2" w:space="0" w:color="000000"/>
            </w:tcBorders>
            <w:vAlign w:val="center"/>
            <w:tcPrChange w:id="228" w:author="南" w:date="2026-10-21T17:01:00Z">
              <w:tcPr>
                <w:tcW w:w="846" w:type="dxa"/>
                <w:gridSpan w:val="2"/>
                <w:tcBorders>
                  <w:bottom w:val="single" w:sz="2" w:space="0" w:color="000000"/>
                  <w:right w:val="single" w:sz="2" w:space="0" w:color="000000"/>
                </w:tcBorders>
                <w:vAlign w:val="center"/>
              </w:tcPr>
            </w:tcPrChange>
          </w:tcPr>
          <w:p w14:paraId="4F1172BD" w14:textId="77777777" w:rsidR="00C80897" w:rsidRDefault="00C831D6">
            <w:pPr>
              <w:spacing w:line="560" w:lineRule="exact"/>
              <w:jc w:val="left"/>
              <w:rPr>
                <w:sz w:val="24"/>
              </w:rPr>
            </w:pPr>
            <w:ins w:id="229" w:author="南" w:date="2026-10-22T20:14:00Z">
              <w:r>
                <w:rPr>
                  <w:rFonts w:hint="eastAsia"/>
                  <w:sz w:val="24"/>
                </w:rPr>
                <w:t>女</w:t>
              </w:r>
            </w:ins>
          </w:p>
        </w:tc>
        <w:tc>
          <w:tcPr>
            <w:tcW w:w="1400" w:type="dxa"/>
            <w:gridSpan w:val="3"/>
            <w:tcBorders>
              <w:bottom w:val="single" w:sz="2" w:space="0" w:color="000000"/>
              <w:right w:val="single" w:sz="2" w:space="0" w:color="000000"/>
            </w:tcBorders>
            <w:vAlign w:val="center"/>
            <w:tcPrChange w:id="230" w:author="南" w:date="2026-10-21T17:01:00Z">
              <w:tcPr>
                <w:tcW w:w="1407" w:type="dxa"/>
                <w:gridSpan w:val="4"/>
                <w:tcBorders>
                  <w:bottom w:val="single" w:sz="2" w:space="0" w:color="000000"/>
                  <w:right w:val="single" w:sz="2" w:space="0" w:color="000000"/>
                </w:tcBorders>
                <w:vAlign w:val="center"/>
              </w:tcPr>
            </w:tcPrChange>
          </w:tcPr>
          <w:p w14:paraId="6B6B9140" w14:textId="77777777" w:rsidR="00C80897" w:rsidRDefault="00C831D6">
            <w:pPr>
              <w:spacing w:line="560" w:lineRule="exact"/>
              <w:jc w:val="left"/>
              <w:rPr>
                <w:sz w:val="24"/>
              </w:rPr>
            </w:pPr>
            <w:ins w:id="231" w:author="南" w:date="2026-10-22T20:15:00Z">
              <w:r>
                <w:rPr>
                  <w:rFonts w:hint="eastAsia"/>
                  <w:sz w:val="24"/>
                </w:rPr>
                <w:t>20</w:t>
              </w:r>
            </w:ins>
          </w:p>
        </w:tc>
        <w:tc>
          <w:tcPr>
            <w:tcW w:w="2692" w:type="dxa"/>
            <w:gridSpan w:val="4"/>
            <w:tcBorders>
              <w:bottom w:val="single" w:sz="2" w:space="0" w:color="000000"/>
              <w:right w:val="single" w:sz="2" w:space="0" w:color="000000"/>
            </w:tcBorders>
            <w:vAlign w:val="center"/>
            <w:tcPrChange w:id="232" w:author="南" w:date="2026-10-21T17:01:00Z">
              <w:tcPr>
                <w:tcW w:w="2659" w:type="dxa"/>
                <w:gridSpan w:val="6"/>
                <w:tcBorders>
                  <w:bottom w:val="single" w:sz="2" w:space="0" w:color="000000"/>
                  <w:right w:val="single" w:sz="2" w:space="0" w:color="000000"/>
                </w:tcBorders>
                <w:vAlign w:val="center"/>
              </w:tcPr>
            </w:tcPrChange>
          </w:tcPr>
          <w:p w14:paraId="18B0473A" w14:textId="77777777" w:rsidR="00C80897" w:rsidRDefault="00C831D6">
            <w:pPr>
              <w:spacing w:line="560" w:lineRule="exact"/>
              <w:jc w:val="left"/>
              <w:rPr>
                <w:sz w:val="24"/>
              </w:rPr>
            </w:pPr>
            <w:ins w:id="233" w:author="南" w:date="2026-10-22T20:15:00Z">
              <w:r>
                <w:rPr>
                  <w:rFonts w:hint="eastAsia"/>
                  <w:sz w:val="24"/>
                </w:rPr>
                <w:t>15636265616</w:t>
              </w:r>
            </w:ins>
          </w:p>
        </w:tc>
      </w:tr>
      <w:tr w:rsidR="00C80897" w14:paraId="0C68E7E7" w14:textId="77777777" w:rsidTr="00C80897">
        <w:trPr>
          <w:cantSplit/>
          <w:trHeight w:val="454"/>
          <w:trPrChange w:id="234" w:author="南" w:date="2026-10-21T17:01:00Z">
            <w:trPr>
              <w:cantSplit/>
              <w:trHeight w:val="454"/>
            </w:trPr>
          </w:trPrChange>
        </w:trPr>
        <w:tc>
          <w:tcPr>
            <w:tcW w:w="677" w:type="dxa"/>
            <w:vMerge/>
            <w:tcBorders>
              <w:left w:val="single" w:sz="2" w:space="0" w:color="000000"/>
              <w:right w:val="single" w:sz="2" w:space="0" w:color="000000"/>
            </w:tcBorders>
            <w:vAlign w:val="center"/>
            <w:tcPrChange w:id="235" w:author="南" w:date="2026-10-21T17:01:00Z">
              <w:tcPr>
                <w:tcW w:w="680" w:type="dxa"/>
                <w:gridSpan w:val="2"/>
                <w:vMerge/>
                <w:tcBorders>
                  <w:left w:val="single" w:sz="2" w:space="0" w:color="000000"/>
                  <w:right w:val="single" w:sz="2" w:space="0" w:color="000000"/>
                </w:tcBorders>
                <w:vAlign w:val="center"/>
              </w:tcPr>
            </w:tcPrChange>
          </w:tcPr>
          <w:p w14:paraId="217D3DE9" w14:textId="77777777" w:rsidR="00C80897" w:rsidRDefault="00C80897">
            <w:pPr>
              <w:spacing w:line="560" w:lineRule="exact"/>
              <w:rPr>
                <w:sz w:val="24"/>
              </w:rPr>
            </w:pPr>
          </w:p>
        </w:tc>
        <w:tc>
          <w:tcPr>
            <w:tcW w:w="1509" w:type="dxa"/>
            <w:tcBorders>
              <w:left w:val="single" w:sz="2" w:space="0" w:color="000000"/>
              <w:bottom w:val="single" w:sz="2" w:space="0" w:color="000000"/>
              <w:right w:val="single" w:sz="2" w:space="0" w:color="000000"/>
            </w:tcBorders>
            <w:vAlign w:val="center"/>
            <w:tcPrChange w:id="236" w:author="南" w:date="2026-10-21T17:01:00Z">
              <w:tcPr>
                <w:tcW w:w="1516" w:type="dxa"/>
                <w:gridSpan w:val="2"/>
                <w:tcBorders>
                  <w:left w:val="single" w:sz="2" w:space="0" w:color="000000"/>
                  <w:bottom w:val="single" w:sz="2" w:space="0" w:color="000000"/>
                  <w:right w:val="single" w:sz="2" w:space="0" w:color="000000"/>
                </w:tcBorders>
                <w:vAlign w:val="center"/>
              </w:tcPr>
            </w:tcPrChange>
          </w:tcPr>
          <w:p w14:paraId="5CBCC95E" w14:textId="77777777" w:rsidR="00C80897" w:rsidRDefault="00C831D6">
            <w:pPr>
              <w:spacing w:line="560" w:lineRule="exact"/>
              <w:jc w:val="left"/>
              <w:rPr>
                <w:sz w:val="24"/>
              </w:rPr>
            </w:pPr>
            <w:ins w:id="237" w:author="南" w:date="2026-10-22T20:14:00Z">
              <w:r>
                <w:rPr>
                  <w:rFonts w:hint="eastAsia"/>
                  <w:sz w:val="24"/>
                </w:rPr>
                <w:t>易欣雨</w:t>
              </w:r>
            </w:ins>
          </w:p>
        </w:tc>
        <w:tc>
          <w:tcPr>
            <w:tcW w:w="1618" w:type="dxa"/>
            <w:gridSpan w:val="3"/>
            <w:tcBorders>
              <w:bottom w:val="single" w:sz="2" w:space="0" w:color="000000"/>
              <w:right w:val="single" w:sz="2" w:space="0" w:color="000000"/>
            </w:tcBorders>
            <w:vAlign w:val="center"/>
            <w:tcPrChange w:id="238" w:author="南" w:date="2026-10-21T17:01:00Z">
              <w:tcPr>
                <w:tcW w:w="1627" w:type="dxa"/>
                <w:gridSpan w:val="4"/>
                <w:tcBorders>
                  <w:bottom w:val="single" w:sz="2" w:space="0" w:color="000000"/>
                  <w:right w:val="single" w:sz="2" w:space="0" w:color="000000"/>
                </w:tcBorders>
                <w:vAlign w:val="center"/>
              </w:tcPr>
            </w:tcPrChange>
          </w:tcPr>
          <w:p w14:paraId="5185FE0E" w14:textId="77777777" w:rsidR="00C80897" w:rsidRDefault="00C831D6">
            <w:pPr>
              <w:spacing w:line="560" w:lineRule="exact"/>
              <w:jc w:val="left"/>
              <w:rPr>
                <w:sz w:val="24"/>
              </w:rPr>
            </w:pPr>
            <w:ins w:id="239" w:author="南" w:date="2026-10-22T20:14:00Z">
              <w:r>
                <w:rPr>
                  <w:rFonts w:hint="eastAsia"/>
                  <w:sz w:val="24"/>
                </w:rPr>
                <w:t>广东外语外贸大学</w:t>
              </w:r>
            </w:ins>
          </w:p>
        </w:tc>
        <w:tc>
          <w:tcPr>
            <w:tcW w:w="841" w:type="dxa"/>
            <w:tcBorders>
              <w:bottom w:val="single" w:sz="2" w:space="0" w:color="000000"/>
              <w:right w:val="single" w:sz="2" w:space="0" w:color="000000"/>
            </w:tcBorders>
            <w:vAlign w:val="center"/>
            <w:tcPrChange w:id="240" w:author="南" w:date="2026-10-21T17:01:00Z">
              <w:tcPr>
                <w:tcW w:w="846" w:type="dxa"/>
                <w:gridSpan w:val="2"/>
                <w:tcBorders>
                  <w:bottom w:val="single" w:sz="2" w:space="0" w:color="000000"/>
                  <w:right w:val="single" w:sz="2" w:space="0" w:color="000000"/>
                </w:tcBorders>
                <w:vAlign w:val="center"/>
              </w:tcPr>
            </w:tcPrChange>
          </w:tcPr>
          <w:p w14:paraId="1C702FF0" w14:textId="77777777" w:rsidR="00C80897" w:rsidRDefault="00C831D6">
            <w:pPr>
              <w:spacing w:line="560" w:lineRule="exact"/>
              <w:jc w:val="left"/>
              <w:rPr>
                <w:sz w:val="24"/>
              </w:rPr>
            </w:pPr>
            <w:ins w:id="241" w:author="南" w:date="2026-10-22T20:14:00Z">
              <w:r>
                <w:rPr>
                  <w:rFonts w:hint="eastAsia"/>
                  <w:sz w:val="24"/>
                </w:rPr>
                <w:t>女</w:t>
              </w:r>
            </w:ins>
          </w:p>
        </w:tc>
        <w:tc>
          <w:tcPr>
            <w:tcW w:w="1400" w:type="dxa"/>
            <w:gridSpan w:val="3"/>
            <w:tcBorders>
              <w:bottom w:val="single" w:sz="2" w:space="0" w:color="000000"/>
              <w:right w:val="single" w:sz="2" w:space="0" w:color="000000"/>
            </w:tcBorders>
            <w:vAlign w:val="center"/>
            <w:tcPrChange w:id="242" w:author="南" w:date="2026-10-21T17:01:00Z">
              <w:tcPr>
                <w:tcW w:w="1407" w:type="dxa"/>
                <w:gridSpan w:val="4"/>
                <w:tcBorders>
                  <w:bottom w:val="single" w:sz="2" w:space="0" w:color="000000"/>
                  <w:right w:val="single" w:sz="2" w:space="0" w:color="000000"/>
                </w:tcBorders>
                <w:vAlign w:val="center"/>
              </w:tcPr>
            </w:tcPrChange>
          </w:tcPr>
          <w:p w14:paraId="16EBBD4B" w14:textId="77777777" w:rsidR="00C80897" w:rsidRDefault="00C80897">
            <w:pPr>
              <w:spacing w:line="560" w:lineRule="exact"/>
              <w:jc w:val="left"/>
              <w:rPr>
                <w:sz w:val="24"/>
              </w:rPr>
            </w:pPr>
          </w:p>
        </w:tc>
        <w:tc>
          <w:tcPr>
            <w:tcW w:w="2692" w:type="dxa"/>
            <w:gridSpan w:val="4"/>
            <w:tcBorders>
              <w:bottom w:val="single" w:sz="2" w:space="0" w:color="000000"/>
              <w:right w:val="single" w:sz="2" w:space="0" w:color="000000"/>
            </w:tcBorders>
            <w:vAlign w:val="center"/>
            <w:tcPrChange w:id="243" w:author="南" w:date="2026-10-21T17:01:00Z">
              <w:tcPr>
                <w:tcW w:w="2659" w:type="dxa"/>
                <w:gridSpan w:val="6"/>
                <w:tcBorders>
                  <w:bottom w:val="single" w:sz="2" w:space="0" w:color="000000"/>
                  <w:right w:val="single" w:sz="2" w:space="0" w:color="000000"/>
                </w:tcBorders>
                <w:vAlign w:val="center"/>
              </w:tcPr>
            </w:tcPrChange>
          </w:tcPr>
          <w:p w14:paraId="6CC99513" w14:textId="77777777" w:rsidR="00C80897" w:rsidRDefault="00C80897">
            <w:pPr>
              <w:spacing w:line="560" w:lineRule="exact"/>
              <w:jc w:val="left"/>
              <w:rPr>
                <w:sz w:val="24"/>
              </w:rPr>
            </w:pPr>
          </w:p>
        </w:tc>
      </w:tr>
      <w:tr w:rsidR="00C80897" w14:paraId="6459E24E" w14:textId="77777777" w:rsidTr="00C80897">
        <w:trPr>
          <w:cantSplit/>
          <w:trHeight w:val="454"/>
          <w:trPrChange w:id="244" w:author="南" w:date="2026-10-21T17:01:00Z">
            <w:trPr>
              <w:cantSplit/>
              <w:trHeight w:val="454"/>
            </w:trPr>
          </w:trPrChange>
        </w:trPr>
        <w:tc>
          <w:tcPr>
            <w:tcW w:w="677" w:type="dxa"/>
            <w:vMerge/>
            <w:tcBorders>
              <w:left w:val="single" w:sz="2" w:space="0" w:color="000000"/>
              <w:right w:val="single" w:sz="2" w:space="0" w:color="000000"/>
            </w:tcBorders>
            <w:vAlign w:val="center"/>
            <w:tcPrChange w:id="245" w:author="南" w:date="2026-10-21T17:01:00Z">
              <w:tcPr>
                <w:tcW w:w="680" w:type="dxa"/>
                <w:gridSpan w:val="2"/>
                <w:vMerge/>
                <w:tcBorders>
                  <w:left w:val="single" w:sz="2" w:space="0" w:color="000000"/>
                  <w:right w:val="single" w:sz="2" w:space="0" w:color="000000"/>
                </w:tcBorders>
                <w:vAlign w:val="center"/>
              </w:tcPr>
            </w:tcPrChange>
          </w:tcPr>
          <w:p w14:paraId="2F952EE8" w14:textId="77777777" w:rsidR="00C80897" w:rsidRDefault="00C80897">
            <w:pPr>
              <w:spacing w:line="560" w:lineRule="exact"/>
              <w:rPr>
                <w:sz w:val="24"/>
              </w:rPr>
            </w:pPr>
          </w:p>
        </w:tc>
        <w:tc>
          <w:tcPr>
            <w:tcW w:w="1509" w:type="dxa"/>
            <w:tcBorders>
              <w:left w:val="single" w:sz="2" w:space="0" w:color="000000"/>
              <w:bottom w:val="single" w:sz="2" w:space="0" w:color="000000"/>
              <w:right w:val="single" w:sz="2" w:space="0" w:color="000000"/>
            </w:tcBorders>
            <w:vAlign w:val="center"/>
            <w:tcPrChange w:id="246" w:author="南" w:date="2026-10-21T17:01:00Z">
              <w:tcPr>
                <w:tcW w:w="1516" w:type="dxa"/>
                <w:gridSpan w:val="2"/>
                <w:tcBorders>
                  <w:left w:val="single" w:sz="2" w:space="0" w:color="000000"/>
                  <w:bottom w:val="single" w:sz="2" w:space="0" w:color="000000"/>
                  <w:right w:val="single" w:sz="2" w:space="0" w:color="000000"/>
                </w:tcBorders>
                <w:vAlign w:val="center"/>
              </w:tcPr>
            </w:tcPrChange>
          </w:tcPr>
          <w:p w14:paraId="093557A5" w14:textId="77777777" w:rsidR="00C80897" w:rsidRDefault="00C80897">
            <w:pPr>
              <w:spacing w:line="560" w:lineRule="exact"/>
              <w:jc w:val="left"/>
              <w:rPr>
                <w:sz w:val="24"/>
              </w:rPr>
            </w:pPr>
          </w:p>
        </w:tc>
        <w:tc>
          <w:tcPr>
            <w:tcW w:w="1618" w:type="dxa"/>
            <w:gridSpan w:val="3"/>
            <w:tcBorders>
              <w:bottom w:val="single" w:sz="2" w:space="0" w:color="000000"/>
              <w:right w:val="single" w:sz="2" w:space="0" w:color="000000"/>
            </w:tcBorders>
            <w:vAlign w:val="center"/>
            <w:tcPrChange w:id="247" w:author="南" w:date="2026-10-21T17:01:00Z">
              <w:tcPr>
                <w:tcW w:w="1627" w:type="dxa"/>
                <w:gridSpan w:val="4"/>
                <w:tcBorders>
                  <w:bottom w:val="single" w:sz="2" w:space="0" w:color="000000"/>
                  <w:right w:val="single" w:sz="2" w:space="0" w:color="000000"/>
                </w:tcBorders>
                <w:vAlign w:val="center"/>
              </w:tcPr>
            </w:tcPrChange>
          </w:tcPr>
          <w:p w14:paraId="5E7014DB" w14:textId="77777777" w:rsidR="00C80897" w:rsidRDefault="00C80897">
            <w:pPr>
              <w:spacing w:line="560" w:lineRule="exact"/>
              <w:jc w:val="left"/>
              <w:rPr>
                <w:sz w:val="24"/>
              </w:rPr>
            </w:pPr>
          </w:p>
        </w:tc>
        <w:tc>
          <w:tcPr>
            <w:tcW w:w="841" w:type="dxa"/>
            <w:tcBorders>
              <w:bottom w:val="single" w:sz="2" w:space="0" w:color="000000"/>
              <w:right w:val="single" w:sz="2" w:space="0" w:color="000000"/>
            </w:tcBorders>
            <w:vAlign w:val="center"/>
            <w:tcPrChange w:id="248" w:author="南" w:date="2026-10-21T17:01:00Z">
              <w:tcPr>
                <w:tcW w:w="846" w:type="dxa"/>
                <w:gridSpan w:val="2"/>
                <w:tcBorders>
                  <w:bottom w:val="single" w:sz="2" w:space="0" w:color="000000"/>
                  <w:right w:val="single" w:sz="2" w:space="0" w:color="000000"/>
                </w:tcBorders>
                <w:vAlign w:val="center"/>
              </w:tcPr>
            </w:tcPrChange>
          </w:tcPr>
          <w:p w14:paraId="0CDCED14" w14:textId="77777777" w:rsidR="00C80897" w:rsidRDefault="00C80897">
            <w:pPr>
              <w:spacing w:line="560" w:lineRule="exact"/>
              <w:jc w:val="left"/>
              <w:rPr>
                <w:sz w:val="24"/>
              </w:rPr>
            </w:pPr>
          </w:p>
        </w:tc>
        <w:tc>
          <w:tcPr>
            <w:tcW w:w="1400" w:type="dxa"/>
            <w:gridSpan w:val="3"/>
            <w:tcBorders>
              <w:bottom w:val="single" w:sz="2" w:space="0" w:color="000000"/>
              <w:right w:val="single" w:sz="2" w:space="0" w:color="000000"/>
            </w:tcBorders>
            <w:vAlign w:val="center"/>
            <w:tcPrChange w:id="249" w:author="南" w:date="2026-10-21T17:01:00Z">
              <w:tcPr>
                <w:tcW w:w="1407" w:type="dxa"/>
                <w:gridSpan w:val="4"/>
                <w:tcBorders>
                  <w:bottom w:val="single" w:sz="2" w:space="0" w:color="000000"/>
                  <w:right w:val="single" w:sz="2" w:space="0" w:color="000000"/>
                </w:tcBorders>
                <w:vAlign w:val="center"/>
              </w:tcPr>
            </w:tcPrChange>
          </w:tcPr>
          <w:p w14:paraId="127FD1BD" w14:textId="77777777" w:rsidR="00C80897" w:rsidRDefault="00C80897">
            <w:pPr>
              <w:spacing w:line="560" w:lineRule="exact"/>
              <w:jc w:val="left"/>
              <w:rPr>
                <w:sz w:val="24"/>
              </w:rPr>
            </w:pPr>
          </w:p>
        </w:tc>
        <w:tc>
          <w:tcPr>
            <w:tcW w:w="2692" w:type="dxa"/>
            <w:gridSpan w:val="4"/>
            <w:tcBorders>
              <w:bottom w:val="single" w:sz="2" w:space="0" w:color="000000"/>
              <w:right w:val="single" w:sz="2" w:space="0" w:color="000000"/>
            </w:tcBorders>
            <w:vAlign w:val="center"/>
            <w:tcPrChange w:id="250" w:author="南" w:date="2026-10-21T17:01:00Z">
              <w:tcPr>
                <w:tcW w:w="2659" w:type="dxa"/>
                <w:gridSpan w:val="6"/>
                <w:tcBorders>
                  <w:bottom w:val="single" w:sz="2" w:space="0" w:color="000000"/>
                  <w:right w:val="single" w:sz="2" w:space="0" w:color="000000"/>
                </w:tcBorders>
                <w:vAlign w:val="center"/>
              </w:tcPr>
            </w:tcPrChange>
          </w:tcPr>
          <w:p w14:paraId="4C9DFF59" w14:textId="77777777" w:rsidR="00C80897" w:rsidRDefault="00C80897">
            <w:pPr>
              <w:spacing w:line="560" w:lineRule="exact"/>
              <w:jc w:val="left"/>
              <w:rPr>
                <w:sz w:val="24"/>
              </w:rPr>
            </w:pPr>
          </w:p>
        </w:tc>
      </w:tr>
      <w:tr w:rsidR="00C80897" w14:paraId="29D7867C" w14:textId="77777777" w:rsidTr="00C80897">
        <w:trPr>
          <w:cantSplit/>
          <w:trHeight w:val="454"/>
          <w:trPrChange w:id="251" w:author="南" w:date="2026-10-21T17:01:00Z">
            <w:trPr>
              <w:cantSplit/>
              <w:trHeight w:val="454"/>
            </w:trPr>
          </w:trPrChange>
        </w:trPr>
        <w:tc>
          <w:tcPr>
            <w:tcW w:w="677" w:type="dxa"/>
            <w:vMerge/>
            <w:tcBorders>
              <w:left w:val="single" w:sz="2" w:space="0" w:color="000000"/>
              <w:right w:val="single" w:sz="2" w:space="0" w:color="000000"/>
            </w:tcBorders>
            <w:vAlign w:val="center"/>
            <w:tcPrChange w:id="252" w:author="南" w:date="2026-10-21T17:01:00Z">
              <w:tcPr>
                <w:tcW w:w="680" w:type="dxa"/>
                <w:gridSpan w:val="2"/>
                <w:vMerge/>
                <w:tcBorders>
                  <w:left w:val="single" w:sz="2" w:space="0" w:color="000000"/>
                  <w:right w:val="single" w:sz="2" w:space="0" w:color="000000"/>
                </w:tcBorders>
                <w:vAlign w:val="center"/>
              </w:tcPr>
            </w:tcPrChange>
          </w:tcPr>
          <w:p w14:paraId="674BB688" w14:textId="77777777" w:rsidR="00C80897" w:rsidRDefault="00C80897">
            <w:pPr>
              <w:spacing w:line="560" w:lineRule="exact"/>
              <w:rPr>
                <w:sz w:val="24"/>
              </w:rPr>
            </w:pPr>
          </w:p>
        </w:tc>
        <w:tc>
          <w:tcPr>
            <w:tcW w:w="1509" w:type="dxa"/>
            <w:tcBorders>
              <w:left w:val="single" w:sz="2" w:space="0" w:color="000000"/>
              <w:bottom w:val="single" w:sz="2" w:space="0" w:color="000000"/>
              <w:right w:val="single" w:sz="2" w:space="0" w:color="000000"/>
            </w:tcBorders>
            <w:vAlign w:val="center"/>
            <w:tcPrChange w:id="253" w:author="南" w:date="2026-10-21T17:01:00Z">
              <w:tcPr>
                <w:tcW w:w="1516" w:type="dxa"/>
                <w:gridSpan w:val="2"/>
                <w:tcBorders>
                  <w:left w:val="single" w:sz="2" w:space="0" w:color="000000"/>
                  <w:bottom w:val="single" w:sz="2" w:space="0" w:color="000000"/>
                  <w:right w:val="single" w:sz="2" w:space="0" w:color="000000"/>
                </w:tcBorders>
                <w:vAlign w:val="center"/>
              </w:tcPr>
            </w:tcPrChange>
          </w:tcPr>
          <w:p w14:paraId="5EA66455" w14:textId="77777777" w:rsidR="00C80897" w:rsidRDefault="00C80897">
            <w:pPr>
              <w:spacing w:line="560" w:lineRule="exact"/>
              <w:jc w:val="left"/>
              <w:rPr>
                <w:sz w:val="24"/>
              </w:rPr>
            </w:pPr>
          </w:p>
        </w:tc>
        <w:tc>
          <w:tcPr>
            <w:tcW w:w="1618" w:type="dxa"/>
            <w:gridSpan w:val="3"/>
            <w:tcBorders>
              <w:bottom w:val="single" w:sz="2" w:space="0" w:color="000000"/>
              <w:right w:val="single" w:sz="2" w:space="0" w:color="000000"/>
            </w:tcBorders>
            <w:vAlign w:val="center"/>
            <w:tcPrChange w:id="254" w:author="南" w:date="2026-10-21T17:01:00Z">
              <w:tcPr>
                <w:tcW w:w="1627" w:type="dxa"/>
                <w:gridSpan w:val="4"/>
                <w:tcBorders>
                  <w:bottom w:val="single" w:sz="2" w:space="0" w:color="000000"/>
                  <w:right w:val="single" w:sz="2" w:space="0" w:color="000000"/>
                </w:tcBorders>
                <w:vAlign w:val="center"/>
              </w:tcPr>
            </w:tcPrChange>
          </w:tcPr>
          <w:p w14:paraId="3064046B" w14:textId="77777777" w:rsidR="00C80897" w:rsidRDefault="00C80897">
            <w:pPr>
              <w:spacing w:line="560" w:lineRule="exact"/>
              <w:jc w:val="left"/>
              <w:rPr>
                <w:sz w:val="24"/>
              </w:rPr>
            </w:pPr>
          </w:p>
        </w:tc>
        <w:tc>
          <w:tcPr>
            <w:tcW w:w="841" w:type="dxa"/>
            <w:tcBorders>
              <w:bottom w:val="single" w:sz="2" w:space="0" w:color="000000"/>
              <w:right w:val="single" w:sz="2" w:space="0" w:color="000000"/>
            </w:tcBorders>
            <w:vAlign w:val="center"/>
            <w:tcPrChange w:id="255" w:author="南" w:date="2026-10-21T17:01:00Z">
              <w:tcPr>
                <w:tcW w:w="846" w:type="dxa"/>
                <w:gridSpan w:val="2"/>
                <w:tcBorders>
                  <w:bottom w:val="single" w:sz="2" w:space="0" w:color="000000"/>
                  <w:right w:val="single" w:sz="2" w:space="0" w:color="000000"/>
                </w:tcBorders>
                <w:vAlign w:val="center"/>
              </w:tcPr>
            </w:tcPrChange>
          </w:tcPr>
          <w:p w14:paraId="080A5A29" w14:textId="77777777" w:rsidR="00C80897" w:rsidRDefault="00C80897">
            <w:pPr>
              <w:spacing w:line="560" w:lineRule="exact"/>
              <w:jc w:val="left"/>
              <w:rPr>
                <w:sz w:val="24"/>
              </w:rPr>
            </w:pPr>
          </w:p>
        </w:tc>
        <w:tc>
          <w:tcPr>
            <w:tcW w:w="1400" w:type="dxa"/>
            <w:gridSpan w:val="3"/>
            <w:tcBorders>
              <w:bottom w:val="single" w:sz="2" w:space="0" w:color="000000"/>
              <w:right w:val="single" w:sz="2" w:space="0" w:color="000000"/>
            </w:tcBorders>
            <w:vAlign w:val="center"/>
            <w:tcPrChange w:id="256" w:author="南" w:date="2026-10-21T17:01:00Z">
              <w:tcPr>
                <w:tcW w:w="1407" w:type="dxa"/>
                <w:gridSpan w:val="4"/>
                <w:tcBorders>
                  <w:bottom w:val="single" w:sz="2" w:space="0" w:color="000000"/>
                  <w:right w:val="single" w:sz="2" w:space="0" w:color="000000"/>
                </w:tcBorders>
                <w:vAlign w:val="center"/>
              </w:tcPr>
            </w:tcPrChange>
          </w:tcPr>
          <w:p w14:paraId="10318FD8" w14:textId="77777777" w:rsidR="00C80897" w:rsidRDefault="00C80897">
            <w:pPr>
              <w:spacing w:line="560" w:lineRule="exact"/>
              <w:jc w:val="left"/>
              <w:rPr>
                <w:sz w:val="24"/>
              </w:rPr>
            </w:pPr>
          </w:p>
        </w:tc>
        <w:tc>
          <w:tcPr>
            <w:tcW w:w="2692" w:type="dxa"/>
            <w:gridSpan w:val="4"/>
            <w:tcBorders>
              <w:bottom w:val="single" w:sz="2" w:space="0" w:color="000000"/>
              <w:right w:val="single" w:sz="2" w:space="0" w:color="000000"/>
            </w:tcBorders>
            <w:vAlign w:val="center"/>
            <w:tcPrChange w:id="257" w:author="南" w:date="2026-10-21T17:01:00Z">
              <w:tcPr>
                <w:tcW w:w="2659" w:type="dxa"/>
                <w:gridSpan w:val="6"/>
                <w:tcBorders>
                  <w:bottom w:val="single" w:sz="2" w:space="0" w:color="000000"/>
                  <w:right w:val="single" w:sz="2" w:space="0" w:color="000000"/>
                </w:tcBorders>
                <w:vAlign w:val="center"/>
              </w:tcPr>
            </w:tcPrChange>
          </w:tcPr>
          <w:p w14:paraId="586806BE" w14:textId="77777777" w:rsidR="00C80897" w:rsidRDefault="00C80897">
            <w:pPr>
              <w:spacing w:line="560" w:lineRule="exact"/>
              <w:jc w:val="left"/>
              <w:rPr>
                <w:sz w:val="24"/>
              </w:rPr>
            </w:pPr>
          </w:p>
        </w:tc>
      </w:tr>
      <w:tr w:rsidR="00C80897" w14:paraId="1A799BC5" w14:textId="77777777" w:rsidTr="00C80897">
        <w:trPr>
          <w:cantSplit/>
          <w:trHeight w:val="454"/>
          <w:trPrChange w:id="258" w:author="南" w:date="2026-10-21T17:01:00Z">
            <w:trPr>
              <w:cantSplit/>
              <w:trHeight w:val="454"/>
            </w:trPr>
          </w:trPrChange>
        </w:trPr>
        <w:tc>
          <w:tcPr>
            <w:tcW w:w="677" w:type="dxa"/>
            <w:vMerge/>
            <w:tcBorders>
              <w:left w:val="single" w:sz="2" w:space="0" w:color="000000"/>
              <w:right w:val="single" w:sz="2" w:space="0" w:color="000000"/>
            </w:tcBorders>
            <w:vAlign w:val="center"/>
            <w:tcPrChange w:id="259" w:author="南" w:date="2026-10-21T17:01:00Z">
              <w:tcPr>
                <w:tcW w:w="680" w:type="dxa"/>
                <w:gridSpan w:val="2"/>
                <w:vMerge/>
                <w:tcBorders>
                  <w:left w:val="single" w:sz="2" w:space="0" w:color="000000"/>
                  <w:right w:val="single" w:sz="2" w:space="0" w:color="000000"/>
                </w:tcBorders>
                <w:vAlign w:val="center"/>
              </w:tcPr>
            </w:tcPrChange>
          </w:tcPr>
          <w:p w14:paraId="4C4F0642" w14:textId="77777777" w:rsidR="00C80897" w:rsidRDefault="00C80897">
            <w:pPr>
              <w:spacing w:line="560" w:lineRule="exact"/>
              <w:rPr>
                <w:sz w:val="24"/>
              </w:rPr>
            </w:pPr>
          </w:p>
        </w:tc>
        <w:tc>
          <w:tcPr>
            <w:tcW w:w="1509" w:type="dxa"/>
            <w:tcBorders>
              <w:left w:val="single" w:sz="2" w:space="0" w:color="000000"/>
              <w:bottom w:val="single" w:sz="4" w:space="0" w:color="auto"/>
              <w:right w:val="single" w:sz="2" w:space="0" w:color="000000"/>
            </w:tcBorders>
            <w:vAlign w:val="center"/>
            <w:tcPrChange w:id="260" w:author="南" w:date="2026-10-21T17:01:00Z">
              <w:tcPr>
                <w:tcW w:w="1516" w:type="dxa"/>
                <w:gridSpan w:val="2"/>
                <w:tcBorders>
                  <w:left w:val="single" w:sz="2" w:space="0" w:color="000000"/>
                  <w:bottom w:val="single" w:sz="4" w:space="0" w:color="auto"/>
                  <w:right w:val="single" w:sz="2" w:space="0" w:color="000000"/>
                </w:tcBorders>
                <w:vAlign w:val="center"/>
              </w:tcPr>
            </w:tcPrChange>
          </w:tcPr>
          <w:p w14:paraId="0EAFE932" w14:textId="77777777" w:rsidR="00C80897" w:rsidRDefault="00C80897">
            <w:pPr>
              <w:spacing w:line="560" w:lineRule="exact"/>
              <w:jc w:val="left"/>
              <w:rPr>
                <w:sz w:val="24"/>
              </w:rPr>
            </w:pPr>
          </w:p>
        </w:tc>
        <w:tc>
          <w:tcPr>
            <w:tcW w:w="1618" w:type="dxa"/>
            <w:gridSpan w:val="3"/>
            <w:tcBorders>
              <w:bottom w:val="single" w:sz="2" w:space="0" w:color="000000"/>
              <w:right w:val="single" w:sz="2" w:space="0" w:color="000000"/>
            </w:tcBorders>
            <w:vAlign w:val="center"/>
            <w:tcPrChange w:id="261" w:author="南" w:date="2026-10-21T17:01:00Z">
              <w:tcPr>
                <w:tcW w:w="1627" w:type="dxa"/>
                <w:gridSpan w:val="4"/>
                <w:tcBorders>
                  <w:bottom w:val="single" w:sz="2" w:space="0" w:color="000000"/>
                  <w:right w:val="single" w:sz="2" w:space="0" w:color="000000"/>
                </w:tcBorders>
                <w:vAlign w:val="center"/>
              </w:tcPr>
            </w:tcPrChange>
          </w:tcPr>
          <w:p w14:paraId="0D91E721" w14:textId="77777777" w:rsidR="00C80897" w:rsidRDefault="00C80897">
            <w:pPr>
              <w:spacing w:line="560" w:lineRule="exact"/>
              <w:jc w:val="left"/>
              <w:rPr>
                <w:sz w:val="24"/>
              </w:rPr>
            </w:pPr>
          </w:p>
        </w:tc>
        <w:tc>
          <w:tcPr>
            <w:tcW w:w="841" w:type="dxa"/>
            <w:tcBorders>
              <w:bottom w:val="single" w:sz="2" w:space="0" w:color="000000"/>
              <w:right w:val="single" w:sz="2" w:space="0" w:color="000000"/>
            </w:tcBorders>
            <w:vAlign w:val="center"/>
            <w:tcPrChange w:id="262" w:author="南" w:date="2026-10-21T17:01:00Z">
              <w:tcPr>
                <w:tcW w:w="846" w:type="dxa"/>
                <w:gridSpan w:val="2"/>
                <w:tcBorders>
                  <w:bottom w:val="single" w:sz="2" w:space="0" w:color="000000"/>
                  <w:right w:val="single" w:sz="2" w:space="0" w:color="000000"/>
                </w:tcBorders>
                <w:vAlign w:val="center"/>
              </w:tcPr>
            </w:tcPrChange>
          </w:tcPr>
          <w:p w14:paraId="315C86CD" w14:textId="77777777" w:rsidR="00C80897" w:rsidRDefault="00C80897">
            <w:pPr>
              <w:spacing w:line="560" w:lineRule="exact"/>
              <w:jc w:val="left"/>
              <w:rPr>
                <w:sz w:val="24"/>
              </w:rPr>
            </w:pPr>
          </w:p>
        </w:tc>
        <w:tc>
          <w:tcPr>
            <w:tcW w:w="1400" w:type="dxa"/>
            <w:gridSpan w:val="3"/>
            <w:tcBorders>
              <w:bottom w:val="single" w:sz="2" w:space="0" w:color="000000"/>
              <w:right w:val="single" w:sz="2" w:space="0" w:color="000000"/>
            </w:tcBorders>
            <w:vAlign w:val="center"/>
            <w:tcPrChange w:id="263" w:author="南" w:date="2026-10-21T17:01:00Z">
              <w:tcPr>
                <w:tcW w:w="1407" w:type="dxa"/>
                <w:gridSpan w:val="4"/>
                <w:tcBorders>
                  <w:bottom w:val="single" w:sz="2" w:space="0" w:color="000000"/>
                  <w:right w:val="single" w:sz="2" w:space="0" w:color="000000"/>
                </w:tcBorders>
                <w:vAlign w:val="center"/>
              </w:tcPr>
            </w:tcPrChange>
          </w:tcPr>
          <w:p w14:paraId="45AC2796" w14:textId="77777777" w:rsidR="00C80897" w:rsidRDefault="00C80897">
            <w:pPr>
              <w:spacing w:line="560" w:lineRule="exact"/>
              <w:jc w:val="left"/>
              <w:rPr>
                <w:sz w:val="24"/>
              </w:rPr>
            </w:pPr>
          </w:p>
        </w:tc>
        <w:tc>
          <w:tcPr>
            <w:tcW w:w="2692" w:type="dxa"/>
            <w:gridSpan w:val="4"/>
            <w:tcBorders>
              <w:bottom w:val="single" w:sz="2" w:space="0" w:color="000000"/>
              <w:right w:val="single" w:sz="2" w:space="0" w:color="000000"/>
            </w:tcBorders>
            <w:vAlign w:val="center"/>
            <w:tcPrChange w:id="264" w:author="南" w:date="2026-10-21T17:01:00Z">
              <w:tcPr>
                <w:tcW w:w="2659" w:type="dxa"/>
                <w:gridSpan w:val="6"/>
                <w:tcBorders>
                  <w:bottom w:val="single" w:sz="2" w:space="0" w:color="000000"/>
                  <w:right w:val="single" w:sz="2" w:space="0" w:color="000000"/>
                </w:tcBorders>
                <w:vAlign w:val="center"/>
              </w:tcPr>
            </w:tcPrChange>
          </w:tcPr>
          <w:p w14:paraId="78777969" w14:textId="77777777" w:rsidR="00C80897" w:rsidRDefault="00C80897">
            <w:pPr>
              <w:spacing w:line="560" w:lineRule="exact"/>
              <w:jc w:val="left"/>
              <w:rPr>
                <w:sz w:val="24"/>
              </w:rPr>
            </w:pPr>
          </w:p>
        </w:tc>
      </w:tr>
      <w:tr w:rsidR="00C80897" w14:paraId="7C2E010B" w14:textId="77777777" w:rsidTr="00C80897">
        <w:trPr>
          <w:cantSplit/>
          <w:trHeight w:val="454"/>
          <w:trPrChange w:id="265" w:author="南" w:date="2026-10-21T17:01:00Z">
            <w:trPr>
              <w:cantSplit/>
              <w:trHeight w:val="454"/>
            </w:trPr>
          </w:trPrChange>
        </w:trPr>
        <w:tc>
          <w:tcPr>
            <w:tcW w:w="677" w:type="dxa"/>
            <w:vMerge/>
            <w:tcBorders>
              <w:left w:val="single" w:sz="2" w:space="0" w:color="000000"/>
              <w:right w:val="single" w:sz="2" w:space="0" w:color="000000"/>
            </w:tcBorders>
            <w:vAlign w:val="center"/>
            <w:tcPrChange w:id="266" w:author="南" w:date="2026-10-21T17:01:00Z">
              <w:tcPr>
                <w:tcW w:w="680" w:type="dxa"/>
                <w:gridSpan w:val="2"/>
                <w:vMerge/>
                <w:tcBorders>
                  <w:left w:val="single" w:sz="2" w:space="0" w:color="000000"/>
                  <w:right w:val="single" w:sz="2" w:space="0" w:color="000000"/>
                </w:tcBorders>
                <w:vAlign w:val="center"/>
              </w:tcPr>
            </w:tcPrChange>
          </w:tcPr>
          <w:p w14:paraId="46599A53" w14:textId="77777777" w:rsidR="00C80897" w:rsidRDefault="00C80897">
            <w:pPr>
              <w:spacing w:line="560" w:lineRule="exact"/>
              <w:jc w:val="center"/>
              <w:rPr>
                <w:rFonts w:eastAsia="仿宋_GB2312"/>
                <w:sz w:val="24"/>
              </w:rPr>
            </w:pPr>
          </w:p>
        </w:tc>
        <w:tc>
          <w:tcPr>
            <w:tcW w:w="1509" w:type="dxa"/>
            <w:tcBorders>
              <w:left w:val="single" w:sz="2" w:space="0" w:color="000000"/>
              <w:right w:val="single" w:sz="2" w:space="0" w:color="000000"/>
            </w:tcBorders>
            <w:vAlign w:val="center"/>
            <w:tcPrChange w:id="267" w:author="南" w:date="2026-10-21T17:01:00Z">
              <w:tcPr>
                <w:tcW w:w="1516" w:type="dxa"/>
                <w:gridSpan w:val="2"/>
                <w:tcBorders>
                  <w:left w:val="single" w:sz="2" w:space="0" w:color="000000"/>
                  <w:right w:val="single" w:sz="2" w:space="0" w:color="000000"/>
                </w:tcBorders>
                <w:vAlign w:val="center"/>
              </w:tcPr>
            </w:tcPrChange>
          </w:tcPr>
          <w:p w14:paraId="7682401C" w14:textId="77777777" w:rsidR="00C80897" w:rsidRDefault="00C80897">
            <w:pPr>
              <w:spacing w:line="560" w:lineRule="exact"/>
              <w:rPr>
                <w:rFonts w:eastAsia="仿宋_GB2312"/>
                <w:sz w:val="24"/>
              </w:rPr>
            </w:pPr>
          </w:p>
        </w:tc>
        <w:tc>
          <w:tcPr>
            <w:tcW w:w="1618" w:type="dxa"/>
            <w:gridSpan w:val="3"/>
            <w:tcBorders>
              <w:right w:val="single" w:sz="4" w:space="0" w:color="auto"/>
            </w:tcBorders>
            <w:vAlign w:val="center"/>
            <w:tcPrChange w:id="268" w:author="南" w:date="2026-10-21T17:01:00Z">
              <w:tcPr>
                <w:tcW w:w="1627" w:type="dxa"/>
                <w:gridSpan w:val="4"/>
                <w:tcBorders>
                  <w:right w:val="single" w:sz="4" w:space="0" w:color="auto"/>
                </w:tcBorders>
                <w:vAlign w:val="center"/>
              </w:tcPr>
            </w:tcPrChange>
          </w:tcPr>
          <w:p w14:paraId="7DE269D4" w14:textId="77777777" w:rsidR="00C80897" w:rsidRDefault="00C80897">
            <w:pPr>
              <w:spacing w:line="560" w:lineRule="exact"/>
              <w:rPr>
                <w:rFonts w:eastAsia="仿宋_GB2312"/>
                <w:sz w:val="24"/>
              </w:rPr>
            </w:pPr>
          </w:p>
        </w:tc>
        <w:tc>
          <w:tcPr>
            <w:tcW w:w="841" w:type="dxa"/>
            <w:tcBorders>
              <w:right w:val="single" w:sz="2" w:space="0" w:color="000000"/>
            </w:tcBorders>
            <w:vAlign w:val="center"/>
            <w:tcPrChange w:id="269" w:author="南" w:date="2026-10-21T17:01:00Z">
              <w:tcPr>
                <w:tcW w:w="846" w:type="dxa"/>
                <w:gridSpan w:val="2"/>
                <w:tcBorders>
                  <w:right w:val="single" w:sz="2" w:space="0" w:color="000000"/>
                </w:tcBorders>
                <w:vAlign w:val="center"/>
              </w:tcPr>
            </w:tcPrChange>
          </w:tcPr>
          <w:p w14:paraId="7202ED5D" w14:textId="77777777" w:rsidR="00C80897" w:rsidRDefault="00C80897">
            <w:pPr>
              <w:spacing w:line="560" w:lineRule="exact"/>
              <w:rPr>
                <w:rFonts w:eastAsia="仿宋_GB2312"/>
                <w:sz w:val="24"/>
              </w:rPr>
            </w:pPr>
          </w:p>
        </w:tc>
        <w:tc>
          <w:tcPr>
            <w:tcW w:w="1400" w:type="dxa"/>
            <w:gridSpan w:val="3"/>
            <w:tcBorders>
              <w:right w:val="single" w:sz="4" w:space="0" w:color="auto"/>
            </w:tcBorders>
            <w:vAlign w:val="center"/>
            <w:tcPrChange w:id="270" w:author="南" w:date="2026-10-21T17:01:00Z">
              <w:tcPr>
                <w:tcW w:w="1407" w:type="dxa"/>
                <w:gridSpan w:val="4"/>
                <w:tcBorders>
                  <w:right w:val="single" w:sz="4" w:space="0" w:color="auto"/>
                </w:tcBorders>
                <w:vAlign w:val="center"/>
              </w:tcPr>
            </w:tcPrChange>
          </w:tcPr>
          <w:p w14:paraId="7558F2A8" w14:textId="77777777" w:rsidR="00C80897" w:rsidRDefault="00C80897">
            <w:pPr>
              <w:spacing w:line="560" w:lineRule="exact"/>
              <w:rPr>
                <w:rFonts w:eastAsia="仿宋_GB2312"/>
                <w:sz w:val="24"/>
              </w:rPr>
            </w:pPr>
          </w:p>
        </w:tc>
        <w:tc>
          <w:tcPr>
            <w:tcW w:w="2692" w:type="dxa"/>
            <w:gridSpan w:val="4"/>
            <w:tcBorders>
              <w:right w:val="single" w:sz="2" w:space="0" w:color="000000"/>
            </w:tcBorders>
            <w:vAlign w:val="center"/>
            <w:tcPrChange w:id="271" w:author="南" w:date="2026-10-21T17:01:00Z">
              <w:tcPr>
                <w:tcW w:w="2659" w:type="dxa"/>
                <w:gridSpan w:val="6"/>
                <w:tcBorders>
                  <w:right w:val="single" w:sz="2" w:space="0" w:color="000000"/>
                </w:tcBorders>
                <w:vAlign w:val="center"/>
              </w:tcPr>
            </w:tcPrChange>
          </w:tcPr>
          <w:p w14:paraId="70620A32" w14:textId="77777777" w:rsidR="00C80897" w:rsidRDefault="00C80897">
            <w:pPr>
              <w:spacing w:line="560" w:lineRule="exact"/>
              <w:rPr>
                <w:rFonts w:eastAsia="仿宋_GB2312"/>
                <w:sz w:val="24"/>
              </w:rPr>
            </w:pPr>
          </w:p>
        </w:tc>
      </w:tr>
      <w:tr w:rsidR="00C80897" w14:paraId="24DEEA37" w14:textId="77777777" w:rsidTr="00C80897">
        <w:trPr>
          <w:cantSplit/>
          <w:trHeight w:val="454"/>
          <w:trPrChange w:id="272" w:author="南" w:date="2026-10-21T17:01:00Z">
            <w:trPr>
              <w:cantSplit/>
              <w:trHeight w:val="454"/>
            </w:trPr>
          </w:trPrChange>
        </w:trPr>
        <w:tc>
          <w:tcPr>
            <w:tcW w:w="677" w:type="dxa"/>
            <w:vMerge/>
            <w:tcBorders>
              <w:left w:val="single" w:sz="2" w:space="0" w:color="000000"/>
              <w:right w:val="single" w:sz="2" w:space="0" w:color="000000"/>
            </w:tcBorders>
            <w:vAlign w:val="center"/>
            <w:tcPrChange w:id="273" w:author="南" w:date="2026-10-21T17:01:00Z">
              <w:tcPr>
                <w:tcW w:w="680" w:type="dxa"/>
                <w:gridSpan w:val="2"/>
                <w:vMerge/>
                <w:tcBorders>
                  <w:left w:val="single" w:sz="2" w:space="0" w:color="000000"/>
                  <w:right w:val="single" w:sz="2" w:space="0" w:color="000000"/>
                </w:tcBorders>
                <w:vAlign w:val="center"/>
              </w:tcPr>
            </w:tcPrChange>
          </w:tcPr>
          <w:p w14:paraId="0BEAFDF5" w14:textId="77777777" w:rsidR="00C80897" w:rsidRDefault="00C80897">
            <w:pPr>
              <w:spacing w:line="560" w:lineRule="exact"/>
              <w:jc w:val="center"/>
              <w:rPr>
                <w:rFonts w:eastAsia="仿宋_GB2312"/>
                <w:sz w:val="24"/>
              </w:rPr>
            </w:pPr>
          </w:p>
        </w:tc>
        <w:tc>
          <w:tcPr>
            <w:tcW w:w="1509" w:type="dxa"/>
            <w:tcBorders>
              <w:left w:val="single" w:sz="2" w:space="0" w:color="000000"/>
              <w:right w:val="single" w:sz="2" w:space="0" w:color="000000"/>
            </w:tcBorders>
            <w:vAlign w:val="center"/>
            <w:tcPrChange w:id="274" w:author="南" w:date="2026-10-21T17:01:00Z">
              <w:tcPr>
                <w:tcW w:w="1516" w:type="dxa"/>
                <w:gridSpan w:val="2"/>
                <w:tcBorders>
                  <w:left w:val="single" w:sz="2" w:space="0" w:color="000000"/>
                  <w:right w:val="single" w:sz="2" w:space="0" w:color="000000"/>
                </w:tcBorders>
                <w:vAlign w:val="center"/>
              </w:tcPr>
            </w:tcPrChange>
          </w:tcPr>
          <w:p w14:paraId="511D5654" w14:textId="77777777" w:rsidR="00C80897" w:rsidRDefault="00C80897">
            <w:pPr>
              <w:spacing w:line="560" w:lineRule="exact"/>
              <w:rPr>
                <w:rFonts w:eastAsia="仿宋_GB2312"/>
                <w:sz w:val="24"/>
              </w:rPr>
            </w:pPr>
          </w:p>
        </w:tc>
        <w:tc>
          <w:tcPr>
            <w:tcW w:w="1618" w:type="dxa"/>
            <w:gridSpan w:val="3"/>
            <w:tcBorders>
              <w:right w:val="single" w:sz="4" w:space="0" w:color="auto"/>
            </w:tcBorders>
            <w:vAlign w:val="center"/>
            <w:tcPrChange w:id="275" w:author="南" w:date="2026-10-21T17:01:00Z">
              <w:tcPr>
                <w:tcW w:w="1627" w:type="dxa"/>
                <w:gridSpan w:val="4"/>
                <w:tcBorders>
                  <w:right w:val="single" w:sz="4" w:space="0" w:color="auto"/>
                </w:tcBorders>
                <w:vAlign w:val="center"/>
              </w:tcPr>
            </w:tcPrChange>
          </w:tcPr>
          <w:p w14:paraId="6D85A270" w14:textId="77777777" w:rsidR="00C80897" w:rsidRDefault="00C80897">
            <w:pPr>
              <w:spacing w:line="560" w:lineRule="exact"/>
              <w:rPr>
                <w:rFonts w:eastAsia="仿宋_GB2312"/>
                <w:sz w:val="24"/>
              </w:rPr>
            </w:pPr>
          </w:p>
        </w:tc>
        <w:tc>
          <w:tcPr>
            <w:tcW w:w="841" w:type="dxa"/>
            <w:tcBorders>
              <w:right w:val="single" w:sz="2" w:space="0" w:color="000000"/>
            </w:tcBorders>
            <w:vAlign w:val="center"/>
            <w:tcPrChange w:id="276" w:author="南" w:date="2026-10-21T17:01:00Z">
              <w:tcPr>
                <w:tcW w:w="846" w:type="dxa"/>
                <w:gridSpan w:val="2"/>
                <w:tcBorders>
                  <w:right w:val="single" w:sz="2" w:space="0" w:color="000000"/>
                </w:tcBorders>
                <w:vAlign w:val="center"/>
              </w:tcPr>
            </w:tcPrChange>
          </w:tcPr>
          <w:p w14:paraId="3AB59F4B" w14:textId="77777777" w:rsidR="00C80897" w:rsidRDefault="00C80897">
            <w:pPr>
              <w:spacing w:line="560" w:lineRule="exact"/>
              <w:rPr>
                <w:rFonts w:eastAsia="仿宋_GB2312"/>
                <w:sz w:val="24"/>
              </w:rPr>
            </w:pPr>
          </w:p>
        </w:tc>
        <w:tc>
          <w:tcPr>
            <w:tcW w:w="1400" w:type="dxa"/>
            <w:gridSpan w:val="3"/>
            <w:tcBorders>
              <w:right w:val="single" w:sz="4" w:space="0" w:color="auto"/>
            </w:tcBorders>
            <w:vAlign w:val="center"/>
            <w:tcPrChange w:id="277" w:author="南" w:date="2026-10-21T17:01:00Z">
              <w:tcPr>
                <w:tcW w:w="1407" w:type="dxa"/>
                <w:gridSpan w:val="4"/>
                <w:tcBorders>
                  <w:right w:val="single" w:sz="4" w:space="0" w:color="auto"/>
                </w:tcBorders>
                <w:vAlign w:val="center"/>
              </w:tcPr>
            </w:tcPrChange>
          </w:tcPr>
          <w:p w14:paraId="64ACDCC8" w14:textId="77777777" w:rsidR="00C80897" w:rsidRDefault="00C80897">
            <w:pPr>
              <w:spacing w:line="560" w:lineRule="exact"/>
              <w:rPr>
                <w:rFonts w:eastAsia="仿宋_GB2312"/>
                <w:sz w:val="24"/>
              </w:rPr>
            </w:pPr>
          </w:p>
        </w:tc>
        <w:tc>
          <w:tcPr>
            <w:tcW w:w="2692" w:type="dxa"/>
            <w:gridSpan w:val="4"/>
            <w:tcBorders>
              <w:right w:val="single" w:sz="2" w:space="0" w:color="000000"/>
            </w:tcBorders>
            <w:vAlign w:val="center"/>
            <w:tcPrChange w:id="278" w:author="南" w:date="2026-10-21T17:01:00Z">
              <w:tcPr>
                <w:tcW w:w="2659" w:type="dxa"/>
                <w:gridSpan w:val="6"/>
                <w:tcBorders>
                  <w:right w:val="single" w:sz="2" w:space="0" w:color="000000"/>
                </w:tcBorders>
                <w:vAlign w:val="center"/>
              </w:tcPr>
            </w:tcPrChange>
          </w:tcPr>
          <w:p w14:paraId="569ECB02" w14:textId="77777777" w:rsidR="00C80897" w:rsidRDefault="00C80897">
            <w:pPr>
              <w:spacing w:line="560" w:lineRule="exact"/>
              <w:rPr>
                <w:rFonts w:eastAsia="仿宋_GB2312"/>
                <w:sz w:val="24"/>
              </w:rPr>
            </w:pPr>
          </w:p>
        </w:tc>
      </w:tr>
      <w:tr w:rsidR="00C80897" w14:paraId="5A15DEAE" w14:textId="77777777" w:rsidTr="00C80897">
        <w:trPr>
          <w:cantSplit/>
          <w:trHeight w:val="454"/>
          <w:trPrChange w:id="279" w:author="南" w:date="2026-10-21T17:01:00Z">
            <w:trPr>
              <w:cantSplit/>
              <w:trHeight w:val="454"/>
            </w:trPr>
          </w:trPrChange>
        </w:trPr>
        <w:tc>
          <w:tcPr>
            <w:tcW w:w="677" w:type="dxa"/>
            <w:vMerge/>
            <w:tcBorders>
              <w:left w:val="single" w:sz="2" w:space="0" w:color="000000"/>
              <w:right w:val="single" w:sz="2" w:space="0" w:color="000000"/>
            </w:tcBorders>
            <w:vAlign w:val="center"/>
            <w:tcPrChange w:id="280" w:author="南" w:date="2026-10-21T17:01:00Z">
              <w:tcPr>
                <w:tcW w:w="680" w:type="dxa"/>
                <w:gridSpan w:val="2"/>
                <w:vMerge/>
                <w:tcBorders>
                  <w:left w:val="single" w:sz="2" w:space="0" w:color="000000"/>
                  <w:right w:val="single" w:sz="2" w:space="0" w:color="000000"/>
                </w:tcBorders>
                <w:vAlign w:val="center"/>
              </w:tcPr>
            </w:tcPrChange>
          </w:tcPr>
          <w:p w14:paraId="16CBF555" w14:textId="77777777" w:rsidR="00C80897" w:rsidRDefault="00C80897">
            <w:pPr>
              <w:spacing w:line="560" w:lineRule="exact"/>
              <w:jc w:val="center"/>
              <w:rPr>
                <w:rFonts w:eastAsia="仿宋_GB2312"/>
                <w:sz w:val="24"/>
              </w:rPr>
            </w:pPr>
          </w:p>
        </w:tc>
        <w:tc>
          <w:tcPr>
            <w:tcW w:w="1509" w:type="dxa"/>
            <w:tcBorders>
              <w:left w:val="single" w:sz="2" w:space="0" w:color="000000"/>
              <w:right w:val="single" w:sz="2" w:space="0" w:color="000000"/>
            </w:tcBorders>
            <w:vAlign w:val="center"/>
            <w:tcPrChange w:id="281" w:author="南" w:date="2026-10-21T17:01:00Z">
              <w:tcPr>
                <w:tcW w:w="1516" w:type="dxa"/>
                <w:gridSpan w:val="2"/>
                <w:tcBorders>
                  <w:left w:val="single" w:sz="2" w:space="0" w:color="000000"/>
                  <w:right w:val="single" w:sz="2" w:space="0" w:color="000000"/>
                </w:tcBorders>
                <w:vAlign w:val="center"/>
              </w:tcPr>
            </w:tcPrChange>
          </w:tcPr>
          <w:p w14:paraId="298F7DF2" w14:textId="77777777" w:rsidR="00C80897" w:rsidRDefault="00C80897">
            <w:pPr>
              <w:spacing w:line="560" w:lineRule="exact"/>
              <w:rPr>
                <w:rFonts w:eastAsia="仿宋_GB2312"/>
                <w:sz w:val="24"/>
              </w:rPr>
            </w:pPr>
          </w:p>
        </w:tc>
        <w:tc>
          <w:tcPr>
            <w:tcW w:w="1618" w:type="dxa"/>
            <w:gridSpan w:val="3"/>
            <w:tcBorders>
              <w:right w:val="single" w:sz="4" w:space="0" w:color="auto"/>
            </w:tcBorders>
            <w:vAlign w:val="center"/>
            <w:tcPrChange w:id="282" w:author="南" w:date="2026-10-21T17:01:00Z">
              <w:tcPr>
                <w:tcW w:w="1627" w:type="dxa"/>
                <w:gridSpan w:val="4"/>
                <w:tcBorders>
                  <w:right w:val="single" w:sz="4" w:space="0" w:color="auto"/>
                </w:tcBorders>
                <w:vAlign w:val="center"/>
              </w:tcPr>
            </w:tcPrChange>
          </w:tcPr>
          <w:p w14:paraId="00DF6C02" w14:textId="77777777" w:rsidR="00C80897" w:rsidRDefault="00C80897">
            <w:pPr>
              <w:spacing w:line="560" w:lineRule="exact"/>
              <w:rPr>
                <w:rFonts w:eastAsia="仿宋_GB2312"/>
                <w:sz w:val="24"/>
              </w:rPr>
            </w:pPr>
          </w:p>
        </w:tc>
        <w:tc>
          <w:tcPr>
            <w:tcW w:w="841" w:type="dxa"/>
            <w:tcBorders>
              <w:right w:val="single" w:sz="2" w:space="0" w:color="000000"/>
            </w:tcBorders>
            <w:vAlign w:val="center"/>
            <w:tcPrChange w:id="283" w:author="南" w:date="2026-10-21T17:01:00Z">
              <w:tcPr>
                <w:tcW w:w="846" w:type="dxa"/>
                <w:gridSpan w:val="2"/>
                <w:tcBorders>
                  <w:right w:val="single" w:sz="2" w:space="0" w:color="000000"/>
                </w:tcBorders>
                <w:vAlign w:val="center"/>
              </w:tcPr>
            </w:tcPrChange>
          </w:tcPr>
          <w:p w14:paraId="163F39F5" w14:textId="77777777" w:rsidR="00C80897" w:rsidRDefault="00C80897">
            <w:pPr>
              <w:spacing w:line="560" w:lineRule="exact"/>
              <w:rPr>
                <w:rFonts w:eastAsia="仿宋_GB2312"/>
                <w:sz w:val="24"/>
              </w:rPr>
            </w:pPr>
          </w:p>
        </w:tc>
        <w:tc>
          <w:tcPr>
            <w:tcW w:w="1400" w:type="dxa"/>
            <w:gridSpan w:val="3"/>
            <w:tcBorders>
              <w:right w:val="single" w:sz="4" w:space="0" w:color="auto"/>
            </w:tcBorders>
            <w:vAlign w:val="center"/>
            <w:tcPrChange w:id="284" w:author="南" w:date="2026-10-21T17:01:00Z">
              <w:tcPr>
                <w:tcW w:w="1407" w:type="dxa"/>
                <w:gridSpan w:val="4"/>
                <w:tcBorders>
                  <w:right w:val="single" w:sz="4" w:space="0" w:color="auto"/>
                </w:tcBorders>
                <w:vAlign w:val="center"/>
              </w:tcPr>
            </w:tcPrChange>
          </w:tcPr>
          <w:p w14:paraId="129F2C72" w14:textId="77777777" w:rsidR="00C80897" w:rsidRDefault="00C80897">
            <w:pPr>
              <w:spacing w:line="560" w:lineRule="exact"/>
              <w:rPr>
                <w:rFonts w:eastAsia="仿宋_GB2312"/>
                <w:sz w:val="24"/>
              </w:rPr>
            </w:pPr>
          </w:p>
        </w:tc>
        <w:tc>
          <w:tcPr>
            <w:tcW w:w="2692" w:type="dxa"/>
            <w:gridSpan w:val="4"/>
            <w:tcBorders>
              <w:right w:val="single" w:sz="2" w:space="0" w:color="000000"/>
            </w:tcBorders>
            <w:vAlign w:val="center"/>
            <w:tcPrChange w:id="285" w:author="南" w:date="2026-10-21T17:01:00Z">
              <w:tcPr>
                <w:tcW w:w="2659" w:type="dxa"/>
                <w:gridSpan w:val="6"/>
                <w:tcBorders>
                  <w:right w:val="single" w:sz="2" w:space="0" w:color="000000"/>
                </w:tcBorders>
                <w:vAlign w:val="center"/>
              </w:tcPr>
            </w:tcPrChange>
          </w:tcPr>
          <w:p w14:paraId="7F78D87B" w14:textId="77777777" w:rsidR="00C80897" w:rsidRDefault="00C80897">
            <w:pPr>
              <w:spacing w:line="560" w:lineRule="exact"/>
              <w:rPr>
                <w:rFonts w:eastAsia="仿宋_GB2312"/>
                <w:sz w:val="24"/>
              </w:rPr>
            </w:pPr>
          </w:p>
        </w:tc>
      </w:tr>
      <w:tr w:rsidR="00C80897" w14:paraId="2ED4F3F9" w14:textId="77777777" w:rsidTr="00C80897">
        <w:trPr>
          <w:cantSplit/>
          <w:trHeight w:val="454"/>
          <w:trPrChange w:id="286" w:author="南" w:date="2026-10-21T17:01:00Z">
            <w:trPr>
              <w:cantSplit/>
              <w:trHeight w:val="454"/>
            </w:trPr>
          </w:trPrChange>
        </w:trPr>
        <w:tc>
          <w:tcPr>
            <w:tcW w:w="677" w:type="dxa"/>
            <w:vMerge w:val="restart"/>
            <w:vAlign w:val="center"/>
            <w:tcPrChange w:id="287" w:author="南" w:date="2026-10-21T17:01:00Z">
              <w:tcPr>
                <w:tcW w:w="680" w:type="dxa"/>
                <w:gridSpan w:val="2"/>
                <w:vMerge w:val="restart"/>
                <w:vAlign w:val="center"/>
              </w:tcPr>
            </w:tcPrChange>
          </w:tcPr>
          <w:p w14:paraId="140CA257" w14:textId="77777777" w:rsidR="00C80897" w:rsidRDefault="00C831D6">
            <w:pPr>
              <w:spacing w:line="560" w:lineRule="exact"/>
              <w:jc w:val="center"/>
              <w:rPr>
                <w:rFonts w:eastAsia="仿宋_GB2312"/>
                <w:sz w:val="24"/>
              </w:rPr>
            </w:pPr>
            <w:r>
              <w:rPr>
                <w:rFonts w:eastAsia="仿宋_GB2312"/>
                <w:sz w:val="24"/>
              </w:rPr>
              <w:t>指导老师信息</w:t>
            </w:r>
          </w:p>
        </w:tc>
        <w:tc>
          <w:tcPr>
            <w:tcW w:w="1509" w:type="dxa"/>
            <w:tcBorders>
              <w:right w:val="single" w:sz="2" w:space="0" w:color="000000"/>
            </w:tcBorders>
            <w:vAlign w:val="center"/>
            <w:tcPrChange w:id="288" w:author="南" w:date="2026-10-21T17:01:00Z">
              <w:tcPr>
                <w:tcW w:w="1516" w:type="dxa"/>
                <w:gridSpan w:val="2"/>
                <w:tcBorders>
                  <w:right w:val="single" w:sz="2" w:space="0" w:color="000000"/>
                </w:tcBorders>
                <w:vAlign w:val="center"/>
              </w:tcPr>
            </w:tcPrChange>
          </w:tcPr>
          <w:p w14:paraId="43BC9103" w14:textId="77777777" w:rsidR="00C80897" w:rsidRDefault="00C831D6">
            <w:pPr>
              <w:spacing w:line="560" w:lineRule="exact"/>
              <w:jc w:val="center"/>
              <w:rPr>
                <w:rFonts w:eastAsia="仿宋_GB2312"/>
                <w:sz w:val="24"/>
              </w:rPr>
            </w:pPr>
            <w:r>
              <w:rPr>
                <w:rFonts w:eastAsia="仿宋_GB2312"/>
                <w:sz w:val="24"/>
              </w:rPr>
              <w:t>姓名</w:t>
            </w:r>
          </w:p>
        </w:tc>
        <w:tc>
          <w:tcPr>
            <w:tcW w:w="1618" w:type="dxa"/>
            <w:gridSpan w:val="3"/>
            <w:tcBorders>
              <w:right w:val="single" w:sz="4" w:space="0" w:color="auto"/>
            </w:tcBorders>
            <w:vAlign w:val="center"/>
            <w:tcPrChange w:id="289" w:author="南" w:date="2026-10-21T17:01:00Z">
              <w:tcPr>
                <w:tcW w:w="1627" w:type="dxa"/>
                <w:gridSpan w:val="4"/>
                <w:tcBorders>
                  <w:right w:val="single" w:sz="4" w:space="0" w:color="auto"/>
                </w:tcBorders>
                <w:vAlign w:val="center"/>
              </w:tcPr>
            </w:tcPrChange>
          </w:tcPr>
          <w:p w14:paraId="3413FCC7" w14:textId="77777777" w:rsidR="00C80897" w:rsidRDefault="00C831D6">
            <w:pPr>
              <w:spacing w:line="560" w:lineRule="exact"/>
              <w:jc w:val="center"/>
              <w:rPr>
                <w:rFonts w:eastAsia="仿宋_GB2312"/>
                <w:sz w:val="24"/>
              </w:rPr>
            </w:pPr>
            <w:r>
              <w:rPr>
                <w:rFonts w:eastAsia="仿宋_GB2312"/>
                <w:sz w:val="24"/>
              </w:rPr>
              <w:t>所在单位</w:t>
            </w:r>
          </w:p>
        </w:tc>
        <w:tc>
          <w:tcPr>
            <w:tcW w:w="841" w:type="dxa"/>
            <w:tcBorders>
              <w:right w:val="single" w:sz="2" w:space="0" w:color="000000"/>
            </w:tcBorders>
            <w:vAlign w:val="center"/>
            <w:tcPrChange w:id="290" w:author="南" w:date="2026-10-21T17:01:00Z">
              <w:tcPr>
                <w:tcW w:w="846" w:type="dxa"/>
                <w:gridSpan w:val="2"/>
                <w:tcBorders>
                  <w:right w:val="single" w:sz="2" w:space="0" w:color="000000"/>
                </w:tcBorders>
                <w:vAlign w:val="center"/>
              </w:tcPr>
            </w:tcPrChange>
          </w:tcPr>
          <w:p w14:paraId="7DD52C37" w14:textId="77777777" w:rsidR="00C80897" w:rsidRDefault="00C831D6">
            <w:pPr>
              <w:spacing w:line="560" w:lineRule="exact"/>
              <w:jc w:val="center"/>
              <w:rPr>
                <w:rFonts w:eastAsia="仿宋_GB2312"/>
                <w:sz w:val="24"/>
              </w:rPr>
            </w:pPr>
            <w:r>
              <w:rPr>
                <w:rFonts w:eastAsia="仿宋_GB2312"/>
                <w:sz w:val="24"/>
              </w:rPr>
              <w:t>职称</w:t>
            </w:r>
          </w:p>
        </w:tc>
        <w:tc>
          <w:tcPr>
            <w:tcW w:w="1400" w:type="dxa"/>
            <w:gridSpan w:val="3"/>
            <w:tcBorders>
              <w:right w:val="single" w:sz="4" w:space="0" w:color="auto"/>
            </w:tcBorders>
            <w:vAlign w:val="center"/>
            <w:tcPrChange w:id="291" w:author="南" w:date="2026-10-21T17:01:00Z">
              <w:tcPr>
                <w:tcW w:w="1407" w:type="dxa"/>
                <w:gridSpan w:val="4"/>
                <w:tcBorders>
                  <w:right w:val="single" w:sz="4" w:space="0" w:color="auto"/>
                </w:tcBorders>
                <w:vAlign w:val="center"/>
              </w:tcPr>
            </w:tcPrChange>
          </w:tcPr>
          <w:p w14:paraId="760E3695" w14:textId="77777777" w:rsidR="00C80897" w:rsidRDefault="00C831D6">
            <w:pPr>
              <w:spacing w:line="560" w:lineRule="exact"/>
              <w:jc w:val="center"/>
              <w:rPr>
                <w:rFonts w:eastAsia="仿宋_GB2312"/>
                <w:sz w:val="24"/>
              </w:rPr>
            </w:pPr>
            <w:r>
              <w:rPr>
                <w:rFonts w:eastAsia="仿宋_GB2312"/>
                <w:sz w:val="24"/>
              </w:rPr>
              <w:t>学历</w:t>
            </w:r>
          </w:p>
        </w:tc>
        <w:tc>
          <w:tcPr>
            <w:tcW w:w="2692" w:type="dxa"/>
            <w:gridSpan w:val="4"/>
            <w:tcBorders>
              <w:right w:val="single" w:sz="2" w:space="0" w:color="000000"/>
            </w:tcBorders>
            <w:vAlign w:val="center"/>
            <w:tcPrChange w:id="292" w:author="南" w:date="2026-10-21T17:01:00Z">
              <w:tcPr>
                <w:tcW w:w="2659" w:type="dxa"/>
                <w:gridSpan w:val="6"/>
                <w:tcBorders>
                  <w:right w:val="single" w:sz="2" w:space="0" w:color="000000"/>
                </w:tcBorders>
                <w:vAlign w:val="center"/>
              </w:tcPr>
            </w:tcPrChange>
          </w:tcPr>
          <w:p w14:paraId="1A50F508" w14:textId="77777777" w:rsidR="00C80897" w:rsidRDefault="00C831D6">
            <w:pPr>
              <w:spacing w:line="560" w:lineRule="exact"/>
              <w:jc w:val="center"/>
              <w:rPr>
                <w:rFonts w:eastAsia="仿宋_GB2312"/>
                <w:sz w:val="24"/>
              </w:rPr>
            </w:pPr>
            <w:r>
              <w:rPr>
                <w:rFonts w:eastAsia="仿宋_GB2312"/>
                <w:sz w:val="24"/>
              </w:rPr>
              <w:t>联系电话</w:t>
            </w:r>
          </w:p>
        </w:tc>
      </w:tr>
      <w:tr w:rsidR="00C80897" w14:paraId="0A17E188" w14:textId="77777777" w:rsidTr="00C80897">
        <w:trPr>
          <w:cantSplit/>
          <w:trHeight w:val="454"/>
          <w:trPrChange w:id="293" w:author="南" w:date="2026-10-21T17:01:00Z">
            <w:trPr>
              <w:cantSplit/>
              <w:trHeight w:val="454"/>
            </w:trPr>
          </w:trPrChange>
        </w:trPr>
        <w:tc>
          <w:tcPr>
            <w:tcW w:w="677" w:type="dxa"/>
            <w:vMerge/>
            <w:vAlign w:val="center"/>
            <w:tcPrChange w:id="294" w:author="南" w:date="2026-10-21T17:01:00Z">
              <w:tcPr>
                <w:tcW w:w="680" w:type="dxa"/>
                <w:gridSpan w:val="2"/>
                <w:vMerge/>
                <w:vAlign w:val="center"/>
              </w:tcPr>
            </w:tcPrChange>
          </w:tcPr>
          <w:p w14:paraId="3AA0568C" w14:textId="77777777" w:rsidR="00C80897" w:rsidRDefault="00C80897">
            <w:pPr>
              <w:spacing w:line="560" w:lineRule="exact"/>
              <w:jc w:val="center"/>
              <w:rPr>
                <w:rFonts w:eastAsia="仿宋_GB2312"/>
                <w:sz w:val="24"/>
              </w:rPr>
            </w:pPr>
          </w:p>
        </w:tc>
        <w:tc>
          <w:tcPr>
            <w:tcW w:w="1509" w:type="dxa"/>
            <w:tcBorders>
              <w:right w:val="single" w:sz="2" w:space="0" w:color="000000"/>
            </w:tcBorders>
            <w:vAlign w:val="center"/>
            <w:tcPrChange w:id="295" w:author="南" w:date="2026-10-21T17:01:00Z">
              <w:tcPr>
                <w:tcW w:w="1516" w:type="dxa"/>
                <w:gridSpan w:val="2"/>
                <w:tcBorders>
                  <w:right w:val="single" w:sz="2" w:space="0" w:color="000000"/>
                </w:tcBorders>
                <w:vAlign w:val="center"/>
              </w:tcPr>
            </w:tcPrChange>
          </w:tcPr>
          <w:p w14:paraId="34251074" w14:textId="77777777" w:rsidR="00C80897" w:rsidRDefault="00C831D6">
            <w:pPr>
              <w:spacing w:line="560" w:lineRule="exact"/>
              <w:jc w:val="center"/>
              <w:rPr>
                <w:rFonts w:eastAsia="仿宋_GB2312"/>
                <w:sz w:val="24"/>
              </w:rPr>
            </w:pPr>
            <w:ins w:id="296" w:author="南" w:date="2026-10-22T20:15:00Z">
              <w:r>
                <w:rPr>
                  <w:rFonts w:eastAsia="仿宋_GB2312" w:hint="eastAsia"/>
                  <w:sz w:val="24"/>
                </w:rPr>
                <w:t>郝鹃</w:t>
              </w:r>
            </w:ins>
          </w:p>
        </w:tc>
        <w:tc>
          <w:tcPr>
            <w:tcW w:w="1618" w:type="dxa"/>
            <w:gridSpan w:val="3"/>
            <w:tcBorders>
              <w:right w:val="single" w:sz="4" w:space="0" w:color="auto"/>
            </w:tcBorders>
            <w:vAlign w:val="center"/>
            <w:tcPrChange w:id="297" w:author="南" w:date="2026-10-21T17:01:00Z">
              <w:tcPr>
                <w:tcW w:w="1627" w:type="dxa"/>
                <w:gridSpan w:val="4"/>
                <w:tcBorders>
                  <w:right w:val="single" w:sz="4" w:space="0" w:color="auto"/>
                </w:tcBorders>
                <w:vAlign w:val="center"/>
              </w:tcPr>
            </w:tcPrChange>
          </w:tcPr>
          <w:p w14:paraId="0CF4F295" w14:textId="77777777" w:rsidR="00C80897" w:rsidRDefault="00C831D6">
            <w:pPr>
              <w:spacing w:line="560" w:lineRule="exact"/>
              <w:jc w:val="center"/>
              <w:rPr>
                <w:rFonts w:eastAsia="仿宋_GB2312"/>
                <w:sz w:val="24"/>
              </w:rPr>
            </w:pPr>
            <w:ins w:id="298" w:author="南" w:date="2026-10-22T20:15:00Z">
              <w:r>
                <w:rPr>
                  <w:rFonts w:eastAsia="仿宋_GB2312" w:hint="eastAsia"/>
                  <w:sz w:val="24"/>
                </w:rPr>
                <w:t>广东外语外贸大学</w:t>
              </w:r>
            </w:ins>
          </w:p>
        </w:tc>
        <w:tc>
          <w:tcPr>
            <w:tcW w:w="841" w:type="dxa"/>
            <w:tcBorders>
              <w:right w:val="single" w:sz="2" w:space="0" w:color="000000"/>
            </w:tcBorders>
            <w:vAlign w:val="center"/>
            <w:tcPrChange w:id="299" w:author="南" w:date="2026-10-21T17:01:00Z">
              <w:tcPr>
                <w:tcW w:w="846" w:type="dxa"/>
                <w:gridSpan w:val="2"/>
                <w:tcBorders>
                  <w:right w:val="single" w:sz="2" w:space="0" w:color="000000"/>
                </w:tcBorders>
                <w:vAlign w:val="center"/>
              </w:tcPr>
            </w:tcPrChange>
          </w:tcPr>
          <w:p w14:paraId="2C0AF9B3" w14:textId="77777777" w:rsidR="00C80897" w:rsidRDefault="00C831D6">
            <w:pPr>
              <w:spacing w:line="560" w:lineRule="exact"/>
              <w:jc w:val="center"/>
              <w:rPr>
                <w:rFonts w:eastAsia="仿宋_GB2312"/>
                <w:sz w:val="24"/>
              </w:rPr>
            </w:pPr>
            <w:ins w:id="300" w:author="南" w:date="2026-10-22T20:15:00Z">
              <w:r>
                <w:rPr>
                  <w:rFonts w:eastAsia="仿宋_GB2312" w:hint="eastAsia"/>
                  <w:sz w:val="24"/>
                </w:rPr>
                <w:t>讲师</w:t>
              </w:r>
            </w:ins>
          </w:p>
        </w:tc>
        <w:tc>
          <w:tcPr>
            <w:tcW w:w="1400" w:type="dxa"/>
            <w:gridSpan w:val="3"/>
            <w:tcBorders>
              <w:right w:val="single" w:sz="4" w:space="0" w:color="auto"/>
            </w:tcBorders>
            <w:vAlign w:val="center"/>
            <w:tcPrChange w:id="301" w:author="南" w:date="2026-10-21T17:01:00Z">
              <w:tcPr>
                <w:tcW w:w="1407" w:type="dxa"/>
                <w:gridSpan w:val="4"/>
                <w:tcBorders>
                  <w:right w:val="single" w:sz="4" w:space="0" w:color="auto"/>
                </w:tcBorders>
                <w:vAlign w:val="center"/>
              </w:tcPr>
            </w:tcPrChange>
          </w:tcPr>
          <w:p w14:paraId="3C1A0B04" w14:textId="77777777" w:rsidR="00C80897" w:rsidRDefault="00C831D6">
            <w:pPr>
              <w:spacing w:line="560" w:lineRule="exact"/>
              <w:jc w:val="center"/>
              <w:rPr>
                <w:rFonts w:eastAsia="仿宋_GB2312"/>
                <w:sz w:val="24"/>
              </w:rPr>
            </w:pPr>
            <w:ins w:id="302" w:author="南" w:date="2026-10-22T20:15:00Z">
              <w:r>
                <w:rPr>
                  <w:rFonts w:eastAsia="仿宋_GB2312" w:hint="eastAsia"/>
                  <w:sz w:val="24"/>
                </w:rPr>
                <w:t>硕士</w:t>
              </w:r>
            </w:ins>
          </w:p>
        </w:tc>
        <w:tc>
          <w:tcPr>
            <w:tcW w:w="2692" w:type="dxa"/>
            <w:gridSpan w:val="4"/>
            <w:tcBorders>
              <w:right w:val="single" w:sz="2" w:space="0" w:color="000000"/>
            </w:tcBorders>
            <w:vAlign w:val="center"/>
            <w:tcPrChange w:id="303" w:author="南" w:date="2026-10-21T17:01:00Z">
              <w:tcPr>
                <w:tcW w:w="2659" w:type="dxa"/>
                <w:gridSpan w:val="6"/>
                <w:tcBorders>
                  <w:right w:val="single" w:sz="2" w:space="0" w:color="000000"/>
                </w:tcBorders>
                <w:vAlign w:val="center"/>
              </w:tcPr>
            </w:tcPrChange>
          </w:tcPr>
          <w:p w14:paraId="4E255AC4" w14:textId="77777777" w:rsidR="00C80897" w:rsidRDefault="00C831D6">
            <w:pPr>
              <w:spacing w:line="560" w:lineRule="exact"/>
              <w:jc w:val="center"/>
              <w:rPr>
                <w:rFonts w:eastAsia="仿宋_GB2312"/>
                <w:sz w:val="24"/>
              </w:rPr>
            </w:pPr>
            <w:ins w:id="304" w:author="南" w:date="2026-10-22T20:15:00Z">
              <w:r>
                <w:rPr>
                  <w:rFonts w:eastAsia="仿宋_GB2312" w:hint="eastAsia"/>
                  <w:sz w:val="24"/>
                </w:rPr>
                <w:t>13544394533</w:t>
              </w:r>
            </w:ins>
          </w:p>
        </w:tc>
      </w:tr>
      <w:tr w:rsidR="00C80897" w14:paraId="1B281114" w14:textId="77777777" w:rsidTr="00C80897">
        <w:trPr>
          <w:cantSplit/>
          <w:trHeight w:val="454"/>
          <w:trPrChange w:id="305" w:author="南" w:date="2026-10-21T17:01:00Z">
            <w:trPr>
              <w:cantSplit/>
              <w:trHeight w:val="454"/>
            </w:trPr>
          </w:trPrChange>
        </w:trPr>
        <w:tc>
          <w:tcPr>
            <w:tcW w:w="677" w:type="dxa"/>
            <w:vMerge/>
            <w:vAlign w:val="center"/>
            <w:tcPrChange w:id="306" w:author="南" w:date="2026-10-21T17:01:00Z">
              <w:tcPr>
                <w:tcW w:w="680" w:type="dxa"/>
                <w:gridSpan w:val="2"/>
                <w:vMerge/>
                <w:vAlign w:val="center"/>
              </w:tcPr>
            </w:tcPrChange>
          </w:tcPr>
          <w:p w14:paraId="5133C717" w14:textId="77777777" w:rsidR="00C80897" w:rsidRDefault="00C80897">
            <w:pPr>
              <w:spacing w:line="560" w:lineRule="exact"/>
              <w:rPr>
                <w:rFonts w:eastAsia="仿宋_GB2312"/>
                <w:sz w:val="24"/>
              </w:rPr>
            </w:pPr>
          </w:p>
        </w:tc>
        <w:tc>
          <w:tcPr>
            <w:tcW w:w="1509" w:type="dxa"/>
            <w:tcBorders>
              <w:right w:val="single" w:sz="2" w:space="0" w:color="000000"/>
            </w:tcBorders>
            <w:vAlign w:val="center"/>
            <w:tcPrChange w:id="307" w:author="南" w:date="2026-10-21T17:01:00Z">
              <w:tcPr>
                <w:tcW w:w="1516" w:type="dxa"/>
                <w:gridSpan w:val="2"/>
                <w:tcBorders>
                  <w:right w:val="single" w:sz="2" w:space="0" w:color="000000"/>
                </w:tcBorders>
                <w:vAlign w:val="center"/>
              </w:tcPr>
            </w:tcPrChange>
          </w:tcPr>
          <w:p w14:paraId="4A69AF65" w14:textId="77777777" w:rsidR="00C80897" w:rsidRDefault="00C831D6" w:rsidP="00C80897">
            <w:pPr>
              <w:spacing w:line="560" w:lineRule="exact"/>
              <w:jc w:val="center"/>
              <w:rPr>
                <w:rFonts w:eastAsia="仿宋_GB2312"/>
                <w:sz w:val="24"/>
              </w:rPr>
              <w:pPrChange w:id="308" w:author="南" w:date="2026-10-22T20:15:00Z">
                <w:pPr>
                  <w:spacing w:line="560" w:lineRule="exact"/>
                </w:pPr>
              </w:pPrChange>
            </w:pPr>
            <w:ins w:id="309" w:author="南" w:date="2026-10-22T20:15:00Z">
              <w:r>
                <w:rPr>
                  <w:rFonts w:eastAsia="仿宋_GB2312" w:hint="eastAsia"/>
                  <w:sz w:val="24"/>
                </w:rPr>
                <w:t>余扬</w:t>
              </w:r>
            </w:ins>
          </w:p>
        </w:tc>
        <w:tc>
          <w:tcPr>
            <w:tcW w:w="1618" w:type="dxa"/>
            <w:gridSpan w:val="3"/>
            <w:tcBorders>
              <w:right w:val="single" w:sz="4" w:space="0" w:color="auto"/>
            </w:tcBorders>
            <w:vAlign w:val="center"/>
            <w:tcPrChange w:id="310" w:author="南" w:date="2026-10-21T17:01:00Z">
              <w:tcPr>
                <w:tcW w:w="1627" w:type="dxa"/>
                <w:gridSpan w:val="4"/>
                <w:tcBorders>
                  <w:right w:val="single" w:sz="4" w:space="0" w:color="auto"/>
                </w:tcBorders>
                <w:vAlign w:val="center"/>
              </w:tcPr>
            </w:tcPrChange>
          </w:tcPr>
          <w:p w14:paraId="537AA110" w14:textId="77777777" w:rsidR="00C80897" w:rsidRDefault="00C831D6">
            <w:pPr>
              <w:spacing w:line="560" w:lineRule="exact"/>
              <w:rPr>
                <w:rFonts w:eastAsia="仿宋_GB2312"/>
                <w:sz w:val="24"/>
              </w:rPr>
            </w:pPr>
            <w:ins w:id="311" w:author="南" w:date="2026-10-22T20:15:00Z">
              <w:r>
                <w:rPr>
                  <w:rFonts w:eastAsia="仿宋_GB2312" w:hint="eastAsia"/>
                  <w:sz w:val="24"/>
                </w:rPr>
                <w:t>广东外语外贸大学</w:t>
              </w:r>
            </w:ins>
          </w:p>
        </w:tc>
        <w:tc>
          <w:tcPr>
            <w:tcW w:w="841" w:type="dxa"/>
            <w:tcBorders>
              <w:right w:val="single" w:sz="2" w:space="0" w:color="000000"/>
            </w:tcBorders>
            <w:vAlign w:val="center"/>
            <w:tcPrChange w:id="312" w:author="南" w:date="2026-10-21T17:01:00Z">
              <w:tcPr>
                <w:tcW w:w="846" w:type="dxa"/>
                <w:gridSpan w:val="2"/>
                <w:tcBorders>
                  <w:right w:val="single" w:sz="2" w:space="0" w:color="000000"/>
                </w:tcBorders>
                <w:vAlign w:val="center"/>
              </w:tcPr>
            </w:tcPrChange>
          </w:tcPr>
          <w:p w14:paraId="2281C7D1" w14:textId="77777777" w:rsidR="00C80897" w:rsidRDefault="00C80897">
            <w:pPr>
              <w:spacing w:line="560" w:lineRule="exact"/>
              <w:rPr>
                <w:rFonts w:eastAsia="仿宋_GB2312"/>
                <w:sz w:val="24"/>
              </w:rPr>
            </w:pPr>
          </w:p>
        </w:tc>
        <w:tc>
          <w:tcPr>
            <w:tcW w:w="1400" w:type="dxa"/>
            <w:gridSpan w:val="3"/>
            <w:tcBorders>
              <w:right w:val="single" w:sz="4" w:space="0" w:color="auto"/>
            </w:tcBorders>
            <w:vAlign w:val="center"/>
            <w:tcPrChange w:id="313" w:author="南" w:date="2026-10-21T17:01:00Z">
              <w:tcPr>
                <w:tcW w:w="1407" w:type="dxa"/>
                <w:gridSpan w:val="4"/>
                <w:tcBorders>
                  <w:right w:val="single" w:sz="4" w:space="0" w:color="auto"/>
                </w:tcBorders>
                <w:vAlign w:val="center"/>
              </w:tcPr>
            </w:tcPrChange>
          </w:tcPr>
          <w:p w14:paraId="67DB7111" w14:textId="77777777" w:rsidR="00C80897" w:rsidRDefault="00C80897">
            <w:pPr>
              <w:spacing w:line="560" w:lineRule="exact"/>
              <w:rPr>
                <w:rFonts w:eastAsia="仿宋_GB2312"/>
                <w:sz w:val="24"/>
              </w:rPr>
            </w:pPr>
          </w:p>
        </w:tc>
        <w:tc>
          <w:tcPr>
            <w:tcW w:w="2692" w:type="dxa"/>
            <w:gridSpan w:val="4"/>
            <w:tcBorders>
              <w:right w:val="single" w:sz="2" w:space="0" w:color="000000"/>
            </w:tcBorders>
            <w:vAlign w:val="center"/>
            <w:tcPrChange w:id="314" w:author="南" w:date="2026-10-21T17:01:00Z">
              <w:tcPr>
                <w:tcW w:w="2659" w:type="dxa"/>
                <w:gridSpan w:val="6"/>
                <w:tcBorders>
                  <w:right w:val="single" w:sz="2" w:space="0" w:color="000000"/>
                </w:tcBorders>
                <w:vAlign w:val="center"/>
              </w:tcPr>
            </w:tcPrChange>
          </w:tcPr>
          <w:p w14:paraId="688D98B4" w14:textId="77777777" w:rsidR="00C80897" w:rsidRDefault="00C80897">
            <w:pPr>
              <w:spacing w:line="560" w:lineRule="exact"/>
              <w:rPr>
                <w:rFonts w:eastAsia="仿宋_GB2312"/>
                <w:sz w:val="24"/>
              </w:rPr>
            </w:pPr>
          </w:p>
        </w:tc>
      </w:tr>
      <w:tr w:rsidR="00C80897" w14:paraId="659AB57C" w14:textId="77777777" w:rsidTr="00C80897">
        <w:trPr>
          <w:cantSplit/>
          <w:trHeight w:val="454"/>
          <w:trPrChange w:id="315" w:author="南" w:date="2026-10-21T17:01:00Z">
            <w:trPr>
              <w:cantSplit/>
              <w:trHeight w:val="454"/>
            </w:trPr>
          </w:trPrChange>
        </w:trPr>
        <w:tc>
          <w:tcPr>
            <w:tcW w:w="677" w:type="dxa"/>
            <w:vMerge/>
            <w:vAlign w:val="center"/>
            <w:tcPrChange w:id="316" w:author="南" w:date="2026-10-21T17:01:00Z">
              <w:tcPr>
                <w:tcW w:w="680" w:type="dxa"/>
                <w:gridSpan w:val="2"/>
                <w:vMerge/>
                <w:vAlign w:val="center"/>
              </w:tcPr>
            </w:tcPrChange>
          </w:tcPr>
          <w:p w14:paraId="6B23DE04" w14:textId="77777777" w:rsidR="00C80897" w:rsidRDefault="00C80897">
            <w:pPr>
              <w:spacing w:line="560" w:lineRule="exact"/>
              <w:rPr>
                <w:rFonts w:eastAsia="仿宋_GB2312"/>
                <w:sz w:val="24"/>
              </w:rPr>
            </w:pPr>
          </w:p>
        </w:tc>
        <w:tc>
          <w:tcPr>
            <w:tcW w:w="1509" w:type="dxa"/>
            <w:tcBorders>
              <w:right w:val="single" w:sz="2" w:space="0" w:color="000000"/>
            </w:tcBorders>
            <w:vAlign w:val="center"/>
            <w:tcPrChange w:id="317" w:author="南" w:date="2026-10-21T17:01:00Z">
              <w:tcPr>
                <w:tcW w:w="1516" w:type="dxa"/>
                <w:gridSpan w:val="2"/>
                <w:tcBorders>
                  <w:right w:val="single" w:sz="2" w:space="0" w:color="000000"/>
                </w:tcBorders>
                <w:vAlign w:val="center"/>
              </w:tcPr>
            </w:tcPrChange>
          </w:tcPr>
          <w:p w14:paraId="5A0930AB" w14:textId="77777777" w:rsidR="00C80897" w:rsidRDefault="00C80897">
            <w:pPr>
              <w:spacing w:line="560" w:lineRule="exact"/>
              <w:rPr>
                <w:rFonts w:eastAsia="仿宋_GB2312"/>
                <w:sz w:val="24"/>
              </w:rPr>
            </w:pPr>
          </w:p>
        </w:tc>
        <w:tc>
          <w:tcPr>
            <w:tcW w:w="1618" w:type="dxa"/>
            <w:gridSpan w:val="3"/>
            <w:tcBorders>
              <w:right w:val="single" w:sz="4" w:space="0" w:color="auto"/>
            </w:tcBorders>
            <w:vAlign w:val="center"/>
            <w:tcPrChange w:id="318" w:author="南" w:date="2026-10-21T17:01:00Z">
              <w:tcPr>
                <w:tcW w:w="1627" w:type="dxa"/>
                <w:gridSpan w:val="4"/>
                <w:tcBorders>
                  <w:right w:val="single" w:sz="4" w:space="0" w:color="auto"/>
                </w:tcBorders>
                <w:vAlign w:val="center"/>
              </w:tcPr>
            </w:tcPrChange>
          </w:tcPr>
          <w:p w14:paraId="2D9CFBA5" w14:textId="77777777" w:rsidR="00C80897" w:rsidRDefault="00C80897">
            <w:pPr>
              <w:spacing w:line="560" w:lineRule="exact"/>
              <w:rPr>
                <w:rFonts w:eastAsia="仿宋_GB2312"/>
                <w:sz w:val="24"/>
              </w:rPr>
            </w:pPr>
          </w:p>
        </w:tc>
        <w:tc>
          <w:tcPr>
            <w:tcW w:w="841" w:type="dxa"/>
            <w:tcBorders>
              <w:right w:val="single" w:sz="2" w:space="0" w:color="000000"/>
            </w:tcBorders>
            <w:vAlign w:val="center"/>
            <w:tcPrChange w:id="319" w:author="南" w:date="2026-10-21T17:01:00Z">
              <w:tcPr>
                <w:tcW w:w="846" w:type="dxa"/>
                <w:gridSpan w:val="2"/>
                <w:tcBorders>
                  <w:right w:val="single" w:sz="2" w:space="0" w:color="000000"/>
                </w:tcBorders>
                <w:vAlign w:val="center"/>
              </w:tcPr>
            </w:tcPrChange>
          </w:tcPr>
          <w:p w14:paraId="7A6EB584" w14:textId="77777777" w:rsidR="00C80897" w:rsidRDefault="00C80897">
            <w:pPr>
              <w:spacing w:line="560" w:lineRule="exact"/>
              <w:rPr>
                <w:rFonts w:eastAsia="仿宋_GB2312"/>
                <w:sz w:val="24"/>
              </w:rPr>
            </w:pPr>
          </w:p>
        </w:tc>
        <w:tc>
          <w:tcPr>
            <w:tcW w:w="1400" w:type="dxa"/>
            <w:gridSpan w:val="3"/>
            <w:tcBorders>
              <w:right w:val="single" w:sz="4" w:space="0" w:color="auto"/>
            </w:tcBorders>
            <w:vAlign w:val="center"/>
            <w:tcPrChange w:id="320" w:author="南" w:date="2026-10-21T17:01:00Z">
              <w:tcPr>
                <w:tcW w:w="1407" w:type="dxa"/>
                <w:gridSpan w:val="4"/>
                <w:tcBorders>
                  <w:right w:val="single" w:sz="4" w:space="0" w:color="auto"/>
                </w:tcBorders>
                <w:vAlign w:val="center"/>
              </w:tcPr>
            </w:tcPrChange>
          </w:tcPr>
          <w:p w14:paraId="04367B39" w14:textId="77777777" w:rsidR="00C80897" w:rsidRDefault="00C80897">
            <w:pPr>
              <w:spacing w:line="560" w:lineRule="exact"/>
              <w:rPr>
                <w:rFonts w:eastAsia="仿宋_GB2312"/>
                <w:sz w:val="24"/>
              </w:rPr>
            </w:pPr>
          </w:p>
        </w:tc>
        <w:tc>
          <w:tcPr>
            <w:tcW w:w="2692" w:type="dxa"/>
            <w:gridSpan w:val="4"/>
            <w:tcBorders>
              <w:right w:val="single" w:sz="2" w:space="0" w:color="000000"/>
            </w:tcBorders>
            <w:vAlign w:val="center"/>
            <w:tcPrChange w:id="321" w:author="南" w:date="2026-10-21T17:01:00Z">
              <w:tcPr>
                <w:tcW w:w="2659" w:type="dxa"/>
                <w:gridSpan w:val="6"/>
                <w:tcBorders>
                  <w:right w:val="single" w:sz="2" w:space="0" w:color="000000"/>
                </w:tcBorders>
                <w:vAlign w:val="center"/>
              </w:tcPr>
            </w:tcPrChange>
          </w:tcPr>
          <w:p w14:paraId="3921ED55" w14:textId="77777777" w:rsidR="00C80897" w:rsidRDefault="00C80897">
            <w:pPr>
              <w:spacing w:line="560" w:lineRule="exact"/>
              <w:rPr>
                <w:rFonts w:eastAsia="仿宋_GB2312"/>
                <w:sz w:val="24"/>
              </w:rPr>
            </w:pPr>
          </w:p>
        </w:tc>
      </w:tr>
      <w:tr w:rsidR="00C80897" w14:paraId="50FAB5ED" w14:textId="77777777" w:rsidTr="00C80897">
        <w:trPr>
          <w:cantSplit/>
          <w:trHeight w:val="4386"/>
          <w:trPrChange w:id="322" w:author="南" w:date="2026-10-21T17:01:00Z">
            <w:trPr>
              <w:cantSplit/>
              <w:trHeight w:val="4386"/>
            </w:trPr>
          </w:trPrChange>
        </w:trPr>
        <w:tc>
          <w:tcPr>
            <w:tcW w:w="677" w:type="dxa"/>
            <w:vAlign w:val="center"/>
            <w:tcPrChange w:id="323" w:author="南" w:date="2026-10-21T17:01:00Z">
              <w:tcPr>
                <w:tcW w:w="680" w:type="dxa"/>
                <w:gridSpan w:val="2"/>
                <w:vAlign w:val="center"/>
              </w:tcPr>
            </w:tcPrChange>
          </w:tcPr>
          <w:p w14:paraId="7B314D8E" w14:textId="77777777" w:rsidR="00C80897" w:rsidRDefault="00C831D6">
            <w:pPr>
              <w:spacing w:line="560" w:lineRule="exact"/>
              <w:jc w:val="center"/>
              <w:rPr>
                <w:rFonts w:eastAsia="仿宋_GB2312"/>
                <w:sz w:val="24"/>
              </w:rPr>
            </w:pPr>
            <w:r>
              <w:rPr>
                <w:rFonts w:eastAsia="仿宋_GB2312"/>
                <w:sz w:val="24"/>
              </w:rPr>
              <w:t>作品</w:t>
            </w:r>
          </w:p>
          <w:p w14:paraId="2D7935ED" w14:textId="77777777" w:rsidR="00C80897" w:rsidRDefault="00C831D6">
            <w:pPr>
              <w:spacing w:line="560" w:lineRule="exact"/>
              <w:jc w:val="center"/>
              <w:rPr>
                <w:rFonts w:eastAsia="仿宋_GB2312"/>
                <w:sz w:val="24"/>
              </w:rPr>
            </w:pPr>
            <w:r>
              <w:rPr>
                <w:rFonts w:eastAsia="仿宋_GB2312"/>
                <w:sz w:val="24"/>
              </w:rPr>
              <w:t>简介（</w:t>
            </w:r>
            <w:r>
              <w:rPr>
                <w:rFonts w:eastAsia="仿宋_GB2312"/>
                <w:sz w:val="24"/>
              </w:rPr>
              <w:t>200</w:t>
            </w:r>
            <w:r>
              <w:rPr>
                <w:rFonts w:eastAsia="仿宋_GB2312"/>
                <w:sz w:val="24"/>
              </w:rPr>
              <w:t>字）</w:t>
            </w:r>
          </w:p>
        </w:tc>
        <w:tc>
          <w:tcPr>
            <w:tcW w:w="8060" w:type="dxa"/>
            <w:gridSpan w:val="12"/>
            <w:tcBorders>
              <w:bottom w:val="single" w:sz="2" w:space="0" w:color="000000"/>
              <w:right w:val="single" w:sz="2" w:space="0" w:color="000000"/>
            </w:tcBorders>
            <w:vAlign w:val="center"/>
            <w:tcPrChange w:id="324" w:author="南" w:date="2026-10-21T17:01:00Z">
              <w:tcPr>
                <w:tcW w:w="8055" w:type="dxa"/>
                <w:gridSpan w:val="18"/>
                <w:tcBorders>
                  <w:bottom w:val="single" w:sz="2" w:space="0" w:color="000000"/>
                  <w:right w:val="single" w:sz="2" w:space="0" w:color="000000"/>
                </w:tcBorders>
                <w:vAlign w:val="center"/>
              </w:tcPr>
            </w:tcPrChange>
          </w:tcPr>
          <w:p w14:paraId="1E1689F6" w14:textId="77777777" w:rsidR="00C80897" w:rsidRPr="00C80897" w:rsidRDefault="00C831D6" w:rsidP="00C80897">
            <w:pPr>
              <w:spacing w:line="560" w:lineRule="exact"/>
              <w:ind w:firstLineChars="200" w:firstLine="482"/>
              <w:jc w:val="left"/>
              <w:rPr>
                <w:ins w:id="325" w:author="郝鹃" w:date="2026-10-22T21:29:00Z"/>
                <w:rFonts w:asciiTheme="minorEastAsia" w:eastAsiaTheme="minorEastAsia" w:hAnsiTheme="minorEastAsia" w:cstheme="minorEastAsia" w:hint="eastAsia"/>
                <w:b/>
                <w:bCs/>
                <w:sz w:val="24"/>
                <w:rPrChange w:id="326" w:author="南" w:date="2026-10-23T01:00:00Z">
                  <w:rPr>
                    <w:ins w:id="327" w:author="郝鹃" w:date="2026-10-22T21:29:00Z"/>
                    <w:rFonts w:asciiTheme="minorEastAsia" w:eastAsiaTheme="minorEastAsia" w:hAnsiTheme="minorEastAsia" w:cstheme="minorEastAsia" w:hint="eastAsia"/>
                    <w:b/>
                    <w:bCs/>
                    <w:color w:val="FF0000"/>
                    <w:sz w:val="24"/>
                  </w:rPr>
                </w:rPrChange>
              </w:rPr>
              <w:pPrChange w:id="328" w:author="南" w:date="2026-10-23T01:01:00Z">
                <w:pPr>
                  <w:spacing w:line="560" w:lineRule="exact"/>
                  <w:ind w:firstLineChars="1198" w:firstLine="2886"/>
                </w:pPr>
              </w:pPrChange>
            </w:pPr>
            <w:ins w:id="329" w:author="郝鹃" w:date="2026-10-22T21:21:00Z">
              <w:r>
                <w:rPr>
                  <w:rFonts w:asciiTheme="minorEastAsia" w:eastAsiaTheme="minorEastAsia" w:hAnsiTheme="minorEastAsia" w:cstheme="minorEastAsia" w:hint="eastAsia"/>
                  <w:b/>
                  <w:bCs/>
                  <w:sz w:val="24"/>
                </w:rPr>
                <w:t>当前</w:t>
              </w:r>
            </w:ins>
            <w:ins w:id="330" w:author="郝鹃" w:date="2026-10-22T21:20:00Z">
              <w:r>
                <w:rPr>
                  <w:rFonts w:asciiTheme="minorEastAsia" w:eastAsiaTheme="minorEastAsia" w:hAnsiTheme="minorEastAsia" w:cstheme="minorEastAsia" w:hint="eastAsia"/>
                  <w:b/>
                  <w:bCs/>
                  <w:sz w:val="24"/>
                  <w:rPrChange w:id="331" w:author="郝鹃" w:date="2026-10-22T21:21:00Z">
                    <w:rPr>
                      <w:rFonts w:hint="eastAsia"/>
                      <w:sz w:val="24"/>
                    </w:rPr>
                  </w:rPrChange>
                </w:rPr>
                <w:t>，农产品营销</w:t>
              </w:r>
              <w:r>
                <w:rPr>
                  <w:rFonts w:asciiTheme="minorEastAsia" w:eastAsiaTheme="minorEastAsia" w:hAnsiTheme="minorEastAsia" w:cstheme="minorEastAsia" w:hint="eastAsia"/>
                  <w:b/>
                  <w:bCs/>
                  <w:sz w:val="24"/>
                  <w:rPrChange w:id="332" w:author="南" w:date="2026-10-23T00:50:00Z">
                    <w:rPr>
                      <w:rFonts w:hint="eastAsia"/>
                      <w:sz w:val="24"/>
                    </w:rPr>
                  </w:rPrChange>
                </w:rPr>
                <w:t>数</w:t>
              </w:r>
            </w:ins>
            <w:ins w:id="333" w:author="郝鹃" w:date="2026-10-22T21:21:00Z">
              <w:r>
                <w:rPr>
                  <w:rFonts w:asciiTheme="minorEastAsia" w:eastAsiaTheme="minorEastAsia" w:hAnsiTheme="minorEastAsia" w:cstheme="minorEastAsia" w:hint="eastAsia"/>
                  <w:b/>
                  <w:bCs/>
                  <w:sz w:val="24"/>
                </w:rPr>
                <w:t>智</w:t>
              </w:r>
            </w:ins>
            <w:ins w:id="334" w:author="郝鹃" w:date="2026-10-22T21:20:00Z">
              <w:r>
                <w:rPr>
                  <w:rFonts w:asciiTheme="minorEastAsia" w:eastAsiaTheme="minorEastAsia" w:hAnsiTheme="minorEastAsia" w:cstheme="minorEastAsia" w:hint="eastAsia"/>
                  <w:b/>
                  <w:bCs/>
                  <w:sz w:val="24"/>
                  <w:rPrChange w:id="335" w:author="郝鹃" w:date="2026-10-22T21:21:00Z">
                    <w:rPr>
                      <w:rFonts w:hint="eastAsia"/>
                      <w:sz w:val="24"/>
                    </w:rPr>
                  </w:rPrChange>
                </w:rPr>
                <w:t>化</w:t>
              </w:r>
              <w:del w:id="336" w:author="南" w:date="2026-10-23T00:51:00Z">
                <w:r>
                  <w:rPr>
                    <w:rFonts w:asciiTheme="minorEastAsia" w:eastAsiaTheme="minorEastAsia" w:hAnsiTheme="minorEastAsia" w:cstheme="minorEastAsia" w:hint="eastAsia"/>
                    <w:b/>
                    <w:bCs/>
                    <w:sz w:val="24"/>
                    <w:rPrChange w:id="337" w:author="郝鹃" w:date="2026-10-22T21:21:00Z">
                      <w:rPr>
                        <w:rFonts w:hint="eastAsia"/>
                        <w:sz w:val="24"/>
                      </w:rPr>
                    </w:rPrChange>
                  </w:rPr>
                  <w:delText>转型</w:delText>
                </w:r>
              </w:del>
              <w:r>
                <w:rPr>
                  <w:rFonts w:asciiTheme="minorEastAsia" w:eastAsiaTheme="minorEastAsia" w:hAnsiTheme="minorEastAsia" w:cstheme="minorEastAsia" w:hint="eastAsia"/>
                  <w:b/>
                  <w:bCs/>
                  <w:sz w:val="24"/>
                  <w:rPrChange w:id="338" w:author="郝鹃" w:date="2026-10-22T21:21:00Z">
                    <w:rPr>
                      <w:rFonts w:hint="eastAsia"/>
                      <w:sz w:val="24"/>
                    </w:rPr>
                  </w:rPrChange>
                </w:rPr>
                <w:t>已成为推动乡</w:t>
              </w:r>
            </w:ins>
            <w:ins w:id="339" w:author="南" w:date="2026-10-23T01:01:00Z">
              <w:r>
                <w:rPr>
                  <w:rFonts w:asciiTheme="minorEastAsia" w:eastAsiaTheme="minorEastAsia" w:hAnsiTheme="minorEastAsia" w:cstheme="minorEastAsia" w:hint="eastAsia"/>
                  <w:b/>
                  <w:bCs/>
                  <w:sz w:val="24"/>
                </w:rPr>
                <w:t>镇</w:t>
              </w:r>
            </w:ins>
            <w:ins w:id="340" w:author="郝鹃" w:date="2026-10-22T21:20:00Z">
              <w:del w:id="341" w:author="南" w:date="2026-10-23T01:01:00Z">
                <w:r>
                  <w:rPr>
                    <w:rFonts w:asciiTheme="minorEastAsia" w:eastAsiaTheme="minorEastAsia" w:hAnsiTheme="minorEastAsia" w:cstheme="minorEastAsia" w:hint="eastAsia"/>
                    <w:b/>
                    <w:bCs/>
                    <w:sz w:val="24"/>
                    <w:rPrChange w:id="342" w:author="郝鹃" w:date="2026-10-22T21:21:00Z">
                      <w:rPr>
                        <w:rFonts w:hint="eastAsia"/>
                        <w:sz w:val="24"/>
                      </w:rPr>
                    </w:rPrChange>
                  </w:rPr>
                  <w:delText>村</w:delText>
                </w:r>
              </w:del>
              <w:r>
                <w:rPr>
                  <w:rFonts w:asciiTheme="minorEastAsia" w:eastAsiaTheme="minorEastAsia" w:hAnsiTheme="minorEastAsia" w:cstheme="minorEastAsia" w:hint="eastAsia"/>
                  <w:b/>
                  <w:bCs/>
                  <w:sz w:val="24"/>
                  <w:rPrChange w:id="343" w:author="郝鹃" w:date="2026-10-22T21:21:00Z">
                    <w:rPr>
                      <w:rFonts w:hint="eastAsia"/>
                      <w:sz w:val="24"/>
                    </w:rPr>
                  </w:rPrChange>
                </w:rPr>
                <w:t>产业振兴的重要路径</w:t>
              </w:r>
            </w:ins>
            <w:ins w:id="344" w:author="郝鹃" w:date="2026-10-22T21:21:00Z">
              <w:del w:id="345" w:author="南" w:date="2026-10-23T01:02:00Z">
                <w:r>
                  <w:rPr>
                    <w:rFonts w:asciiTheme="minorEastAsia" w:eastAsiaTheme="minorEastAsia" w:hAnsiTheme="minorEastAsia" w:cstheme="minorEastAsia" w:hint="eastAsia"/>
                    <w:b/>
                    <w:bCs/>
                    <w:sz w:val="24"/>
                  </w:rPr>
                  <w:delText>之一</w:delText>
                </w:r>
              </w:del>
            </w:ins>
            <w:ins w:id="346" w:author="郝鹃" w:date="2026-10-22T21:20:00Z">
              <w:r>
                <w:rPr>
                  <w:rFonts w:asciiTheme="minorEastAsia" w:eastAsiaTheme="minorEastAsia" w:hAnsiTheme="minorEastAsia" w:cstheme="minorEastAsia" w:hint="eastAsia"/>
                  <w:b/>
                  <w:bCs/>
                  <w:sz w:val="24"/>
                  <w:rPrChange w:id="347" w:author="郝鹃" w:date="2026-10-22T21:21:00Z">
                    <w:rPr>
                      <w:rFonts w:hint="eastAsia"/>
                      <w:sz w:val="24"/>
                      <w:vertAlign w:val="superscript"/>
                    </w:rPr>
                  </w:rPrChange>
                </w:rPr>
                <w:t>。</w:t>
              </w:r>
            </w:ins>
            <w:ins w:id="348" w:author="南" w:date="2026-10-21T16:49:00Z">
              <w:r>
                <w:rPr>
                  <w:rFonts w:asciiTheme="minorEastAsia" w:eastAsiaTheme="minorEastAsia" w:hAnsiTheme="minorEastAsia" w:cstheme="minorEastAsia" w:hint="eastAsia"/>
                  <w:b/>
                  <w:bCs/>
                  <w:sz w:val="24"/>
                  <w:rPrChange w:id="349" w:author="南" w:date="2026-10-22T20:16:00Z">
                    <w:rPr>
                      <w:rFonts w:eastAsia="仿宋_GB2312" w:hint="eastAsia"/>
                      <w:sz w:val="24"/>
                    </w:rPr>
                  </w:rPrChange>
                </w:rPr>
                <w:t>在广东省“百千万工程”</w:t>
              </w:r>
            </w:ins>
            <w:ins w:id="350" w:author="南" w:date="2026-10-21T16:52:00Z">
              <w:r>
                <w:rPr>
                  <w:rFonts w:asciiTheme="minorEastAsia" w:eastAsiaTheme="minorEastAsia" w:hAnsiTheme="minorEastAsia" w:cstheme="minorEastAsia" w:hint="eastAsia"/>
                  <w:b/>
                  <w:bCs/>
                  <w:sz w:val="24"/>
                  <w:rPrChange w:id="351" w:author="南" w:date="2026-10-22T20:16:00Z">
                    <w:rPr>
                      <w:rFonts w:eastAsia="仿宋_GB2312" w:hint="eastAsia"/>
                      <w:sz w:val="24"/>
                    </w:rPr>
                  </w:rPrChange>
                </w:rPr>
                <w:t>指引下，</w:t>
              </w:r>
            </w:ins>
            <w:ins w:id="352" w:author="南" w:date="2026-10-21T16:53:00Z">
              <w:r>
                <w:rPr>
                  <w:rFonts w:asciiTheme="minorEastAsia" w:eastAsiaTheme="minorEastAsia" w:hAnsiTheme="minorEastAsia" w:cstheme="minorEastAsia" w:hint="eastAsia"/>
                  <w:b/>
                  <w:bCs/>
                  <w:sz w:val="24"/>
                  <w:rPrChange w:id="353" w:author="南" w:date="2026-10-22T20:16:00Z">
                    <w:rPr>
                      <w:rFonts w:eastAsia="仿宋_GB2312" w:hint="eastAsia"/>
                      <w:sz w:val="24"/>
                    </w:rPr>
                  </w:rPrChange>
                </w:rPr>
                <w:t>作品</w:t>
              </w:r>
              <w:del w:id="354" w:author="郝鹃" w:date="2026-10-22T21:25:00Z">
                <w:r>
                  <w:rPr>
                    <w:rFonts w:asciiTheme="minorEastAsia" w:eastAsiaTheme="minorEastAsia" w:hAnsiTheme="minorEastAsia" w:cstheme="minorEastAsia" w:hint="eastAsia"/>
                    <w:b/>
                    <w:bCs/>
                    <w:sz w:val="24"/>
                    <w:rPrChange w:id="355" w:author="南" w:date="2026-10-23T00:51:00Z">
                      <w:rPr>
                        <w:rFonts w:eastAsia="仿宋_GB2312" w:hint="eastAsia"/>
                        <w:sz w:val="24"/>
                      </w:rPr>
                    </w:rPrChange>
                  </w:rPr>
                  <w:delText>立</w:delText>
                </w:r>
              </w:del>
            </w:ins>
            <w:ins w:id="356" w:author="郝鹃" w:date="2026-10-22T21:25:00Z">
              <w:r>
                <w:rPr>
                  <w:rFonts w:asciiTheme="minorEastAsia" w:eastAsiaTheme="minorEastAsia" w:hAnsiTheme="minorEastAsia" w:cstheme="minorEastAsia" w:hint="eastAsia"/>
                  <w:b/>
                  <w:bCs/>
                  <w:sz w:val="24"/>
                </w:rPr>
                <w:t>针对</w:t>
              </w:r>
            </w:ins>
            <w:ins w:id="357" w:author="南" w:date="2026-10-21T16:53:00Z">
              <w:del w:id="358" w:author="郝鹃" w:date="2026-10-22T21:22:00Z">
                <w:r>
                  <w:rPr>
                    <w:rFonts w:asciiTheme="minorEastAsia" w:eastAsiaTheme="minorEastAsia" w:hAnsiTheme="minorEastAsia" w:cstheme="minorEastAsia" w:hint="eastAsia"/>
                    <w:b/>
                    <w:bCs/>
                    <w:sz w:val="24"/>
                    <w:rPrChange w:id="359" w:author="南" w:date="2026-10-23T00:51:00Z">
                      <w:rPr>
                        <w:rFonts w:eastAsia="仿宋_GB2312" w:hint="eastAsia"/>
                        <w:sz w:val="24"/>
                      </w:rPr>
                    </w:rPrChange>
                  </w:rPr>
                  <w:delText>足农产品经营</w:delText>
                </w:r>
              </w:del>
            </w:ins>
            <w:ins w:id="360" w:author="郝鹃" w:date="2026-10-22T21:22:00Z">
              <w:r>
                <w:rPr>
                  <w:rFonts w:asciiTheme="minorEastAsia" w:eastAsiaTheme="minorEastAsia" w:hAnsiTheme="minorEastAsia" w:cstheme="minorEastAsia" w:hint="eastAsia"/>
                  <w:b/>
                  <w:bCs/>
                  <w:sz w:val="24"/>
                </w:rPr>
                <w:t>乡镇企业</w:t>
              </w:r>
            </w:ins>
            <w:ins w:id="361" w:author="郝鹃" w:date="2026-10-22T21:26:00Z">
              <w:r>
                <w:rPr>
                  <w:rFonts w:asciiTheme="minorEastAsia" w:eastAsiaTheme="minorEastAsia" w:hAnsiTheme="minorEastAsia" w:cstheme="minorEastAsia" w:hint="eastAsia"/>
                  <w:b/>
                  <w:bCs/>
                  <w:sz w:val="24"/>
                  <w:rPrChange w:id="362" w:author="南" w:date="2026-10-23T00:51:00Z">
                    <w:rPr>
                      <w:rFonts w:asciiTheme="minorEastAsia" w:eastAsiaTheme="minorEastAsia" w:hAnsiTheme="minorEastAsia" w:cstheme="minorEastAsia" w:hint="eastAsia"/>
                      <w:b/>
                      <w:bCs/>
                      <w:color w:val="FF0000"/>
                      <w:sz w:val="24"/>
                    </w:rPr>
                  </w:rPrChange>
                </w:rPr>
                <w:t>在</w:t>
              </w:r>
            </w:ins>
            <w:ins w:id="363" w:author="南" w:date="2026-10-23T00:51:00Z">
              <w:r>
                <w:rPr>
                  <w:rFonts w:asciiTheme="minorEastAsia" w:eastAsiaTheme="minorEastAsia" w:hAnsiTheme="minorEastAsia" w:cstheme="minorEastAsia" w:hint="eastAsia"/>
                  <w:b/>
                  <w:bCs/>
                  <w:sz w:val="24"/>
                </w:rPr>
                <w:t>农</w:t>
              </w:r>
            </w:ins>
            <w:ins w:id="364" w:author="南" w:date="2026-10-21T17:08:00Z">
              <w:del w:id="365" w:author="郝鹃" w:date="2026-10-22T21:26:00Z">
                <w:r>
                  <w:rPr>
                    <w:rFonts w:asciiTheme="minorEastAsia" w:eastAsiaTheme="minorEastAsia" w:hAnsiTheme="minorEastAsia" w:cstheme="minorEastAsia" w:hint="eastAsia"/>
                    <w:b/>
                    <w:bCs/>
                    <w:sz w:val="24"/>
                    <w:rPrChange w:id="366" w:author="南" w:date="2026-10-23T00:51:00Z">
                      <w:rPr>
                        <w:rFonts w:eastAsia="仿宋_GB2312" w:hint="eastAsia"/>
                        <w:sz w:val="24"/>
                      </w:rPr>
                    </w:rPrChange>
                  </w:rPr>
                  <w:delText>真实</w:delText>
                </w:r>
              </w:del>
            </w:ins>
            <w:ins w:id="367" w:author="南" w:date="2026-10-21T16:53:00Z">
              <w:del w:id="368" w:author="郝鹃" w:date="2026-10-22T21:26:00Z">
                <w:r>
                  <w:rPr>
                    <w:rFonts w:asciiTheme="minorEastAsia" w:eastAsiaTheme="minorEastAsia" w:hAnsiTheme="minorEastAsia" w:cstheme="minorEastAsia" w:hint="eastAsia"/>
                    <w:b/>
                    <w:bCs/>
                    <w:sz w:val="24"/>
                    <w:rPrChange w:id="369" w:author="南" w:date="2026-10-23T00:51:00Z">
                      <w:rPr>
                        <w:rFonts w:eastAsia="仿宋_GB2312" w:hint="eastAsia"/>
                        <w:sz w:val="24"/>
                      </w:rPr>
                    </w:rPrChange>
                  </w:rPr>
                  <w:delText>需求，针对</w:delText>
                </w:r>
              </w:del>
            </w:ins>
            <w:ins w:id="370" w:author="郝鹃" w:date="2026-10-22T21:22:00Z">
              <w:r>
                <w:rPr>
                  <w:rFonts w:asciiTheme="minorEastAsia" w:eastAsiaTheme="minorEastAsia" w:hAnsiTheme="minorEastAsia" w:cstheme="minorEastAsia" w:hint="eastAsia"/>
                  <w:b/>
                  <w:bCs/>
                  <w:sz w:val="24"/>
                </w:rPr>
                <w:t>产品营销</w:t>
              </w:r>
              <w:del w:id="371" w:author="南" w:date="2026-10-23T00:53:00Z">
                <w:r>
                  <w:rPr>
                    <w:rFonts w:asciiTheme="minorEastAsia" w:eastAsiaTheme="minorEastAsia" w:hAnsiTheme="minorEastAsia" w:cstheme="minorEastAsia" w:hint="eastAsia"/>
                    <w:b/>
                    <w:bCs/>
                    <w:sz w:val="24"/>
                  </w:rPr>
                  <w:delText>内容</w:delText>
                </w:r>
              </w:del>
            </w:ins>
            <w:ins w:id="372" w:author="郝鹃" w:date="2026-10-22T21:27:00Z">
              <w:r>
                <w:rPr>
                  <w:rFonts w:asciiTheme="minorEastAsia" w:eastAsiaTheme="minorEastAsia" w:hAnsiTheme="minorEastAsia" w:cstheme="minorEastAsia" w:hint="eastAsia"/>
                  <w:b/>
                  <w:bCs/>
                  <w:sz w:val="24"/>
                  <w:rPrChange w:id="373" w:author="南" w:date="2026-10-23T00:51:00Z">
                    <w:rPr>
                      <w:rFonts w:asciiTheme="minorEastAsia" w:eastAsiaTheme="minorEastAsia" w:hAnsiTheme="minorEastAsia" w:cstheme="minorEastAsia" w:hint="eastAsia"/>
                      <w:b/>
                      <w:bCs/>
                      <w:color w:val="FF0000"/>
                      <w:sz w:val="24"/>
                    </w:rPr>
                  </w:rPrChange>
                </w:rPr>
                <w:t>方面存在的</w:t>
              </w:r>
            </w:ins>
            <w:ins w:id="374" w:author="南" w:date="2026-10-21T16:53:00Z">
              <w:del w:id="375" w:author="郝鹃" w:date="2026-10-22T21:22:00Z">
                <w:r>
                  <w:rPr>
                    <w:rFonts w:asciiTheme="minorEastAsia" w:eastAsiaTheme="minorEastAsia" w:hAnsiTheme="minorEastAsia" w:cstheme="minorEastAsia" w:hint="eastAsia"/>
                    <w:b/>
                    <w:bCs/>
                    <w:sz w:val="24"/>
                    <w:rPrChange w:id="376" w:author="南" w:date="2026-10-22T20:16:00Z">
                      <w:rPr>
                        <w:rFonts w:eastAsia="仿宋_GB2312" w:hint="eastAsia"/>
                        <w:sz w:val="24"/>
                      </w:rPr>
                    </w:rPrChange>
                  </w:rPr>
                  <w:delText>宣传</w:delText>
                </w:r>
              </w:del>
              <w:r>
                <w:rPr>
                  <w:rFonts w:asciiTheme="minorEastAsia" w:eastAsiaTheme="minorEastAsia" w:hAnsiTheme="minorEastAsia" w:cstheme="minorEastAsia" w:hint="eastAsia"/>
                  <w:b/>
                  <w:bCs/>
                  <w:sz w:val="24"/>
                  <w:rPrChange w:id="377" w:author="南" w:date="2026-10-22T20:16:00Z">
                    <w:rPr>
                      <w:rFonts w:eastAsia="仿宋_GB2312" w:hint="eastAsia"/>
                      <w:sz w:val="24"/>
                    </w:rPr>
                  </w:rPrChange>
                </w:rPr>
                <w:t>制作</w:t>
              </w:r>
            </w:ins>
            <w:ins w:id="378" w:author="郝鹃" w:date="2026-10-22T21:27:00Z">
              <w:r>
                <w:rPr>
                  <w:rFonts w:asciiTheme="minorEastAsia" w:eastAsiaTheme="minorEastAsia" w:hAnsiTheme="minorEastAsia" w:cstheme="minorEastAsia" w:hint="eastAsia"/>
                  <w:b/>
                  <w:bCs/>
                  <w:sz w:val="24"/>
                </w:rPr>
                <w:t>困难</w:t>
              </w:r>
            </w:ins>
            <w:del w:id="379" w:author="郝鹃" w:date="2026-10-22T21:27:00Z">
              <w:r>
                <w:rPr>
                  <w:rFonts w:asciiTheme="minorEastAsia" w:eastAsiaTheme="minorEastAsia" w:hAnsiTheme="minorEastAsia" w:cstheme="minorEastAsia" w:hint="eastAsia"/>
                  <w:b/>
                  <w:bCs/>
                  <w:sz w:val="24"/>
                  <w:rPrChange w:id="380" w:author="南" w:date="2026-10-22T20:16:00Z">
                    <w:rPr>
                      <w:rFonts w:eastAsia="仿宋_GB2312" w:hint="eastAsia"/>
                      <w:sz w:val="24"/>
                    </w:rPr>
                  </w:rPrChange>
                </w:rPr>
                <w:delText>繁琐</w:delText>
              </w:r>
            </w:del>
            <w:r>
              <w:rPr>
                <w:rFonts w:asciiTheme="minorEastAsia" w:eastAsiaTheme="minorEastAsia" w:hAnsiTheme="minorEastAsia" w:cstheme="minorEastAsia" w:hint="eastAsia"/>
                <w:b/>
                <w:bCs/>
                <w:sz w:val="24"/>
                <w:rPrChange w:id="381" w:author="南" w:date="2026-10-22T20:16:00Z">
                  <w:rPr>
                    <w:rFonts w:eastAsia="仿宋_GB2312" w:hint="eastAsia"/>
                    <w:sz w:val="24"/>
                  </w:rPr>
                </w:rPrChange>
              </w:rPr>
              <w:t>、特色表达不足及成本高等痛点</w:t>
            </w:r>
            <w:ins w:id="382" w:author="郝鹃" w:date="2026-10-22T21:22:00Z">
              <w:del w:id="383" w:author="南" w:date="2026-10-23T00:52:00Z">
                <w:r>
                  <w:rPr>
                    <w:rFonts w:asciiTheme="minorEastAsia" w:eastAsiaTheme="minorEastAsia" w:hAnsiTheme="minorEastAsia" w:cstheme="minorEastAsia" w:hint="eastAsia"/>
                    <w:b/>
                    <w:bCs/>
                    <w:sz w:val="24"/>
                  </w:rPr>
                  <w:delText>问题</w:delText>
                </w:r>
              </w:del>
            </w:ins>
            <w:ins w:id="384" w:author="南" w:date="2026-10-21T16:54:00Z">
              <w:r>
                <w:rPr>
                  <w:rFonts w:asciiTheme="minorEastAsia" w:eastAsiaTheme="minorEastAsia" w:hAnsiTheme="minorEastAsia" w:cstheme="minorEastAsia" w:hint="eastAsia"/>
                  <w:b/>
                  <w:bCs/>
                  <w:sz w:val="24"/>
                  <w:rPrChange w:id="385" w:author="南" w:date="2026-10-22T20:16:00Z">
                    <w:rPr>
                      <w:rFonts w:eastAsia="仿宋_GB2312" w:hint="eastAsia"/>
                      <w:sz w:val="24"/>
                    </w:rPr>
                  </w:rPrChange>
                </w:rPr>
                <w:t>，</w:t>
              </w:r>
            </w:ins>
            <w:ins w:id="386" w:author="南" w:date="2026-10-21T17:09:00Z">
              <w:r>
                <w:rPr>
                  <w:rFonts w:asciiTheme="minorEastAsia" w:eastAsiaTheme="minorEastAsia" w:hAnsiTheme="minorEastAsia" w:cstheme="minorEastAsia" w:hint="eastAsia"/>
                  <w:b/>
                  <w:bCs/>
                  <w:sz w:val="24"/>
                  <w:rPrChange w:id="387" w:author="南" w:date="2026-10-22T20:16:00Z">
                    <w:rPr>
                      <w:rFonts w:eastAsia="仿宋_GB2312" w:hint="eastAsia"/>
                      <w:sz w:val="24"/>
                    </w:rPr>
                  </w:rPrChange>
                </w:rPr>
                <w:t>基于领域</w:t>
              </w:r>
              <w:del w:id="388" w:author="郝鹃" w:date="2026-10-22T22:05:00Z">
                <w:r>
                  <w:rPr>
                    <w:rFonts w:asciiTheme="minorEastAsia" w:eastAsiaTheme="minorEastAsia" w:hAnsiTheme="minorEastAsia" w:cstheme="minorEastAsia" w:hint="eastAsia"/>
                    <w:b/>
                    <w:bCs/>
                    <w:sz w:val="24"/>
                    <w:rPrChange w:id="389" w:author="南" w:date="2026-10-22T20:16:00Z">
                      <w:rPr>
                        <w:rFonts w:eastAsia="仿宋_GB2312" w:hint="eastAsia"/>
                        <w:sz w:val="24"/>
                      </w:rPr>
                    </w:rPrChange>
                  </w:rPr>
                  <w:delText>微调</w:delText>
                </w:r>
              </w:del>
              <w:r>
                <w:rPr>
                  <w:rFonts w:asciiTheme="minorEastAsia" w:eastAsiaTheme="minorEastAsia" w:hAnsiTheme="minorEastAsia" w:cstheme="minorEastAsia" w:hint="eastAsia"/>
                  <w:b/>
                  <w:bCs/>
                  <w:sz w:val="24"/>
                  <w:rPrChange w:id="390" w:author="南" w:date="2026-10-22T20:16:00Z">
                    <w:rPr>
                      <w:rFonts w:eastAsia="仿宋_GB2312" w:hint="eastAsia"/>
                      <w:sz w:val="24"/>
                    </w:rPr>
                  </w:rPrChange>
                </w:rPr>
                <w:t>模型</w:t>
              </w:r>
            </w:ins>
            <w:ins w:id="391" w:author="郝鹃" w:date="2026-10-22T22:05:00Z">
              <w:r>
                <w:rPr>
                  <w:rFonts w:asciiTheme="minorEastAsia" w:eastAsiaTheme="minorEastAsia" w:hAnsiTheme="minorEastAsia" w:cstheme="minorEastAsia" w:hint="eastAsia"/>
                  <w:b/>
                  <w:bCs/>
                  <w:sz w:val="24"/>
                </w:rPr>
                <w:t>微调</w:t>
              </w:r>
            </w:ins>
            <w:ins w:id="392" w:author="郝鹃" w:date="2026-10-22T21:33:00Z">
              <w:r>
                <w:rPr>
                  <w:rFonts w:asciiTheme="minorEastAsia" w:eastAsiaTheme="minorEastAsia" w:hAnsiTheme="minorEastAsia" w:cstheme="minorEastAsia" w:hint="eastAsia"/>
                  <w:b/>
                  <w:bCs/>
                  <w:sz w:val="24"/>
                </w:rPr>
                <w:t>、</w:t>
              </w:r>
            </w:ins>
            <w:ins w:id="393" w:author="郝鹃" w:date="2026-10-22T21:37:00Z">
              <w:r>
                <w:rPr>
                  <w:rFonts w:asciiTheme="minorEastAsia" w:eastAsiaTheme="minorEastAsia" w:hAnsiTheme="minorEastAsia" w:cstheme="minorEastAsia" w:hint="eastAsia"/>
                  <w:b/>
                  <w:bCs/>
                  <w:sz w:val="24"/>
                </w:rPr>
                <w:t>检索增强、</w:t>
              </w:r>
            </w:ins>
            <w:ins w:id="394" w:author="南" w:date="2026-10-21T17:09:00Z">
              <w:del w:id="395" w:author="郝鹃" w:date="2026-10-22T21:33:00Z">
                <w:r>
                  <w:rPr>
                    <w:rFonts w:asciiTheme="minorEastAsia" w:eastAsiaTheme="minorEastAsia" w:hAnsiTheme="minorEastAsia" w:cstheme="minorEastAsia" w:hint="eastAsia"/>
                    <w:b/>
                    <w:bCs/>
                    <w:sz w:val="24"/>
                    <w:rPrChange w:id="396" w:author="南" w:date="2026-10-22T20:16:00Z">
                      <w:rPr>
                        <w:rFonts w:eastAsia="仿宋_GB2312" w:hint="eastAsia"/>
                        <w:sz w:val="24"/>
                      </w:rPr>
                    </w:rPrChange>
                  </w:rPr>
                  <w:delText>与</w:delText>
                </w:r>
              </w:del>
              <w:r>
                <w:rPr>
                  <w:rFonts w:asciiTheme="minorEastAsia" w:eastAsiaTheme="minorEastAsia" w:hAnsiTheme="minorEastAsia" w:cstheme="minorEastAsia" w:hint="eastAsia"/>
                  <w:b/>
                  <w:bCs/>
                  <w:sz w:val="24"/>
                  <w:rPrChange w:id="397" w:author="南" w:date="2026-10-22T20:16:00Z">
                    <w:rPr>
                      <w:rFonts w:eastAsia="仿宋_GB2312" w:hint="eastAsia"/>
                      <w:sz w:val="24"/>
                    </w:rPr>
                  </w:rPrChange>
                </w:rPr>
                <w:t>多</w:t>
              </w:r>
              <w:r>
                <w:rPr>
                  <w:rFonts w:asciiTheme="minorEastAsia" w:eastAsiaTheme="minorEastAsia" w:hAnsiTheme="minorEastAsia" w:cstheme="minorEastAsia"/>
                  <w:b/>
                  <w:bCs/>
                  <w:sz w:val="24"/>
                  <w:rPrChange w:id="398" w:author="南" w:date="2026-10-22T20:16:00Z">
                    <w:rPr>
                      <w:rFonts w:eastAsia="仿宋_GB2312"/>
                      <w:sz w:val="24"/>
                    </w:rPr>
                  </w:rPrChange>
                </w:rPr>
                <w:t>Agent</w:t>
              </w:r>
            </w:ins>
            <w:ins w:id="399" w:author="郝鹃" w:date="2026-10-22T22:06:00Z">
              <w:r>
                <w:rPr>
                  <w:rFonts w:asciiTheme="minorEastAsia" w:eastAsiaTheme="minorEastAsia" w:hAnsiTheme="minorEastAsia" w:cstheme="minorEastAsia" w:hint="eastAsia"/>
                  <w:b/>
                  <w:bCs/>
                  <w:sz w:val="24"/>
                </w:rPr>
                <w:t>技能编排</w:t>
              </w:r>
              <w:del w:id="400" w:author="南" w:date="2026-10-23T00:58:00Z">
                <w:r>
                  <w:rPr>
                    <w:rFonts w:asciiTheme="minorEastAsia" w:eastAsiaTheme="minorEastAsia" w:hAnsiTheme="minorEastAsia" w:cstheme="minorEastAsia" w:hint="eastAsia"/>
                    <w:b/>
                    <w:bCs/>
                    <w:sz w:val="24"/>
                  </w:rPr>
                  <w:delText>、</w:delText>
                </w:r>
              </w:del>
            </w:ins>
            <w:ins w:id="401" w:author="郝鹃" w:date="2026-10-22T21:28:00Z">
              <w:del w:id="402" w:author="南" w:date="2026-10-23T00:58:00Z">
                <w:r>
                  <w:rPr>
                    <w:rFonts w:asciiTheme="minorEastAsia" w:eastAsiaTheme="minorEastAsia" w:hAnsiTheme="minorEastAsia" w:cstheme="minorEastAsia" w:hint="eastAsia"/>
                    <w:b/>
                    <w:bCs/>
                    <w:color w:val="FF0000"/>
                    <w:sz w:val="24"/>
                    <w:rPrChange w:id="403" w:author="郝鹃" w:date="2026-10-22T21:28:00Z">
                      <w:rPr>
                        <w:rFonts w:asciiTheme="minorEastAsia" w:eastAsiaTheme="minorEastAsia" w:hAnsiTheme="minorEastAsia" w:cstheme="minorEastAsia" w:hint="eastAsia"/>
                        <w:b/>
                        <w:bCs/>
                        <w:sz w:val="24"/>
                      </w:rPr>
                    </w:rPrChange>
                  </w:rPr>
                  <w:delText>协作</w:delText>
                </w:r>
              </w:del>
            </w:ins>
            <w:ins w:id="404" w:author="郝鹃" w:date="2026-10-22T21:33:00Z">
              <w:del w:id="405" w:author="南" w:date="2026-10-23T00:58:00Z">
                <w:r>
                  <w:rPr>
                    <w:rFonts w:asciiTheme="minorEastAsia" w:eastAsiaTheme="minorEastAsia" w:hAnsiTheme="minorEastAsia" w:cstheme="minorEastAsia" w:hint="eastAsia"/>
                    <w:b/>
                    <w:bCs/>
                    <w:color w:val="FF0000"/>
                    <w:sz w:val="24"/>
                  </w:rPr>
                  <w:delText>和提示词</w:delText>
                </w:r>
              </w:del>
            </w:ins>
            <w:ins w:id="406" w:author="郝鹃" w:date="2026-10-22T22:07:00Z">
              <w:del w:id="407" w:author="南" w:date="2026-10-23T00:58:00Z">
                <w:r>
                  <w:rPr>
                    <w:rFonts w:asciiTheme="minorEastAsia" w:eastAsiaTheme="minorEastAsia" w:hAnsiTheme="minorEastAsia" w:cstheme="minorEastAsia" w:hint="eastAsia"/>
                    <w:b/>
                    <w:bCs/>
                    <w:color w:val="FF0000"/>
                    <w:sz w:val="24"/>
                  </w:rPr>
                  <w:delText>工程</w:delText>
                </w:r>
              </w:del>
            </w:ins>
            <w:ins w:id="408" w:author="南" w:date="2026-10-21T17:09:00Z">
              <w:del w:id="409" w:author="郝鹃" w:date="2026-10-22T21:27:00Z">
                <w:r>
                  <w:rPr>
                    <w:rFonts w:asciiTheme="minorEastAsia" w:eastAsiaTheme="minorEastAsia" w:hAnsiTheme="minorEastAsia" w:cstheme="minorEastAsia" w:hint="eastAsia"/>
                    <w:b/>
                    <w:bCs/>
                    <w:sz w:val="24"/>
                    <w:rPrChange w:id="410" w:author="南" w:date="2026-10-22T20:16:00Z">
                      <w:rPr>
                        <w:rFonts w:eastAsia="仿宋_GB2312" w:hint="eastAsia"/>
                        <w:sz w:val="24"/>
                      </w:rPr>
                    </w:rPrChange>
                  </w:rPr>
                  <w:delText>技能编排</w:delText>
                </w:r>
              </w:del>
            </w:ins>
            <w:ins w:id="411" w:author="郝鹃" w:date="2026-10-22T21:27:00Z">
              <w:r>
                <w:rPr>
                  <w:rFonts w:asciiTheme="minorEastAsia" w:eastAsiaTheme="minorEastAsia" w:hAnsiTheme="minorEastAsia" w:cstheme="minorEastAsia" w:hint="eastAsia"/>
                  <w:b/>
                  <w:bCs/>
                  <w:sz w:val="24"/>
                </w:rPr>
                <w:t>等技术</w:t>
              </w:r>
            </w:ins>
            <w:ins w:id="412" w:author="南" w:date="2026-10-21T16:54:00Z">
              <w:r>
                <w:rPr>
                  <w:rFonts w:asciiTheme="minorEastAsia" w:eastAsiaTheme="minorEastAsia" w:hAnsiTheme="minorEastAsia" w:cstheme="minorEastAsia" w:hint="eastAsia"/>
                  <w:b/>
                  <w:bCs/>
                  <w:sz w:val="24"/>
                  <w:rPrChange w:id="413" w:author="南" w:date="2026-10-22T20:16:00Z">
                    <w:rPr>
                      <w:rFonts w:eastAsia="仿宋_GB2312" w:hint="eastAsia"/>
                      <w:sz w:val="24"/>
                    </w:rPr>
                  </w:rPrChange>
                </w:rPr>
                <w:t>，构建</w:t>
              </w:r>
            </w:ins>
            <w:ins w:id="414" w:author="郝鹃" w:date="2026-10-22T21:28:00Z">
              <w:del w:id="415" w:author="南" w:date="2026-10-23T00:54:00Z">
                <w:r>
                  <w:rPr>
                    <w:rFonts w:asciiTheme="minorEastAsia" w:eastAsiaTheme="minorEastAsia" w:hAnsiTheme="minorEastAsia" w:cstheme="minorEastAsia" w:hint="eastAsia"/>
                    <w:b/>
                    <w:bCs/>
                    <w:sz w:val="24"/>
                  </w:rPr>
                  <w:delText>了</w:delText>
                </w:r>
              </w:del>
            </w:ins>
            <w:ins w:id="416" w:author="南" w:date="2026-10-21T16:54:00Z">
              <w:r>
                <w:rPr>
                  <w:rFonts w:asciiTheme="minorEastAsia" w:eastAsiaTheme="minorEastAsia" w:hAnsiTheme="minorEastAsia" w:cstheme="minorEastAsia" w:hint="eastAsia"/>
                  <w:b/>
                  <w:bCs/>
                  <w:sz w:val="24"/>
                  <w:rPrChange w:id="417" w:author="南" w:date="2026-10-22T20:16:00Z">
                    <w:rPr>
                      <w:rFonts w:eastAsia="仿宋_GB2312" w:hint="eastAsia"/>
                      <w:sz w:val="24"/>
                    </w:rPr>
                  </w:rPrChange>
                </w:rPr>
                <w:t>多模态农产品营销内容智能生成系统，</w:t>
              </w:r>
              <w:r>
                <w:rPr>
                  <w:rFonts w:asciiTheme="minorEastAsia" w:eastAsiaTheme="minorEastAsia" w:hAnsiTheme="minorEastAsia" w:cstheme="minorEastAsia" w:hint="eastAsia"/>
                  <w:b/>
                  <w:bCs/>
                  <w:sz w:val="24"/>
                  <w:rPrChange w:id="418" w:author="南" w:date="2026-10-23T01:00:00Z">
                    <w:rPr>
                      <w:rFonts w:eastAsia="仿宋_GB2312" w:hint="eastAsia"/>
                      <w:sz w:val="24"/>
                    </w:rPr>
                  </w:rPrChange>
                </w:rPr>
                <w:t>实现</w:t>
              </w:r>
            </w:ins>
            <w:ins w:id="419" w:author="郝鹃" w:date="2026-10-22T22:09:00Z">
              <w:del w:id="420" w:author="南" w:date="2026-10-23T00:59:00Z">
                <w:r>
                  <w:rPr>
                    <w:rFonts w:asciiTheme="minorEastAsia" w:eastAsiaTheme="minorEastAsia" w:hAnsiTheme="minorEastAsia" w:cstheme="minorEastAsia" w:hint="eastAsia"/>
                    <w:b/>
                    <w:bCs/>
                    <w:sz w:val="24"/>
                    <w:rPrChange w:id="421" w:author="南" w:date="2026-10-23T01:00:00Z">
                      <w:rPr>
                        <w:rFonts w:asciiTheme="minorEastAsia" w:eastAsiaTheme="minorEastAsia" w:hAnsiTheme="minorEastAsia" w:cstheme="minorEastAsia" w:hint="eastAsia"/>
                        <w:b/>
                        <w:bCs/>
                        <w:color w:val="FF0000"/>
                        <w:sz w:val="24"/>
                      </w:rPr>
                    </w:rPrChange>
                  </w:rPr>
                  <w:delText>了</w:delText>
                </w:r>
              </w:del>
            </w:ins>
            <w:ins w:id="422" w:author="南" w:date="2026-10-23T00:52:00Z">
              <w:r>
                <w:rPr>
                  <w:rFonts w:asciiTheme="minorEastAsia" w:eastAsiaTheme="minorEastAsia" w:hAnsiTheme="minorEastAsia" w:cstheme="minorEastAsia" w:hint="eastAsia"/>
                  <w:b/>
                  <w:bCs/>
                  <w:sz w:val="24"/>
                  <w:rPrChange w:id="423" w:author="南" w:date="2026-10-23T01:00:00Z">
                    <w:rPr>
                      <w:rFonts w:asciiTheme="minorEastAsia" w:eastAsiaTheme="minorEastAsia" w:hAnsiTheme="minorEastAsia" w:cstheme="minorEastAsia" w:hint="eastAsia"/>
                      <w:b/>
                      <w:bCs/>
                      <w:color w:val="FF0000"/>
                      <w:sz w:val="24"/>
                    </w:rPr>
                  </w:rPrChange>
                </w:rPr>
                <w:t>个性化</w:t>
              </w:r>
            </w:ins>
            <w:ins w:id="424" w:author="郝鹃" w:date="2026-10-22T21:28:00Z">
              <w:del w:id="425" w:author="南" w:date="2026-10-23T00:59:00Z">
                <w:r>
                  <w:rPr>
                    <w:rFonts w:asciiTheme="minorEastAsia" w:eastAsiaTheme="minorEastAsia" w:hAnsiTheme="minorEastAsia" w:cstheme="minorEastAsia" w:hint="eastAsia"/>
                    <w:b/>
                    <w:bCs/>
                    <w:sz w:val="24"/>
                  </w:rPr>
                  <w:delText>农</w:delText>
                </w:r>
              </w:del>
            </w:ins>
            <w:ins w:id="426" w:author="郝鹃" w:date="2026-10-22T22:09:00Z">
              <w:del w:id="427" w:author="南" w:date="2026-10-23T00:59:00Z">
                <w:r>
                  <w:rPr>
                    <w:rFonts w:asciiTheme="minorEastAsia" w:eastAsiaTheme="minorEastAsia" w:hAnsiTheme="minorEastAsia" w:cstheme="minorEastAsia" w:hint="eastAsia"/>
                    <w:b/>
                    <w:bCs/>
                    <w:sz w:val="24"/>
                    <w:rPrChange w:id="428" w:author="南" w:date="2026-10-23T01:00:00Z">
                      <w:rPr>
                        <w:rFonts w:asciiTheme="minorEastAsia" w:eastAsiaTheme="minorEastAsia" w:hAnsiTheme="minorEastAsia" w:cstheme="minorEastAsia" w:hint="eastAsia"/>
                        <w:b/>
                        <w:bCs/>
                        <w:color w:val="FF0000"/>
                        <w:sz w:val="24"/>
                      </w:rPr>
                    </w:rPrChange>
                  </w:rPr>
                  <w:delText>营销</w:delText>
                </w:r>
              </w:del>
            </w:ins>
            <w:ins w:id="429" w:author="郝鹃" w:date="2026-10-22T21:29:00Z">
              <w:r>
                <w:rPr>
                  <w:rFonts w:asciiTheme="minorEastAsia" w:eastAsiaTheme="minorEastAsia" w:hAnsiTheme="minorEastAsia" w:cstheme="minorEastAsia" w:hint="eastAsia"/>
                  <w:b/>
                  <w:bCs/>
                  <w:sz w:val="24"/>
                  <w:rPrChange w:id="430" w:author="南" w:date="2026-10-23T01:00:00Z">
                    <w:rPr>
                      <w:rFonts w:asciiTheme="minorEastAsia" w:eastAsiaTheme="minorEastAsia" w:hAnsiTheme="minorEastAsia" w:cstheme="minorEastAsia" w:hint="eastAsia"/>
                      <w:b/>
                      <w:bCs/>
                      <w:color w:val="FF0000"/>
                      <w:sz w:val="24"/>
                    </w:rPr>
                  </w:rPrChange>
                </w:rPr>
                <w:t>推文、海报和视频</w:t>
              </w:r>
            </w:ins>
            <w:ins w:id="431" w:author="南" w:date="2026-10-23T00:55:00Z">
              <w:r>
                <w:rPr>
                  <w:rFonts w:asciiTheme="minorEastAsia" w:eastAsiaTheme="minorEastAsia" w:hAnsiTheme="minorEastAsia" w:cstheme="minorEastAsia" w:hint="eastAsia"/>
                  <w:b/>
                  <w:bCs/>
                  <w:sz w:val="24"/>
                  <w:rPrChange w:id="432" w:author="南" w:date="2026-10-23T01:00:00Z">
                    <w:rPr>
                      <w:rFonts w:asciiTheme="minorEastAsia" w:eastAsiaTheme="minorEastAsia" w:hAnsiTheme="minorEastAsia" w:cstheme="minorEastAsia" w:hint="eastAsia"/>
                      <w:b/>
                      <w:bCs/>
                      <w:color w:val="FF0000"/>
                      <w:sz w:val="24"/>
                    </w:rPr>
                  </w:rPrChange>
                </w:rPr>
                <w:t>等</w:t>
              </w:r>
            </w:ins>
            <w:ins w:id="433" w:author="郝鹃" w:date="2026-10-22T21:29:00Z">
              <w:del w:id="434" w:author="南" w:date="2026-10-23T00:55:00Z">
                <w:r>
                  <w:rPr>
                    <w:rFonts w:asciiTheme="minorEastAsia" w:eastAsiaTheme="minorEastAsia" w:hAnsiTheme="minorEastAsia" w:cstheme="minorEastAsia" w:hint="eastAsia"/>
                    <w:b/>
                    <w:bCs/>
                    <w:sz w:val="24"/>
                    <w:rPrChange w:id="435" w:author="南" w:date="2026-10-23T01:00:00Z">
                      <w:rPr>
                        <w:rFonts w:asciiTheme="minorEastAsia" w:eastAsiaTheme="minorEastAsia" w:hAnsiTheme="minorEastAsia" w:cstheme="minorEastAsia" w:hint="eastAsia"/>
                        <w:b/>
                        <w:bCs/>
                        <w:color w:val="FF0000"/>
                        <w:sz w:val="24"/>
                      </w:rPr>
                    </w:rPrChange>
                  </w:rPr>
                  <w:delText>的</w:delText>
                </w:r>
              </w:del>
              <w:del w:id="436" w:author="南" w:date="2026-10-23T00:52:00Z">
                <w:r>
                  <w:rPr>
                    <w:rFonts w:asciiTheme="minorEastAsia" w:eastAsiaTheme="minorEastAsia" w:hAnsiTheme="minorEastAsia" w:cstheme="minorEastAsia" w:hint="eastAsia"/>
                    <w:b/>
                    <w:bCs/>
                    <w:sz w:val="24"/>
                    <w:rPrChange w:id="437" w:author="南" w:date="2026-10-23T01:00:00Z">
                      <w:rPr>
                        <w:rFonts w:asciiTheme="minorEastAsia" w:eastAsiaTheme="minorEastAsia" w:hAnsiTheme="minorEastAsia" w:cstheme="minorEastAsia" w:hint="eastAsia"/>
                        <w:b/>
                        <w:bCs/>
                        <w:color w:val="FF0000"/>
                        <w:sz w:val="24"/>
                      </w:rPr>
                    </w:rPrChange>
                  </w:rPr>
                  <w:delText>个性化</w:delText>
                </w:r>
              </w:del>
              <w:r>
                <w:rPr>
                  <w:rFonts w:asciiTheme="minorEastAsia" w:eastAsiaTheme="minorEastAsia" w:hAnsiTheme="minorEastAsia" w:cstheme="minorEastAsia" w:hint="eastAsia"/>
                  <w:b/>
                  <w:bCs/>
                  <w:sz w:val="24"/>
                  <w:rPrChange w:id="438" w:author="南" w:date="2026-10-23T01:00:00Z">
                    <w:rPr>
                      <w:rFonts w:asciiTheme="minorEastAsia" w:eastAsiaTheme="minorEastAsia" w:hAnsiTheme="minorEastAsia" w:cstheme="minorEastAsia" w:hint="eastAsia"/>
                      <w:b/>
                      <w:bCs/>
                      <w:color w:val="FF0000"/>
                      <w:sz w:val="24"/>
                    </w:rPr>
                  </w:rPrChange>
                </w:rPr>
                <w:t>智能生成功能。</w:t>
              </w:r>
            </w:ins>
          </w:p>
          <w:p w14:paraId="61B75312" w14:textId="77777777" w:rsidR="00C80897" w:rsidRDefault="00C831D6" w:rsidP="00C80897">
            <w:pPr>
              <w:spacing w:line="560" w:lineRule="exact"/>
              <w:ind w:firstLineChars="200" w:firstLine="482"/>
              <w:jc w:val="left"/>
              <w:rPr>
                <w:rFonts w:eastAsia="仿宋_GB2312"/>
                <w:sz w:val="24"/>
              </w:rPr>
              <w:pPrChange w:id="439" w:author="南" w:date="2026-10-23T01:01:00Z">
                <w:pPr>
                  <w:spacing w:line="560" w:lineRule="exact"/>
                  <w:ind w:firstLineChars="1198" w:firstLine="2875"/>
                </w:pPr>
              </w:pPrChange>
            </w:pPr>
            <w:ins w:id="440" w:author="南" w:date="2026-10-21T16:59:00Z">
              <w:r>
                <w:rPr>
                  <w:rFonts w:asciiTheme="minorEastAsia" w:eastAsiaTheme="minorEastAsia" w:hAnsiTheme="minorEastAsia" w:cstheme="minorEastAsia" w:hint="eastAsia"/>
                  <w:b/>
                  <w:bCs/>
                  <w:sz w:val="24"/>
                  <w:rPrChange w:id="441" w:author="南" w:date="2026-10-22T20:16:00Z">
                    <w:rPr>
                      <w:rFonts w:eastAsia="仿宋_GB2312" w:hint="eastAsia"/>
                      <w:sz w:val="24"/>
                    </w:rPr>
                  </w:rPrChange>
                </w:rPr>
                <w:t>作</w:t>
              </w:r>
            </w:ins>
            <w:ins w:id="442" w:author="南" w:date="2026-10-23T00:59:00Z">
              <w:r>
                <w:rPr>
                  <w:rFonts w:asciiTheme="minorEastAsia" w:eastAsiaTheme="minorEastAsia" w:hAnsiTheme="minorEastAsia" w:cstheme="minorEastAsia" w:hint="eastAsia"/>
                  <w:b/>
                  <w:bCs/>
                  <w:sz w:val="24"/>
                </w:rPr>
                <w:t>品</w:t>
              </w:r>
            </w:ins>
            <w:ins w:id="443" w:author="南" w:date="2026-10-21T17:05:00Z">
              <w:del w:id="444" w:author="南" w:date="2026-10-23T00:53:00Z">
                <w:r>
                  <w:rPr>
                    <w:rFonts w:asciiTheme="minorEastAsia" w:eastAsiaTheme="minorEastAsia" w:hAnsiTheme="minorEastAsia" w:cstheme="minorEastAsia" w:hint="eastAsia"/>
                    <w:b/>
                    <w:bCs/>
                    <w:sz w:val="24"/>
                    <w:rPrChange w:id="445" w:author="南" w:date="2026-10-22T20:16:00Z">
                      <w:rPr>
                        <w:rFonts w:eastAsia="仿宋_GB2312" w:hint="eastAsia"/>
                        <w:sz w:val="24"/>
                      </w:rPr>
                    </w:rPrChange>
                  </w:rPr>
                  <w:delText>已</w:delText>
                </w:r>
              </w:del>
            </w:ins>
            <w:ins w:id="446" w:author="南" w:date="2026-10-21T17:19:00Z">
              <w:del w:id="447" w:author="南" w:date="2026-10-23T00:53:00Z">
                <w:r>
                  <w:rPr>
                    <w:rFonts w:asciiTheme="minorEastAsia" w:eastAsiaTheme="minorEastAsia" w:hAnsiTheme="minorEastAsia" w:cstheme="minorEastAsia" w:hint="eastAsia"/>
                    <w:b/>
                    <w:bCs/>
                    <w:sz w:val="24"/>
                    <w:rPrChange w:id="448" w:author="南" w:date="2026-10-22T20:16:00Z">
                      <w:rPr>
                        <w:rFonts w:eastAsia="仿宋_GB2312" w:hint="eastAsia"/>
                        <w:sz w:val="24"/>
                      </w:rPr>
                    </w:rPrChange>
                  </w:rPr>
                  <w:delText>开展</w:delText>
                </w:r>
              </w:del>
            </w:ins>
            <w:ins w:id="449" w:author="南" w:date="2026-10-21T17:05:00Z">
              <w:del w:id="450" w:author="南" w:date="2026-10-23T00:53:00Z">
                <w:r>
                  <w:rPr>
                    <w:rFonts w:asciiTheme="minorEastAsia" w:eastAsiaTheme="minorEastAsia" w:hAnsiTheme="minorEastAsia" w:cstheme="minorEastAsia" w:hint="eastAsia"/>
                    <w:b/>
                    <w:bCs/>
                    <w:sz w:val="24"/>
                    <w:rPrChange w:id="451" w:author="南" w:date="2026-10-22T20:16:00Z">
                      <w:rPr>
                        <w:rFonts w:eastAsia="仿宋_GB2312" w:hint="eastAsia"/>
                        <w:sz w:val="24"/>
                      </w:rPr>
                    </w:rPrChange>
                  </w:rPr>
                  <w:delText>真实试用，</w:delText>
                </w:r>
              </w:del>
            </w:ins>
            <w:ins w:id="452" w:author="郝鹃" w:date="2026-10-22T21:31:00Z">
              <w:del w:id="453" w:author="南" w:date="2026-10-23T00:53:00Z">
                <w:r>
                  <w:rPr>
                    <w:rFonts w:asciiTheme="minorEastAsia" w:eastAsiaTheme="minorEastAsia" w:hAnsiTheme="minorEastAsia" w:cstheme="minorEastAsia"/>
                    <w:b/>
                    <w:bCs/>
                    <w:sz w:val="24"/>
                  </w:rPr>
                  <w:delText>开展了</w:delText>
                </w:r>
              </w:del>
            </w:ins>
            <w:ins w:id="454" w:author="南" w:date="2026-10-23T00:53:00Z">
              <w:r>
                <w:rPr>
                  <w:rFonts w:asciiTheme="minorEastAsia" w:eastAsiaTheme="minorEastAsia" w:hAnsiTheme="minorEastAsia" w:cstheme="minorEastAsia" w:hint="eastAsia"/>
                  <w:b/>
                  <w:bCs/>
                  <w:sz w:val="24"/>
                </w:rPr>
                <w:t>推动</w:t>
              </w:r>
            </w:ins>
            <w:ins w:id="455" w:author="南" w:date="2026-10-21T17:21:00Z">
              <w:del w:id="456" w:author="南" w:date="2026-10-23T01:01:00Z">
                <w:r>
                  <w:rPr>
                    <w:rFonts w:asciiTheme="minorEastAsia" w:eastAsiaTheme="minorEastAsia" w:hAnsiTheme="minorEastAsia" w:cstheme="minorEastAsia" w:hint="eastAsia"/>
                    <w:b/>
                    <w:bCs/>
                    <w:sz w:val="24"/>
                    <w:rPrChange w:id="457" w:author="南" w:date="2026-10-22T20:16:00Z">
                      <w:rPr>
                        <w:rFonts w:eastAsia="仿宋_GB2312" w:hint="eastAsia"/>
                        <w:sz w:val="24"/>
                      </w:rPr>
                    </w:rPrChange>
                  </w:rPr>
                  <w:delText>以</w:delText>
                </w:r>
              </w:del>
            </w:ins>
            <w:ins w:id="458" w:author="南" w:date="2026-10-23T01:01:00Z">
              <w:r>
                <w:rPr>
                  <w:rFonts w:asciiTheme="minorEastAsia" w:eastAsiaTheme="minorEastAsia" w:hAnsiTheme="minorEastAsia" w:cstheme="minorEastAsia" w:hint="eastAsia"/>
                  <w:b/>
                  <w:bCs/>
                  <w:sz w:val="24"/>
                </w:rPr>
                <w:t>人工智能</w:t>
              </w:r>
            </w:ins>
            <w:ins w:id="459" w:author="南" w:date="2026-10-21T17:00:00Z">
              <w:r>
                <w:rPr>
                  <w:rFonts w:asciiTheme="minorEastAsia" w:eastAsiaTheme="minorEastAsia" w:hAnsiTheme="minorEastAsia" w:cstheme="minorEastAsia" w:hint="eastAsia"/>
                  <w:b/>
                  <w:bCs/>
                  <w:sz w:val="24"/>
                  <w:rPrChange w:id="460" w:author="南" w:date="2026-10-22T20:16:00Z">
                    <w:rPr>
                      <w:rFonts w:eastAsia="仿宋_GB2312" w:hint="eastAsia"/>
                      <w:sz w:val="24"/>
                    </w:rPr>
                  </w:rPrChange>
                </w:rPr>
                <w:t>助农实践，</w:t>
              </w:r>
            </w:ins>
            <w:ins w:id="461" w:author="郝鹃" w:date="2026-10-22T21:31:00Z">
              <w:del w:id="462" w:author="南" w:date="2026-10-23T01:00:00Z">
                <w:r>
                  <w:rPr>
                    <w:rFonts w:asciiTheme="minorEastAsia" w:eastAsiaTheme="minorEastAsia" w:hAnsiTheme="minorEastAsia" w:cstheme="minorEastAsia"/>
                    <w:b/>
                    <w:bCs/>
                    <w:sz w:val="24"/>
                  </w:rPr>
                  <w:delText>并进行了</w:delText>
                </w:r>
              </w:del>
            </w:ins>
            <w:ins w:id="463" w:author="南" w:date="2026-10-23T01:00:00Z">
              <w:r>
                <w:rPr>
                  <w:rFonts w:asciiTheme="minorEastAsia" w:eastAsiaTheme="minorEastAsia" w:hAnsiTheme="minorEastAsia" w:cstheme="minorEastAsia" w:hint="eastAsia"/>
                  <w:b/>
                  <w:bCs/>
                  <w:sz w:val="24"/>
                </w:rPr>
                <w:t>开展</w:t>
              </w:r>
            </w:ins>
            <w:ins w:id="464" w:author="郝鹃" w:date="2026-10-22T21:30:00Z">
              <w:del w:id="465" w:author="南" w:date="2026-10-23T01:04:00Z">
                <w:r>
                  <w:rPr>
                    <w:rFonts w:asciiTheme="minorEastAsia" w:eastAsiaTheme="minorEastAsia" w:hAnsiTheme="minorEastAsia" w:cstheme="minorEastAsia" w:hint="eastAsia"/>
                    <w:b/>
                    <w:bCs/>
                    <w:sz w:val="24"/>
                  </w:rPr>
                  <w:delText>真实</w:delText>
                </w:r>
              </w:del>
              <w:r>
                <w:rPr>
                  <w:rFonts w:asciiTheme="minorEastAsia" w:eastAsiaTheme="minorEastAsia" w:hAnsiTheme="minorEastAsia" w:cstheme="minorEastAsia" w:hint="eastAsia"/>
                  <w:b/>
                  <w:bCs/>
                  <w:sz w:val="24"/>
                </w:rPr>
                <w:t>试用，</w:t>
              </w:r>
            </w:ins>
            <w:ins w:id="466" w:author="南" w:date="2026-10-21T17:00:00Z">
              <w:del w:id="467" w:author="郝鹃" w:date="2026-10-22T21:31:00Z">
                <w:r>
                  <w:rPr>
                    <w:rFonts w:asciiTheme="minorEastAsia" w:eastAsiaTheme="minorEastAsia" w:hAnsiTheme="minorEastAsia" w:cstheme="minorEastAsia" w:hint="eastAsia"/>
                    <w:b/>
                    <w:bCs/>
                    <w:sz w:val="24"/>
                    <w:rPrChange w:id="468" w:author="南" w:date="2026-10-22T20:16:00Z">
                      <w:rPr>
                        <w:rFonts w:eastAsia="仿宋_GB2312" w:hint="eastAsia"/>
                        <w:sz w:val="24"/>
                      </w:rPr>
                    </w:rPrChange>
                  </w:rPr>
                  <w:delText>提升宣传效率、突出产品特色，</w:delText>
                </w:r>
              </w:del>
              <w:r>
                <w:rPr>
                  <w:rFonts w:asciiTheme="minorEastAsia" w:eastAsiaTheme="minorEastAsia" w:hAnsiTheme="minorEastAsia" w:cstheme="minorEastAsia" w:hint="eastAsia"/>
                  <w:b/>
                  <w:bCs/>
                  <w:sz w:val="24"/>
                  <w:rPrChange w:id="469" w:author="南" w:date="2026-10-22T20:16:00Z">
                    <w:rPr>
                      <w:rFonts w:eastAsia="仿宋_GB2312" w:hint="eastAsia"/>
                      <w:sz w:val="24"/>
                    </w:rPr>
                  </w:rPrChange>
                </w:rPr>
                <w:t>为</w:t>
              </w:r>
            </w:ins>
            <w:ins w:id="470" w:author="郝鹃" w:date="2026-10-22T21:32:00Z">
              <w:r>
                <w:rPr>
                  <w:rFonts w:asciiTheme="minorEastAsia" w:eastAsiaTheme="minorEastAsia" w:hAnsiTheme="minorEastAsia" w:cstheme="minorEastAsia" w:hint="eastAsia"/>
                  <w:b/>
                  <w:bCs/>
                  <w:sz w:val="24"/>
                </w:rPr>
                <w:t>乡镇企业</w:t>
              </w:r>
            </w:ins>
            <w:ins w:id="471" w:author="南" w:date="2026-10-21T17:01:00Z">
              <w:r>
                <w:rPr>
                  <w:rFonts w:asciiTheme="minorEastAsia" w:eastAsiaTheme="minorEastAsia" w:hAnsiTheme="minorEastAsia" w:cstheme="minorEastAsia" w:hint="eastAsia"/>
                  <w:b/>
                  <w:bCs/>
                  <w:sz w:val="24"/>
                  <w:rPrChange w:id="472" w:author="南" w:date="2026-10-22T20:16:00Z">
                    <w:rPr>
                      <w:rFonts w:eastAsia="仿宋_GB2312" w:hint="eastAsia"/>
                      <w:sz w:val="24"/>
                    </w:rPr>
                  </w:rPrChange>
                </w:rPr>
                <w:t>农产品品牌建设提供数智化支持，</w:t>
              </w:r>
            </w:ins>
            <w:ins w:id="473" w:author="郝鹃" w:date="2026-10-22T21:31:00Z">
              <w:r>
                <w:rPr>
                  <w:rFonts w:asciiTheme="minorEastAsia" w:eastAsiaTheme="minorEastAsia" w:hAnsiTheme="minorEastAsia" w:cstheme="minorEastAsia" w:hint="eastAsia"/>
                  <w:b/>
                  <w:bCs/>
                  <w:sz w:val="24"/>
                </w:rPr>
                <w:t>突出产品特色</w:t>
              </w:r>
            </w:ins>
            <w:ins w:id="474" w:author="郝鹃" w:date="2026-10-22T21:33:00Z">
              <w:r>
                <w:rPr>
                  <w:rFonts w:asciiTheme="minorEastAsia" w:eastAsiaTheme="minorEastAsia" w:hAnsiTheme="minorEastAsia" w:cstheme="minorEastAsia" w:hint="eastAsia"/>
                  <w:b/>
                  <w:bCs/>
                  <w:sz w:val="24"/>
                </w:rPr>
                <w:t>，</w:t>
              </w:r>
            </w:ins>
            <w:ins w:id="475" w:author="南" w:date="2026-10-21T17:01:00Z">
              <w:r>
                <w:rPr>
                  <w:rFonts w:asciiTheme="minorEastAsia" w:eastAsiaTheme="minorEastAsia" w:hAnsiTheme="minorEastAsia" w:cstheme="minorEastAsia" w:hint="eastAsia"/>
                  <w:b/>
                  <w:bCs/>
                  <w:sz w:val="24"/>
                  <w:rPrChange w:id="476" w:author="南" w:date="2026-10-22T20:16:00Z">
                    <w:rPr>
                      <w:rFonts w:eastAsia="仿宋_GB2312" w:hint="eastAsia"/>
                      <w:sz w:val="24"/>
                    </w:rPr>
                  </w:rPrChange>
                </w:rPr>
                <w:t>助力“百千万工程”。</w:t>
              </w:r>
            </w:ins>
          </w:p>
        </w:tc>
      </w:tr>
    </w:tbl>
    <w:p w14:paraId="3D221D83" w14:textId="77777777" w:rsidR="00C80897" w:rsidRDefault="00C831D6">
      <w:pPr>
        <w:spacing w:line="560" w:lineRule="exact"/>
        <w:jc w:val="center"/>
        <w:rPr>
          <w:del w:id="477" w:author="南" w:date="2026-10-21T16:31:00Z"/>
        </w:rPr>
      </w:pPr>
      <w:r>
        <w:br w:type="page"/>
      </w:r>
      <w:del w:id="478" w:author="南" w:date="2026-10-21T16:31:00Z">
        <w:r>
          <w:rPr>
            <w:rFonts w:eastAsia="黑体"/>
            <w:sz w:val="36"/>
          </w:rPr>
          <w:delText>B1</w:delText>
        </w:r>
        <w:r>
          <w:rPr>
            <w:rFonts w:eastAsia="黑体"/>
            <w:sz w:val="36"/>
          </w:rPr>
          <w:delText>．申报作品情况（自然科学类学术论文）</w:delText>
        </w:r>
      </w:del>
    </w:p>
    <w:p w14:paraId="60D31151" w14:textId="77777777" w:rsidR="00C80897" w:rsidRDefault="00C831D6">
      <w:pPr>
        <w:spacing w:line="240" w:lineRule="atLeast"/>
        <w:rPr>
          <w:del w:id="479" w:author="南" w:date="2026-10-21T16:31:00Z"/>
          <w:sz w:val="24"/>
        </w:rPr>
      </w:pPr>
      <w:del w:id="480" w:author="南" w:date="2026-10-21T16:31:00Z">
        <w:r>
          <w:rPr>
            <w:rFonts w:eastAsia="仿宋_GB2312"/>
            <w:sz w:val="24"/>
          </w:rPr>
          <w:delText>说明：</w:delText>
        </w:r>
      </w:del>
    </w:p>
    <w:p w14:paraId="1C4C2B64" w14:textId="77777777" w:rsidR="00C80897" w:rsidRDefault="00C831D6">
      <w:pPr>
        <w:spacing w:line="240" w:lineRule="atLeast"/>
        <w:ind w:firstLine="277"/>
        <w:rPr>
          <w:del w:id="481" w:author="南" w:date="2026-10-21T16:31:00Z"/>
        </w:rPr>
      </w:pPr>
      <w:del w:id="482" w:author="南" w:date="2026-10-21T16:31:00Z">
        <w:r>
          <w:rPr>
            <w:rFonts w:eastAsia="仿宋_GB2312"/>
            <w:sz w:val="24"/>
          </w:rPr>
          <w:delText>1</w:delText>
        </w:r>
        <w:r>
          <w:rPr>
            <w:rFonts w:eastAsia="仿宋_GB2312"/>
            <w:sz w:val="24"/>
          </w:rPr>
          <w:delText>．必须由申报者本人填写；</w:delText>
        </w:r>
        <w:r>
          <w:rPr>
            <w:rFonts w:eastAsia="仿宋_GB2312"/>
            <w:sz w:val="24"/>
          </w:rPr>
          <w:delText>2.</w:delText>
        </w:r>
        <w:r>
          <w:rPr>
            <w:rFonts w:eastAsia="仿宋_GB2312"/>
            <w:sz w:val="24"/>
          </w:rPr>
          <w:delText>作品分类请按作品的学术方向或所涉及的主要学科领域填写；</w:delText>
        </w:r>
        <w:r>
          <w:rPr>
            <w:rFonts w:eastAsia="仿宋_GB2312"/>
            <w:sz w:val="24"/>
          </w:rPr>
          <w:delText>3</w:delText>
        </w:r>
        <w:r>
          <w:rPr>
            <w:rFonts w:eastAsia="仿宋_GB2312"/>
            <w:sz w:val="24"/>
          </w:rPr>
          <w:delText>．硕士研究生、博士研究生作品不在此列。</w:delText>
        </w:r>
      </w:del>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02"/>
        <w:gridCol w:w="7222"/>
      </w:tblGrid>
      <w:tr w:rsidR="00C80897" w14:paraId="1C33E1F9" w14:textId="77777777">
        <w:trPr>
          <w:trHeight w:val="414"/>
          <w:del w:id="483" w:author="南" w:date="2026-10-21T16:31:00Z"/>
        </w:trPr>
        <w:tc>
          <w:tcPr>
            <w:tcW w:w="1502" w:type="dxa"/>
            <w:tcBorders>
              <w:top w:val="single" w:sz="2" w:space="0" w:color="000000"/>
              <w:left w:val="single" w:sz="2" w:space="0" w:color="000000"/>
              <w:bottom w:val="single" w:sz="2" w:space="0" w:color="000000"/>
              <w:right w:val="single" w:sz="2" w:space="0" w:color="000000"/>
            </w:tcBorders>
            <w:vAlign w:val="center"/>
          </w:tcPr>
          <w:p w14:paraId="31296270" w14:textId="77777777" w:rsidR="00C80897" w:rsidRDefault="00C831D6">
            <w:pPr>
              <w:spacing w:line="560" w:lineRule="exact"/>
              <w:jc w:val="center"/>
              <w:rPr>
                <w:del w:id="484" w:author="南" w:date="2026-10-21T16:31:00Z"/>
                <w:sz w:val="24"/>
              </w:rPr>
            </w:pPr>
            <w:del w:id="485" w:author="南" w:date="2026-10-21T16:31:00Z">
              <w:r>
                <w:rPr>
                  <w:rFonts w:eastAsia="仿宋_GB2312"/>
                  <w:sz w:val="24"/>
                </w:rPr>
                <w:delText>作品全称</w:delText>
              </w:r>
            </w:del>
          </w:p>
        </w:tc>
        <w:tc>
          <w:tcPr>
            <w:tcW w:w="7222" w:type="dxa"/>
            <w:tcBorders>
              <w:top w:val="single" w:sz="2" w:space="0" w:color="000000"/>
              <w:bottom w:val="single" w:sz="2" w:space="0" w:color="000000"/>
              <w:right w:val="single" w:sz="2" w:space="0" w:color="000000"/>
            </w:tcBorders>
            <w:vAlign w:val="center"/>
          </w:tcPr>
          <w:p w14:paraId="1BB224A0" w14:textId="77777777" w:rsidR="00C80897" w:rsidRDefault="00C80897">
            <w:pPr>
              <w:spacing w:line="560" w:lineRule="exact"/>
              <w:jc w:val="left"/>
              <w:rPr>
                <w:del w:id="486" w:author="南" w:date="2026-10-21T16:31:00Z"/>
                <w:sz w:val="24"/>
              </w:rPr>
            </w:pPr>
          </w:p>
        </w:tc>
      </w:tr>
      <w:tr w:rsidR="00C80897" w14:paraId="446163D2" w14:textId="77777777">
        <w:trPr>
          <w:trHeight w:val="2400"/>
          <w:del w:id="487" w:author="南" w:date="2026-10-21T16:31:00Z"/>
        </w:trPr>
        <w:tc>
          <w:tcPr>
            <w:tcW w:w="1502" w:type="dxa"/>
            <w:tcBorders>
              <w:left w:val="single" w:sz="2" w:space="0" w:color="000000"/>
              <w:bottom w:val="single" w:sz="2" w:space="0" w:color="000000"/>
              <w:right w:val="single" w:sz="2" w:space="0" w:color="000000"/>
            </w:tcBorders>
            <w:vAlign w:val="center"/>
          </w:tcPr>
          <w:p w14:paraId="0D70CAC0" w14:textId="77777777" w:rsidR="00C80897" w:rsidRDefault="00C831D6">
            <w:pPr>
              <w:spacing w:line="560" w:lineRule="exact"/>
              <w:jc w:val="center"/>
              <w:rPr>
                <w:del w:id="488" w:author="南" w:date="2026-10-21T16:31:00Z"/>
                <w:sz w:val="24"/>
              </w:rPr>
            </w:pPr>
            <w:del w:id="489" w:author="南" w:date="2026-10-21T16:31:00Z">
              <w:r>
                <w:rPr>
                  <w:rFonts w:eastAsia="仿宋_GB2312"/>
                  <w:sz w:val="24"/>
                </w:rPr>
                <w:delText>作品所属领域</w:delText>
              </w:r>
            </w:del>
          </w:p>
        </w:tc>
        <w:tc>
          <w:tcPr>
            <w:tcW w:w="7222" w:type="dxa"/>
            <w:tcBorders>
              <w:bottom w:val="single" w:sz="2" w:space="0" w:color="000000"/>
              <w:right w:val="single" w:sz="2" w:space="0" w:color="000000"/>
            </w:tcBorders>
            <w:vAlign w:val="center"/>
          </w:tcPr>
          <w:p w14:paraId="3B1EF18E" w14:textId="77777777" w:rsidR="00C80897" w:rsidRDefault="00C831D6">
            <w:pPr>
              <w:spacing w:line="240" w:lineRule="atLeast"/>
              <w:rPr>
                <w:del w:id="490" w:author="南" w:date="2026-10-21T16:31:00Z"/>
                <w:rFonts w:eastAsia="仿宋_GB2312"/>
                <w:sz w:val="24"/>
              </w:rPr>
            </w:pPr>
            <w:del w:id="491" w:author="南" w:date="2026-10-21T16:31:00Z">
              <w:r>
                <w:rPr>
                  <w:rFonts w:eastAsia="仿宋_GB2312"/>
                  <w:sz w:val="24"/>
                </w:rPr>
                <w:delText>（</w:delText>
              </w:r>
              <w:r>
                <w:rPr>
                  <w:rFonts w:eastAsia="仿宋_GB2312" w:hint="eastAsia"/>
                  <w:sz w:val="24"/>
                </w:rPr>
                <w:delText xml:space="preserve"> </w:delText>
              </w:r>
              <w:r>
                <w:rPr>
                  <w:rFonts w:eastAsia="仿宋_GB2312"/>
                  <w:sz w:val="24"/>
                </w:rPr>
                <w:delText xml:space="preserve"> </w:delText>
              </w:r>
              <w:r>
                <w:rPr>
                  <w:rFonts w:eastAsia="仿宋_GB2312"/>
                  <w:sz w:val="24"/>
                </w:rPr>
                <w:delText>）</w:delText>
              </w:r>
              <w:r>
                <w:rPr>
                  <w:rFonts w:eastAsia="仿宋_GB2312"/>
                  <w:sz w:val="24"/>
                </w:rPr>
                <w:delText>A</w:delText>
              </w:r>
              <w:r>
                <w:rPr>
                  <w:rFonts w:eastAsia="仿宋_GB2312"/>
                  <w:sz w:val="24"/>
                </w:rPr>
                <w:delText>．机械与控制（包括工程与技术科学基础学科、测绘科学技术、矿山工程技术、冶金工程技术、机械工程、动力与电气工程、土木建筑工程、水利工程、交通运输工程、航空、航天科学技术等）</w:delText>
              </w:r>
            </w:del>
          </w:p>
          <w:p w14:paraId="2D25AB34" w14:textId="77777777" w:rsidR="00C80897" w:rsidRDefault="00C831D6">
            <w:pPr>
              <w:spacing w:line="240" w:lineRule="atLeast"/>
              <w:rPr>
                <w:del w:id="492" w:author="南" w:date="2026-10-21T16:31:00Z"/>
                <w:rFonts w:eastAsia="仿宋_GB2312"/>
                <w:sz w:val="24"/>
              </w:rPr>
            </w:pPr>
            <w:del w:id="493" w:author="南" w:date="2026-10-21T16:31:00Z">
              <w:r>
                <w:rPr>
                  <w:rFonts w:eastAsia="仿宋_GB2312"/>
                  <w:sz w:val="24"/>
                </w:rPr>
                <w:delText xml:space="preserve">      B</w:delText>
              </w:r>
              <w:r>
                <w:rPr>
                  <w:rFonts w:eastAsia="仿宋_GB2312"/>
                  <w:sz w:val="24"/>
                </w:rPr>
                <w:delText>．信息技术（包括信息科学与系统科学、电子、通信与自动控制技术、计算机科学技术等）</w:delText>
              </w:r>
            </w:del>
          </w:p>
          <w:p w14:paraId="1925C2D5" w14:textId="77777777" w:rsidR="00C80897" w:rsidRDefault="00C831D6">
            <w:pPr>
              <w:spacing w:line="240" w:lineRule="atLeast"/>
              <w:rPr>
                <w:del w:id="494" w:author="南" w:date="2026-10-21T16:31:00Z"/>
                <w:rFonts w:eastAsia="仿宋_GB2312"/>
                <w:sz w:val="24"/>
              </w:rPr>
            </w:pPr>
            <w:del w:id="495" w:author="南" w:date="2026-10-21T16:31:00Z">
              <w:r>
                <w:rPr>
                  <w:rFonts w:eastAsia="仿宋_GB2312"/>
                  <w:sz w:val="24"/>
                </w:rPr>
                <w:delText xml:space="preserve">      C</w:delText>
              </w:r>
              <w:r>
                <w:rPr>
                  <w:rFonts w:eastAsia="仿宋_GB2312"/>
                  <w:sz w:val="24"/>
                </w:rPr>
                <w:delText>．数理（包括数学、力学、物理学、天文学、地球科学等）</w:delText>
              </w:r>
            </w:del>
          </w:p>
          <w:p w14:paraId="58B03028" w14:textId="77777777" w:rsidR="00C80897" w:rsidRDefault="00C831D6">
            <w:pPr>
              <w:spacing w:line="240" w:lineRule="atLeast"/>
              <w:rPr>
                <w:del w:id="496" w:author="南" w:date="2026-10-21T16:31:00Z"/>
                <w:rFonts w:eastAsia="仿宋_GB2312"/>
                <w:sz w:val="24"/>
              </w:rPr>
            </w:pPr>
            <w:del w:id="497" w:author="南" w:date="2026-10-21T16:31:00Z">
              <w:r>
                <w:rPr>
                  <w:rFonts w:eastAsia="仿宋_GB2312"/>
                  <w:sz w:val="24"/>
                </w:rPr>
                <w:delText xml:space="preserve">      D</w:delText>
              </w:r>
              <w:r>
                <w:rPr>
                  <w:rFonts w:eastAsia="仿宋_GB2312"/>
                  <w:sz w:val="24"/>
                </w:rPr>
                <w:delText>．生命科学（包括生物学、农学、林学、畜牧、兽医科学、水产学、基础医学、临床医学、预防医学与卫生学、军事医学与特种医学、药学、医学、中医学与中药学等）</w:delText>
              </w:r>
            </w:del>
          </w:p>
          <w:p w14:paraId="7A345302" w14:textId="77777777" w:rsidR="00C80897" w:rsidRDefault="00C831D6">
            <w:pPr>
              <w:spacing w:line="240" w:lineRule="atLeast"/>
              <w:rPr>
                <w:del w:id="498" w:author="南" w:date="2026-10-21T16:31:00Z"/>
                <w:rFonts w:eastAsia="仿宋_GB2312"/>
                <w:sz w:val="24"/>
              </w:rPr>
            </w:pPr>
            <w:del w:id="499" w:author="南" w:date="2026-10-21T16:31:00Z">
              <w:r>
                <w:rPr>
                  <w:rFonts w:eastAsia="仿宋_GB2312"/>
                  <w:sz w:val="24"/>
                </w:rPr>
                <w:delText xml:space="preserve">      E</w:delText>
              </w:r>
              <w:r>
                <w:rPr>
                  <w:rFonts w:eastAsia="仿宋_GB2312"/>
                  <w:sz w:val="24"/>
                </w:rPr>
                <w:delText>．能源化工（包括化学、材料科学、能源科学与技术、化学工程、纺织科学技术、食品科学技术、环境科学技术、安全科学技术等）</w:delText>
              </w:r>
            </w:del>
          </w:p>
        </w:tc>
      </w:tr>
      <w:tr w:rsidR="00C80897" w14:paraId="3EB913A7" w14:textId="77777777">
        <w:trPr>
          <w:trHeight w:val="1713"/>
          <w:del w:id="500" w:author="南" w:date="2026-10-21T16:31:00Z"/>
        </w:trPr>
        <w:tc>
          <w:tcPr>
            <w:tcW w:w="1502" w:type="dxa"/>
            <w:tcBorders>
              <w:left w:val="single" w:sz="2" w:space="0" w:color="000000"/>
              <w:bottom w:val="single" w:sz="2" w:space="0" w:color="000000"/>
              <w:right w:val="single" w:sz="2" w:space="0" w:color="000000"/>
            </w:tcBorders>
            <w:vAlign w:val="center"/>
          </w:tcPr>
          <w:p w14:paraId="673F3EF0" w14:textId="77777777" w:rsidR="00C80897" w:rsidRDefault="00C831D6">
            <w:pPr>
              <w:spacing w:line="560" w:lineRule="exact"/>
              <w:jc w:val="center"/>
              <w:rPr>
                <w:del w:id="501" w:author="南" w:date="2026-10-21T16:31:00Z"/>
                <w:sz w:val="24"/>
              </w:rPr>
            </w:pPr>
            <w:del w:id="502" w:author="南" w:date="2026-10-21T16:31:00Z">
              <w:r>
                <w:rPr>
                  <w:rFonts w:eastAsia="仿宋_GB2312"/>
                  <w:sz w:val="24"/>
                </w:rPr>
                <w:delText>作品撰写的目的和基本思路</w:delText>
              </w:r>
            </w:del>
          </w:p>
        </w:tc>
        <w:tc>
          <w:tcPr>
            <w:tcW w:w="7222" w:type="dxa"/>
            <w:tcBorders>
              <w:bottom w:val="single" w:sz="2" w:space="0" w:color="000000"/>
              <w:right w:val="single" w:sz="2" w:space="0" w:color="000000"/>
            </w:tcBorders>
            <w:vAlign w:val="center"/>
          </w:tcPr>
          <w:p w14:paraId="005E5A41" w14:textId="77777777" w:rsidR="00C80897" w:rsidRDefault="00C80897">
            <w:pPr>
              <w:spacing w:line="560" w:lineRule="exact"/>
              <w:jc w:val="left"/>
              <w:rPr>
                <w:del w:id="503" w:author="南" w:date="2026-10-21T16:31:00Z"/>
                <w:sz w:val="24"/>
              </w:rPr>
            </w:pPr>
          </w:p>
        </w:tc>
      </w:tr>
      <w:tr w:rsidR="00C80897" w14:paraId="0DE94074" w14:textId="77777777">
        <w:trPr>
          <w:trHeight w:val="2020"/>
          <w:del w:id="504" w:author="南" w:date="2026-10-21T16:31:00Z"/>
        </w:trPr>
        <w:tc>
          <w:tcPr>
            <w:tcW w:w="1502" w:type="dxa"/>
            <w:tcBorders>
              <w:left w:val="single" w:sz="2" w:space="0" w:color="000000"/>
              <w:bottom w:val="single" w:sz="2" w:space="0" w:color="000000"/>
              <w:right w:val="single" w:sz="2" w:space="0" w:color="000000"/>
            </w:tcBorders>
            <w:vAlign w:val="center"/>
          </w:tcPr>
          <w:p w14:paraId="5D33D5AB" w14:textId="77777777" w:rsidR="00C80897" w:rsidRDefault="00C831D6">
            <w:pPr>
              <w:spacing w:line="560" w:lineRule="exact"/>
              <w:jc w:val="center"/>
              <w:rPr>
                <w:del w:id="505" w:author="南" w:date="2026-10-21T16:31:00Z"/>
                <w:sz w:val="24"/>
              </w:rPr>
            </w:pPr>
            <w:del w:id="506" w:author="南" w:date="2026-10-21T16:31:00Z">
              <w:r>
                <w:rPr>
                  <w:rFonts w:eastAsia="仿宋_GB2312"/>
                  <w:sz w:val="24"/>
                </w:rPr>
                <w:delText>作品的科学性先进性及独特之处</w:delText>
              </w:r>
            </w:del>
          </w:p>
        </w:tc>
        <w:tc>
          <w:tcPr>
            <w:tcW w:w="7222" w:type="dxa"/>
            <w:tcBorders>
              <w:bottom w:val="single" w:sz="2" w:space="0" w:color="000000"/>
              <w:right w:val="single" w:sz="2" w:space="0" w:color="000000"/>
            </w:tcBorders>
            <w:vAlign w:val="center"/>
          </w:tcPr>
          <w:p w14:paraId="2898EDD8" w14:textId="77777777" w:rsidR="00C80897" w:rsidRDefault="00C80897">
            <w:pPr>
              <w:spacing w:line="560" w:lineRule="exact"/>
              <w:jc w:val="left"/>
              <w:rPr>
                <w:del w:id="507" w:author="南" w:date="2026-10-21T16:31:00Z"/>
                <w:sz w:val="24"/>
              </w:rPr>
            </w:pPr>
          </w:p>
        </w:tc>
      </w:tr>
      <w:tr w:rsidR="00C80897" w14:paraId="354C0C86" w14:textId="77777777">
        <w:trPr>
          <w:trHeight w:val="3296"/>
          <w:del w:id="508" w:author="南" w:date="2026-10-21T16:31:00Z"/>
        </w:trPr>
        <w:tc>
          <w:tcPr>
            <w:tcW w:w="1502" w:type="dxa"/>
            <w:tcBorders>
              <w:left w:val="single" w:sz="2" w:space="0" w:color="000000"/>
              <w:bottom w:val="single" w:sz="2" w:space="0" w:color="000000"/>
              <w:right w:val="single" w:sz="2" w:space="0" w:color="000000"/>
            </w:tcBorders>
            <w:vAlign w:val="center"/>
          </w:tcPr>
          <w:p w14:paraId="485A5278" w14:textId="77777777" w:rsidR="00C80897" w:rsidRDefault="00C831D6">
            <w:pPr>
              <w:spacing w:line="560" w:lineRule="exact"/>
              <w:jc w:val="center"/>
              <w:rPr>
                <w:del w:id="509" w:author="南" w:date="2026-10-21T16:31:00Z"/>
                <w:sz w:val="24"/>
              </w:rPr>
            </w:pPr>
            <w:del w:id="510" w:author="南" w:date="2026-10-21T16:31:00Z">
              <w:r>
                <w:rPr>
                  <w:rFonts w:eastAsia="仿宋_GB2312"/>
                  <w:sz w:val="24"/>
                </w:rPr>
                <w:delText>作品的实际应用价值和现实意义</w:delText>
              </w:r>
            </w:del>
          </w:p>
        </w:tc>
        <w:tc>
          <w:tcPr>
            <w:tcW w:w="7222" w:type="dxa"/>
            <w:tcBorders>
              <w:bottom w:val="single" w:sz="2" w:space="0" w:color="000000"/>
              <w:right w:val="single" w:sz="2" w:space="0" w:color="000000"/>
            </w:tcBorders>
            <w:vAlign w:val="center"/>
          </w:tcPr>
          <w:p w14:paraId="4C1AA580" w14:textId="77777777" w:rsidR="00C80897" w:rsidRDefault="00C80897">
            <w:pPr>
              <w:spacing w:line="560" w:lineRule="exact"/>
              <w:jc w:val="left"/>
              <w:rPr>
                <w:del w:id="511" w:author="南" w:date="2026-10-21T16:31:00Z"/>
                <w:sz w:val="24"/>
              </w:rPr>
            </w:pPr>
          </w:p>
        </w:tc>
      </w:tr>
      <w:tr w:rsidR="00C80897" w14:paraId="1E7A4636" w14:textId="77777777">
        <w:trPr>
          <w:trHeight w:val="3296"/>
          <w:del w:id="512" w:author="南" w:date="2026-10-21T16:31:00Z"/>
        </w:trPr>
        <w:tc>
          <w:tcPr>
            <w:tcW w:w="1502" w:type="dxa"/>
            <w:tcBorders>
              <w:left w:val="single" w:sz="2" w:space="0" w:color="000000"/>
              <w:bottom w:val="single" w:sz="2" w:space="0" w:color="000000"/>
              <w:right w:val="single" w:sz="2" w:space="0" w:color="000000"/>
            </w:tcBorders>
            <w:vAlign w:val="center"/>
          </w:tcPr>
          <w:p w14:paraId="41892F2C" w14:textId="77777777" w:rsidR="00C80897" w:rsidRDefault="00C831D6">
            <w:pPr>
              <w:spacing w:line="560" w:lineRule="exact"/>
              <w:jc w:val="center"/>
              <w:rPr>
                <w:del w:id="513" w:author="南" w:date="2026-10-21T16:31:00Z"/>
                <w:rFonts w:eastAsia="仿宋_GB2312"/>
                <w:sz w:val="24"/>
              </w:rPr>
            </w:pPr>
            <w:del w:id="514" w:author="南" w:date="2026-10-21T16:31:00Z">
              <w:r>
                <w:rPr>
                  <w:rFonts w:eastAsia="仿宋_GB2312" w:hint="eastAsia"/>
                  <w:sz w:val="24"/>
                </w:rPr>
                <w:delText>作品在何时、何地、何种机构举行的会议上或报刊上发表登载、所获奖励及鉴定结果</w:delText>
              </w:r>
            </w:del>
          </w:p>
        </w:tc>
        <w:tc>
          <w:tcPr>
            <w:tcW w:w="7222" w:type="dxa"/>
            <w:tcBorders>
              <w:bottom w:val="single" w:sz="2" w:space="0" w:color="000000"/>
              <w:right w:val="single" w:sz="2" w:space="0" w:color="000000"/>
            </w:tcBorders>
            <w:vAlign w:val="center"/>
          </w:tcPr>
          <w:p w14:paraId="46E37131" w14:textId="77777777" w:rsidR="00C80897" w:rsidRDefault="00C80897">
            <w:pPr>
              <w:spacing w:line="560" w:lineRule="exact"/>
              <w:jc w:val="left"/>
              <w:rPr>
                <w:del w:id="515" w:author="南" w:date="2026-10-21T16:31:00Z"/>
                <w:sz w:val="24"/>
              </w:rPr>
            </w:pPr>
          </w:p>
        </w:tc>
      </w:tr>
      <w:tr w:rsidR="00C80897" w14:paraId="0DC83949" w14:textId="77777777">
        <w:trPr>
          <w:trHeight w:val="3296"/>
          <w:del w:id="516" w:author="南" w:date="2026-10-21T16:31:00Z"/>
        </w:trPr>
        <w:tc>
          <w:tcPr>
            <w:tcW w:w="1502" w:type="dxa"/>
            <w:tcBorders>
              <w:left w:val="single" w:sz="2" w:space="0" w:color="000000"/>
              <w:bottom w:val="single" w:sz="2" w:space="0" w:color="000000"/>
              <w:right w:val="single" w:sz="2" w:space="0" w:color="000000"/>
            </w:tcBorders>
            <w:vAlign w:val="center"/>
          </w:tcPr>
          <w:p w14:paraId="53E43E30" w14:textId="77777777" w:rsidR="00C80897" w:rsidRDefault="00C831D6">
            <w:pPr>
              <w:spacing w:line="560" w:lineRule="exact"/>
              <w:jc w:val="center"/>
              <w:rPr>
                <w:del w:id="517" w:author="南" w:date="2026-10-21T16:31:00Z"/>
                <w:rFonts w:eastAsia="仿宋_GB2312"/>
                <w:sz w:val="24"/>
              </w:rPr>
            </w:pPr>
            <w:del w:id="518" w:author="南" w:date="2026-10-21T16:31:00Z">
              <w:r>
                <w:rPr>
                  <w:rFonts w:eastAsia="仿宋_GB2312" w:hint="eastAsia"/>
                  <w:sz w:val="24"/>
                </w:rPr>
                <w:delText>请提供对于理解、审查、评价所申报作品具有参考价值的现有技术及技术文献的检索目录</w:delText>
              </w:r>
            </w:del>
          </w:p>
        </w:tc>
        <w:tc>
          <w:tcPr>
            <w:tcW w:w="7222" w:type="dxa"/>
            <w:tcBorders>
              <w:bottom w:val="single" w:sz="2" w:space="0" w:color="000000"/>
              <w:right w:val="single" w:sz="2" w:space="0" w:color="000000"/>
            </w:tcBorders>
            <w:vAlign w:val="center"/>
          </w:tcPr>
          <w:p w14:paraId="76329698" w14:textId="77777777" w:rsidR="00C80897" w:rsidRDefault="00C80897">
            <w:pPr>
              <w:spacing w:line="560" w:lineRule="exact"/>
              <w:jc w:val="left"/>
              <w:rPr>
                <w:del w:id="519" w:author="南" w:date="2026-10-21T16:31:00Z"/>
                <w:sz w:val="24"/>
              </w:rPr>
            </w:pPr>
          </w:p>
        </w:tc>
      </w:tr>
      <w:tr w:rsidR="00C80897" w14:paraId="31529FC1" w14:textId="77777777">
        <w:trPr>
          <w:trHeight w:val="3296"/>
          <w:del w:id="520" w:author="南" w:date="2026-10-21T16:31:00Z"/>
        </w:trPr>
        <w:tc>
          <w:tcPr>
            <w:tcW w:w="1502" w:type="dxa"/>
            <w:tcBorders>
              <w:left w:val="single" w:sz="2" w:space="0" w:color="000000"/>
              <w:bottom w:val="single" w:sz="2" w:space="0" w:color="000000"/>
              <w:right w:val="single" w:sz="2" w:space="0" w:color="000000"/>
            </w:tcBorders>
            <w:vAlign w:val="center"/>
          </w:tcPr>
          <w:p w14:paraId="554A66EE" w14:textId="77777777" w:rsidR="00C80897" w:rsidRDefault="00C831D6">
            <w:pPr>
              <w:spacing w:line="560" w:lineRule="exact"/>
              <w:jc w:val="center"/>
              <w:rPr>
                <w:del w:id="521" w:author="南" w:date="2026-10-21T16:31:00Z"/>
                <w:rFonts w:eastAsia="仿宋_GB2312"/>
                <w:sz w:val="24"/>
              </w:rPr>
            </w:pPr>
            <w:del w:id="522" w:author="南" w:date="2026-10-21T16:31:00Z">
              <w:r>
                <w:rPr>
                  <w:rFonts w:eastAsia="仿宋_GB2312" w:hint="eastAsia"/>
                  <w:sz w:val="24"/>
                </w:rPr>
                <w:delText>申报材料清单（申报论文</w:delText>
              </w:r>
              <w:r>
                <w:rPr>
                  <w:rFonts w:eastAsia="仿宋_GB2312" w:hint="eastAsia"/>
                  <w:sz w:val="24"/>
                </w:rPr>
                <w:delText>1</w:delText>
              </w:r>
              <w:r>
                <w:rPr>
                  <w:rFonts w:eastAsia="仿宋_GB2312" w:hint="eastAsia"/>
                  <w:sz w:val="24"/>
                </w:rPr>
                <w:delText>篇，相关资料名称及数量）</w:delText>
              </w:r>
            </w:del>
          </w:p>
        </w:tc>
        <w:tc>
          <w:tcPr>
            <w:tcW w:w="7222" w:type="dxa"/>
            <w:tcBorders>
              <w:bottom w:val="single" w:sz="2" w:space="0" w:color="000000"/>
              <w:right w:val="single" w:sz="2" w:space="0" w:color="000000"/>
            </w:tcBorders>
            <w:vAlign w:val="center"/>
          </w:tcPr>
          <w:p w14:paraId="225BA842" w14:textId="77777777" w:rsidR="00C80897" w:rsidRDefault="00C80897">
            <w:pPr>
              <w:spacing w:line="560" w:lineRule="exact"/>
              <w:jc w:val="left"/>
              <w:rPr>
                <w:del w:id="523" w:author="南" w:date="2026-10-21T16:31:00Z"/>
                <w:sz w:val="24"/>
              </w:rPr>
            </w:pPr>
          </w:p>
        </w:tc>
      </w:tr>
      <w:tr w:rsidR="00C80897" w14:paraId="3A8F3171" w14:textId="77777777">
        <w:trPr>
          <w:trHeight w:val="6373"/>
          <w:del w:id="524" w:author="南" w:date="2026-10-21T16:31:00Z"/>
        </w:trPr>
        <w:tc>
          <w:tcPr>
            <w:tcW w:w="1502" w:type="dxa"/>
            <w:tcBorders>
              <w:left w:val="single" w:sz="2" w:space="0" w:color="000000"/>
              <w:bottom w:val="single" w:sz="2" w:space="0" w:color="000000"/>
              <w:right w:val="single" w:sz="2" w:space="0" w:color="000000"/>
            </w:tcBorders>
          </w:tcPr>
          <w:p w14:paraId="49C7764B" w14:textId="77777777" w:rsidR="00C80897" w:rsidRDefault="00C80897">
            <w:pPr>
              <w:spacing w:line="560" w:lineRule="exact"/>
              <w:jc w:val="center"/>
              <w:rPr>
                <w:del w:id="525" w:author="南" w:date="2026-10-21T16:31:00Z"/>
                <w:rFonts w:eastAsia="仿宋_GB2312"/>
                <w:sz w:val="24"/>
              </w:rPr>
            </w:pPr>
          </w:p>
          <w:p w14:paraId="04120A85" w14:textId="77777777" w:rsidR="00C80897" w:rsidRDefault="00C80897">
            <w:pPr>
              <w:spacing w:line="560" w:lineRule="exact"/>
              <w:jc w:val="center"/>
              <w:rPr>
                <w:del w:id="526" w:author="南" w:date="2026-10-21T16:31:00Z"/>
                <w:rFonts w:eastAsia="仿宋_GB2312"/>
                <w:sz w:val="24"/>
              </w:rPr>
            </w:pPr>
          </w:p>
          <w:p w14:paraId="432A39AD" w14:textId="77777777" w:rsidR="00C80897" w:rsidRDefault="00C831D6">
            <w:pPr>
              <w:spacing w:line="560" w:lineRule="exact"/>
              <w:jc w:val="center"/>
              <w:rPr>
                <w:del w:id="527" w:author="南" w:date="2026-10-21T16:31:00Z"/>
                <w:rFonts w:eastAsia="仿宋_GB2312"/>
                <w:sz w:val="24"/>
              </w:rPr>
            </w:pPr>
            <w:del w:id="528" w:author="南" w:date="2026-10-21T16:31:00Z">
              <w:r>
                <w:rPr>
                  <w:rFonts w:eastAsia="仿宋_GB2312"/>
                  <w:sz w:val="24"/>
                </w:rPr>
                <w:delText>学</w:delText>
              </w:r>
            </w:del>
          </w:p>
          <w:p w14:paraId="45F385E0" w14:textId="77777777" w:rsidR="00C80897" w:rsidRDefault="00C831D6">
            <w:pPr>
              <w:spacing w:line="560" w:lineRule="exact"/>
              <w:jc w:val="center"/>
              <w:rPr>
                <w:del w:id="529" w:author="南" w:date="2026-10-21T16:31:00Z"/>
                <w:rFonts w:eastAsia="仿宋_GB2312"/>
                <w:sz w:val="24"/>
              </w:rPr>
            </w:pPr>
            <w:del w:id="530" w:author="南" w:date="2026-10-21T16:31:00Z">
              <w:r>
                <w:rPr>
                  <w:rFonts w:eastAsia="仿宋_GB2312"/>
                  <w:sz w:val="24"/>
                </w:rPr>
                <w:delText>术</w:delText>
              </w:r>
            </w:del>
          </w:p>
          <w:p w14:paraId="2A63CF06" w14:textId="77777777" w:rsidR="00C80897" w:rsidRDefault="00C831D6">
            <w:pPr>
              <w:spacing w:line="560" w:lineRule="exact"/>
              <w:jc w:val="center"/>
              <w:rPr>
                <w:del w:id="531" w:author="南" w:date="2026-10-21T16:31:00Z"/>
                <w:rFonts w:eastAsia="仿宋_GB2312"/>
                <w:sz w:val="24"/>
              </w:rPr>
            </w:pPr>
            <w:del w:id="532" w:author="南" w:date="2026-10-21T16:31:00Z">
              <w:r>
                <w:rPr>
                  <w:rFonts w:eastAsia="仿宋_GB2312"/>
                  <w:sz w:val="24"/>
                </w:rPr>
                <w:delText>论</w:delText>
              </w:r>
            </w:del>
          </w:p>
          <w:p w14:paraId="5209DB31" w14:textId="77777777" w:rsidR="00C80897" w:rsidRDefault="00C831D6">
            <w:pPr>
              <w:spacing w:line="560" w:lineRule="exact"/>
              <w:jc w:val="center"/>
              <w:rPr>
                <w:del w:id="533" w:author="南" w:date="2026-10-21T16:31:00Z"/>
                <w:rFonts w:eastAsia="仿宋_GB2312"/>
                <w:sz w:val="24"/>
              </w:rPr>
            </w:pPr>
            <w:del w:id="534" w:author="南" w:date="2026-10-21T16:31:00Z">
              <w:r>
                <w:rPr>
                  <w:rFonts w:eastAsia="仿宋_GB2312"/>
                  <w:sz w:val="24"/>
                </w:rPr>
                <w:delText>文</w:delText>
              </w:r>
            </w:del>
          </w:p>
          <w:p w14:paraId="5F2AC19D" w14:textId="77777777" w:rsidR="00C80897" w:rsidRDefault="00C831D6">
            <w:pPr>
              <w:spacing w:line="560" w:lineRule="exact"/>
              <w:jc w:val="center"/>
              <w:rPr>
                <w:del w:id="535" w:author="南" w:date="2026-10-21T16:31:00Z"/>
                <w:rFonts w:eastAsia="仿宋_GB2312"/>
                <w:sz w:val="24"/>
              </w:rPr>
            </w:pPr>
            <w:del w:id="536" w:author="南" w:date="2026-10-21T16:31:00Z">
              <w:r>
                <w:rPr>
                  <w:rFonts w:eastAsia="仿宋_GB2312"/>
                  <w:sz w:val="24"/>
                </w:rPr>
                <w:delText>文</w:delText>
              </w:r>
            </w:del>
          </w:p>
          <w:p w14:paraId="06528393" w14:textId="77777777" w:rsidR="00C80897" w:rsidRDefault="00C831D6">
            <w:pPr>
              <w:spacing w:line="560" w:lineRule="exact"/>
              <w:jc w:val="center"/>
              <w:rPr>
                <w:del w:id="537" w:author="南" w:date="2026-10-21T16:31:00Z"/>
                <w:sz w:val="24"/>
              </w:rPr>
            </w:pPr>
            <w:del w:id="538" w:author="南" w:date="2026-10-21T16:31:00Z">
              <w:r>
                <w:rPr>
                  <w:rFonts w:eastAsia="仿宋_GB2312"/>
                  <w:sz w:val="24"/>
                </w:rPr>
                <w:delText>摘</w:delText>
              </w:r>
            </w:del>
          </w:p>
        </w:tc>
        <w:tc>
          <w:tcPr>
            <w:tcW w:w="7222" w:type="dxa"/>
            <w:tcBorders>
              <w:bottom w:val="single" w:sz="2" w:space="0" w:color="000000"/>
              <w:right w:val="single" w:sz="2" w:space="0" w:color="000000"/>
            </w:tcBorders>
            <w:vAlign w:val="center"/>
          </w:tcPr>
          <w:p w14:paraId="268E4238" w14:textId="77777777" w:rsidR="00C80897" w:rsidRDefault="00C80897">
            <w:pPr>
              <w:spacing w:line="560" w:lineRule="exact"/>
              <w:jc w:val="left"/>
              <w:rPr>
                <w:del w:id="539" w:author="南" w:date="2026-10-21T16:31:00Z"/>
                <w:sz w:val="24"/>
              </w:rPr>
            </w:pPr>
          </w:p>
        </w:tc>
      </w:tr>
      <w:tr w:rsidR="00C80897" w14:paraId="38C6DA45" w14:textId="77777777">
        <w:trPr>
          <w:trHeight w:val="1689"/>
          <w:del w:id="540" w:author="南" w:date="2026-10-21T16:31:00Z"/>
        </w:trPr>
        <w:tc>
          <w:tcPr>
            <w:tcW w:w="1502" w:type="dxa"/>
            <w:tcBorders>
              <w:left w:val="single" w:sz="2" w:space="0" w:color="000000"/>
              <w:bottom w:val="single" w:sz="2" w:space="0" w:color="000000"/>
              <w:right w:val="single" w:sz="2" w:space="0" w:color="000000"/>
            </w:tcBorders>
            <w:vAlign w:val="center"/>
          </w:tcPr>
          <w:p w14:paraId="22688063" w14:textId="77777777" w:rsidR="00C80897" w:rsidRDefault="00C831D6">
            <w:pPr>
              <w:spacing w:line="560" w:lineRule="exact"/>
              <w:jc w:val="center"/>
              <w:rPr>
                <w:del w:id="541" w:author="南" w:date="2026-10-21T16:31:00Z"/>
                <w:sz w:val="24"/>
              </w:rPr>
            </w:pPr>
            <w:del w:id="542" w:author="南" w:date="2026-10-21T16:31:00Z">
              <w:r>
                <w:rPr>
                  <w:rFonts w:eastAsia="仿宋_GB2312"/>
                  <w:sz w:val="24"/>
                </w:rPr>
                <w:delText>作品在何时、何地、何种机构举行的会议上或报刊上发表及所获奖励</w:delText>
              </w:r>
            </w:del>
          </w:p>
        </w:tc>
        <w:tc>
          <w:tcPr>
            <w:tcW w:w="7222" w:type="dxa"/>
            <w:tcBorders>
              <w:bottom w:val="single" w:sz="2" w:space="0" w:color="000000"/>
              <w:right w:val="single" w:sz="2" w:space="0" w:color="000000"/>
            </w:tcBorders>
            <w:vAlign w:val="center"/>
          </w:tcPr>
          <w:p w14:paraId="1E12229E" w14:textId="77777777" w:rsidR="00C80897" w:rsidRDefault="00C80897">
            <w:pPr>
              <w:spacing w:line="560" w:lineRule="exact"/>
              <w:jc w:val="left"/>
              <w:rPr>
                <w:del w:id="543" w:author="南" w:date="2026-10-21T16:31:00Z"/>
                <w:sz w:val="24"/>
              </w:rPr>
            </w:pPr>
          </w:p>
        </w:tc>
      </w:tr>
      <w:tr w:rsidR="00C80897" w14:paraId="209526F0" w14:textId="77777777">
        <w:trPr>
          <w:trHeight w:val="4389"/>
          <w:del w:id="544" w:author="南" w:date="2026-10-21T16:31:00Z"/>
        </w:trPr>
        <w:tc>
          <w:tcPr>
            <w:tcW w:w="1502" w:type="dxa"/>
            <w:tcBorders>
              <w:left w:val="single" w:sz="2" w:space="0" w:color="000000"/>
              <w:bottom w:val="single" w:sz="2" w:space="0" w:color="000000"/>
              <w:right w:val="single" w:sz="2" w:space="0" w:color="000000"/>
            </w:tcBorders>
            <w:vAlign w:val="center"/>
          </w:tcPr>
          <w:p w14:paraId="3FB05EDC" w14:textId="77777777" w:rsidR="00C80897" w:rsidRDefault="00C831D6">
            <w:pPr>
              <w:spacing w:line="560" w:lineRule="exact"/>
              <w:jc w:val="center"/>
              <w:rPr>
                <w:del w:id="545" w:author="南" w:date="2026-10-21T16:31:00Z"/>
                <w:sz w:val="24"/>
              </w:rPr>
            </w:pPr>
            <w:del w:id="546" w:author="南" w:date="2026-10-21T16:31:00Z">
              <w:r>
                <w:rPr>
                  <w:rFonts w:eastAsia="仿宋_GB2312"/>
                  <w:sz w:val="24"/>
                </w:rPr>
                <w:delText>请提供对于理解、审查、评价所申报作品具有参考价值的现有技术及技术文献的检索目录</w:delText>
              </w:r>
            </w:del>
          </w:p>
        </w:tc>
        <w:tc>
          <w:tcPr>
            <w:tcW w:w="7222" w:type="dxa"/>
            <w:tcBorders>
              <w:bottom w:val="single" w:sz="2" w:space="0" w:color="000000"/>
              <w:right w:val="single" w:sz="2" w:space="0" w:color="000000"/>
            </w:tcBorders>
            <w:vAlign w:val="center"/>
          </w:tcPr>
          <w:p w14:paraId="6C33F6EF" w14:textId="77777777" w:rsidR="00C80897" w:rsidRDefault="00C80897">
            <w:pPr>
              <w:spacing w:line="560" w:lineRule="exact"/>
              <w:jc w:val="left"/>
              <w:rPr>
                <w:del w:id="547" w:author="南" w:date="2026-10-21T16:31:00Z"/>
                <w:sz w:val="24"/>
              </w:rPr>
            </w:pPr>
          </w:p>
        </w:tc>
      </w:tr>
      <w:tr w:rsidR="00C80897" w14:paraId="26AE32BB" w14:textId="77777777">
        <w:trPr>
          <w:trHeight w:val="3671"/>
          <w:del w:id="548" w:author="南" w:date="2026-10-21T16:31:00Z"/>
        </w:trPr>
        <w:tc>
          <w:tcPr>
            <w:tcW w:w="1502" w:type="dxa"/>
            <w:tcBorders>
              <w:left w:val="single" w:sz="2" w:space="0" w:color="000000"/>
              <w:bottom w:val="single" w:sz="2" w:space="0" w:color="000000"/>
              <w:right w:val="single" w:sz="2" w:space="0" w:color="000000"/>
            </w:tcBorders>
            <w:vAlign w:val="center"/>
          </w:tcPr>
          <w:p w14:paraId="15037F43" w14:textId="77777777" w:rsidR="00C80897" w:rsidRDefault="00C831D6">
            <w:pPr>
              <w:spacing w:line="560" w:lineRule="exact"/>
              <w:jc w:val="center"/>
              <w:rPr>
                <w:del w:id="549" w:author="南" w:date="2026-10-21T16:31:00Z"/>
                <w:sz w:val="24"/>
              </w:rPr>
            </w:pPr>
            <w:del w:id="550" w:author="南" w:date="2026-10-21T16:31:00Z">
              <w:r>
                <w:rPr>
                  <w:rFonts w:eastAsia="仿宋_GB2312"/>
                  <w:sz w:val="24"/>
                </w:rPr>
                <w:delText>申报材料清单（申报论文一篇，相关资料名称及数量）</w:delText>
              </w:r>
            </w:del>
          </w:p>
        </w:tc>
        <w:tc>
          <w:tcPr>
            <w:tcW w:w="7222" w:type="dxa"/>
            <w:tcBorders>
              <w:bottom w:val="single" w:sz="2" w:space="0" w:color="000000"/>
              <w:right w:val="single" w:sz="2" w:space="0" w:color="000000"/>
            </w:tcBorders>
            <w:vAlign w:val="center"/>
          </w:tcPr>
          <w:p w14:paraId="4235D80D" w14:textId="77777777" w:rsidR="00C80897" w:rsidRDefault="00C80897">
            <w:pPr>
              <w:spacing w:line="560" w:lineRule="exact"/>
              <w:jc w:val="left"/>
              <w:rPr>
                <w:del w:id="551" w:author="南" w:date="2026-10-21T16:31:00Z"/>
                <w:sz w:val="24"/>
              </w:rPr>
            </w:pPr>
          </w:p>
        </w:tc>
      </w:tr>
      <w:tr w:rsidR="00C80897" w14:paraId="5FF5D8CA" w14:textId="77777777">
        <w:trPr>
          <w:trHeight w:val="4816"/>
          <w:del w:id="552" w:author="南" w:date="2026-10-21T16:31:00Z"/>
        </w:trPr>
        <w:tc>
          <w:tcPr>
            <w:tcW w:w="1502" w:type="dxa"/>
            <w:tcBorders>
              <w:left w:val="single" w:sz="2" w:space="0" w:color="000000"/>
              <w:bottom w:val="single" w:sz="2" w:space="0" w:color="000000"/>
              <w:right w:val="single" w:sz="2" w:space="0" w:color="000000"/>
            </w:tcBorders>
            <w:vAlign w:val="center"/>
          </w:tcPr>
          <w:p w14:paraId="03DCF8C5" w14:textId="77777777" w:rsidR="00C80897" w:rsidRDefault="00C831D6">
            <w:pPr>
              <w:spacing w:line="560" w:lineRule="exact"/>
              <w:jc w:val="center"/>
              <w:rPr>
                <w:del w:id="553" w:author="南" w:date="2026-10-21T16:31:00Z"/>
                <w:sz w:val="24"/>
              </w:rPr>
            </w:pPr>
            <w:del w:id="554" w:author="南" w:date="2026-10-21T16:31:00Z">
              <w:r>
                <w:rPr>
                  <w:rFonts w:eastAsia="仿宋_GB2312"/>
                  <w:sz w:val="24"/>
                </w:rPr>
                <w:delText>学院推荐意见</w:delText>
              </w:r>
            </w:del>
          </w:p>
        </w:tc>
        <w:tc>
          <w:tcPr>
            <w:tcW w:w="7222" w:type="dxa"/>
            <w:tcBorders>
              <w:bottom w:val="single" w:sz="2" w:space="0" w:color="000000"/>
              <w:right w:val="single" w:sz="2" w:space="0" w:color="000000"/>
            </w:tcBorders>
            <w:vAlign w:val="center"/>
          </w:tcPr>
          <w:p w14:paraId="4F403FF5" w14:textId="77777777" w:rsidR="00C80897" w:rsidRDefault="00C80897">
            <w:pPr>
              <w:spacing w:line="560" w:lineRule="exact"/>
              <w:jc w:val="left"/>
              <w:rPr>
                <w:del w:id="555" w:author="南" w:date="2026-10-21T16:31:00Z"/>
                <w:sz w:val="24"/>
              </w:rPr>
            </w:pPr>
          </w:p>
          <w:p w14:paraId="6EE28227" w14:textId="77777777" w:rsidR="00C80897" w:rsidRDefault="00C80897">
            <w:pPr>
              <w:spacing w:line="560" w:lineRule="exact"/>
              <w:jc w:val="left"/>
              <w:rPr>
                <w:del w:id="556" w:author="南" w:date="2026-10-21T16:31:00Z"/>
                <w:rFonts w:eastAsia="仿宋_GB2312"/>
                <w:sz w:val="24"/>
              </w:rPr>
            </w:pPr>
          </w:p>
          <w:p w14:paraId="02A7FE72" w14:textId="77777777" w:rsidR="00C80897" w:rsidRDefault="00C80897">
            <w:pPr>
              <w:spacing w:line="560" w:lineRule="exact"/>
              <w:jc w:val="left"/>
              <w:rPr>
                <w:del w:id="557" w:author="南" w:date="2026-10-21T16:31:00Z"/>
                <w:rFonts w:eastAsia="仿宋_GB2312"/>
                <w:sz w:val="24"/>
              </w:rPr>
            </w:pPr>
          </w:p>
          <w:p w14:paraId="01D8FAAA" w14:textId="77777777" w:rsidR="00C80897" w:rsidRDefault="00C80897">
            <w:pPr>
              <w:spacing w:line="560" w:lineRule="exact"/>
              <w:jc w:val="left"/>
              <w:rPr>
                <w:del w:id="558" w:author="南" w:date="2026-10-21T16:31:00Z"/>
                <w:rFonts w:eastAsia="仿宋_GB2312"/>
                <w:sz w:val="24"/>
              </w:rPr>
            </w:pPr>
          </w:p>
          <w:p w14:paraId="7C14F56B" w14:textId="77777777" w:rsidR="00C80897" w:rsidRDefault="00C80897">
            <w:pPr>
              <w:spacing w:line="560" w:lineRule="exact"/>
              <w:jc w:val="left"/>
              <w:rPr>
                <w:del w:id="559" w:author="南" w:date="2026-10-21T16:31:00Z"/>
                <w:rFonts w:eastAsia="仿宋_GB2312"/>
                <w:sz w:val="24"/>
              </w:rPr>
            </w:pPr>
          </w:p>
          <w:p w14:paraId="4B17FA69" w14:textId="77777777" w:rsidR="00C80897" w:rsidRDefault="00C80897">
            <w:pPr>
              <w:spacing w:line="560" w:lineRule="exact"/>
              <w:jc w:val="left"/>
              <w:rPr>
                <w:del w:id="560" w:author="南" w:date="2026-10-21T16:31:00Z"/>
                <w:rFonts w:eastAsia="仿宋_GB2312"/>
                <w:sz w:val="24"/>
              </w:rPr>
            </w:pPr>
          </w:p>
          <w:p w14:paraId="71EE59BF" w14:textId="77777777" w:rsidR="00C80897" w:rsidRDefault="00C831D6">
            <w:pPr>
              <w:spacing w:line="560" w:lineRule="exact"/>
              <w:ind w:firstLineChars="2200" w:firstLine="5280"/>
              <w:jc w:val="left"/>
              <w:rPr>
                <w:del w:id="561" w:author="南" w:date="2026-10-21T16:31:00Z"/>
                <w:sz w:val="24"/>
              </w:rPr>
            </w:pPr>
            <w:del w:id="562" w:author="南" w:date="2026-10-21T16:31:00Z">
              <w:r>
                <w:rPr>
                  <w:rFonts w:eastAsia="仿宋_GB2312"/>
                  <w:sz w:val="24"/>
                </w:rPr>
                <w:delText>年</w:delText>
              </w:r>
              <w:r>
                <w:rPr>
                  <w:rFonts w:eastAsia="仿宋_GB2312" w:hint="eastAsia"/>
                  <w:sz w:val="24"/>
                </w:rPr>
                <w:delText xml:space="preserve"> </w:delText>
              </w:r>
              <w:r>
                <w:rPr>
                  <w:rFonts w:eastAsia="仿宋_GB2312"/>
                  <w:sz w:val="24"/>
                </w:rPr>
                <w:delText xml:space="preserve"> </w:delText>
              </w:r>
              <w:r>
                <w:rPr>
                  <w:rFonts w:eastAsia="仿宋_GB2312" w:hint="eastAsia"/>
                  <w:sz w:val="24"/>
                </w:rPr>
                <w:delText xml:space="preserve"> </w:delText>
              </w:r>
              <w:r>
                <w:rPr>
                  <w:rFonts w:eastAsia="仿宋_GB2312"/>
                  <w:sz w:val="24"/>
                </w:rPr>
                <w:delText xml:space="preserve"> </w:delText>
              </w:r>
              <w:r>
                <w:rPr>
                  <w:rFonts w:eastAsia="仿宋_GB2312"/>
                  <w:sz w:val="24"/>
                </w:rPr>
                <w:delText>月</w:delText>
              </w:r>
              <w:r>
                <w:rPr>
                  <w:rFonts w:eastAsia="仿宋_GB2312" w:hint="eastAsia"/>
                  <w:sz w:val="24"/>
                </w:rPr>
                <w:delText xml:space="preserve"> </w:delText>
              </w:r>
              <w:r>
                <w:rPr>
                  <w:rFonts w:eastAsia="仿宋_GB2312"/>
                  <w:sz w:val="24"/>
                </w:rPr>
                <w:delText xml:space="preserve">   </w:delText>
              </w:r>
              <w:r>
                <w:rPr>
                  <w:rFonts w:eastAsia="仿宋_GB2312"/>
                  <w:sz w:val="24"/>
                </w:rPr>
                <w:delText>日</w:delText>
              </w:r>
            </w:del>
          </w:p>
        </w:tc>
      </w:tr>
    </w:tbl>
    <w:p w14:paraId="758AA681" w14:textId="77777777" w:rsidR="00C80897" w:rsidRDefault="00C831D6">
      <w:pPr>
        <w:spacing w:line="560" w:lineRule="exact"/>
        <w:jc w:val="center"/>
        <w:rPr>
          <w:del w:id="563" w:author="南" w:date="2026-10-21T16:31:00Z"/>
          <w:rFonts w:eastAsia="黑体"/>
          <w:sz w:val="36"/>
        </w:rPr>
      </w:pPr>
      <w:del w:id="564" w:author="南" w:date="2026-10-21T16:31:00Z">
        <w:r>
          <w:br w:type="page"/>
        </w:r>
        <w:r>
          <w:rPr>
            <w:rFonts w:eastAsia="黑体"/>
            <w:sz w:val="36"/>
          </w:rPr>
          <w:delText>B2</w:delText>
        </w:r>
        <w:r>
          <w:rPr>
            <w:rFonts w:eastAsia="黑体"/>
            <w:sz w:val="36"/>
          </w:rPr>
          <w:delText>．申报作品情况</w:delText>
        </w:r>
      </w:del>
    </w:p>
    <w:p w14:paraId="63229CFF" w14:textId="77777777" w:rsidR="00C80897" w:rsidRDefault="00C831D6">
      <w:pPr>
        <w:spacing w:line="560" w:lineRule="exact"/>
        <w:jc w:val="center"/>
        <w:rPr>
          <w:del w:id="565" w:author="南" w:date="2026-10-21T16:31:00Z"/>
          <w:rFonts w:eastAsia="黑体"/>
          <w:sz w:val="36"/>
        </w:rPr>
      </w:pPr>
      <w:del w:id="566" w:author="南" w:date="2026-10-21T16:31:00Z">
        <w:r>
          <w:rPr>
            <w:rFonts w:eastAsia="黑体"/>
            <w:sz w:val="36"/>
          </w:rPr>
          <w:delText>（哲学社会科学类调查报告）</w:delText>
        </w:r>
      </w:del>
    </w:p>
    <w:p w14:paraId="41EDBF79" w14:textId="77777777" w:rsidR="00C80897" w:rsidRDefault="00C831D6">
      <w:pPr>
        <w:spacing w:line="240" w:lineRule="atLeast"/>
        <w:rPr>
          <w:del w:id="567" w:author="南" w:date="2026-10-21T16:31:00Z"/>
        </w:rPr>
      </w:pPr>
      <w:del w:id="568" w:author="南" w:date="2026-10-21T16:31:00Z">
        <w:r>
          <w:rPr>
            <w:rFonts w:eastAsia="仿宋_GB2312"/>
            <w:sz w:val="28"/>
          </w:rPr>
          <w:delText>说明：</w:delText>
        </w:r>
        <w:r>
          <w:rPr>
            <w:rFonts w:eastAsia="仿宋_GB2312"/>
            <w:sz w:val="28"/>
          </w:rPr>
          <w:delText>1</w:delText>
        </w:r>
        <w:r>
          <w:rPr>
            <w:rFonts w:eastAsia="仿宋_GB2312"/>
            <w:sz w:val="28"/>
          </w:rPr>
          <w:delText>．必须由申报者本人填写；</w:delText>
        </w:r>
      </w:del>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02"/>
        <w:gridCol w:w="7222"/>
      </w:tblGrid>
      <w:tr w:rsidR="00C80897" w14:paraId="6F8BC217" w14:textId="77777777">
        <w:trPr>
          <w:trHeight w:val="694"/>
          <w:del w:id="569" w:author="南" w:date="2026-10-21T16:31:00Z"/>
        </w:trPr>
        <w:tc>
          <w:tcPr>
            <w:tcW w:w="1502" w:type="dxa"/>
            <w:tcBorders>
              <w:top w:val="single" w:sz="2" w:space="0" w:color="000000"/>
              <w:left w:val="single" w:sz="2" w:space="0" w:color="000000"/>
              <w:bottom w:val="single" w:sz="2" w:space="0" w:color="000000"/>
              <w:right w:val="single" w:sz="2" w:space="0" w:color="000000"/>
            </w:tcBorders>
            <w:vAlign w:val="center"/>
          </w:tcPr>
          <w:p w14:paraId="58D760D1" w14:textId="77777777" w:rsidR="00C80897" w:rsidRDefault="00C831D6">
            <w:pPr>
              <w:spacing w:line="560" w:lineRule="exact"/>
              <w:jc w:val="center"/>
              <w:rPr>
                <w:del w:id="570" w:author="南" w:date="2026-10-21T16:31:00Z"/>
                <w:sz w:val="24"/>
              </w:rPr>
            </w:pPr>
            <w:del w:id="571" w:author="南" w:date="2026-10-21T16:31:00Z">
              <w:r>
                <w:rPr>
                  <w:rFonts w:eastAsia="仿宋_GB2312"/>
                  <w:sz w:val="24"/>
                </w:rPr>
                <w:delText>作品全称</w:delText>
              </w:r>
            </w:del>
          </w:p>
        </w:tc>
        <w:tc>
          <w:tcPr>
            <w:tcW w:w="7222" w:type="dxa"/>
            <w:tcBorders>
              <w:top w:val="single" w:sz="2" w:space="0" w:color="000000"/>
              <w:bottom w:val="single" w:sz="2" w:space="0" w:color="000000"/>
              <w:right w:val="single" w:sz="2" w:space="0" w:color="000000"/>
            </w:tcBorders>
            <w:vAlign w:val="center"/>
          </w:tcPr>
          <w:p w14:paraId="59AA264A" w14:textId="77777777" w:rsidR="00C80897" w:rsidRDefault="00C80897">
            <w:pPr>
              <w:spacing w:line="560" w:lineRule="exact"/>
              <w:jc w:val="left"/>
              <w:rPr>
                <w:del w:id="572" w:author="南" w:date="2026-10-21T16:31:00Z"/>
                <w:sz w:val="24"/>
              </w:rPr>
            </w:pPr>
          </w:p>
        </w:tc>
      </w:tr>
      <w:tr w:rsidR="00C80897" w14:paraId="23D07636" w14:textId="77777777">
        <w:trPr>
          <w:trHeight w:val="1390"/>
          <w:del w:id="573" w:author="南" w:date="2026-10-21T16:31:00Z"/>
        </w:trPr>
        <w:tc>
          <w:tcPr>
            <w:tcW w:w="1502" w:type="dxa"/>
            <w:tcBorders>
              <w:left w:val="single" w:sz="2" w:space="0" w:color="000000"/>
              <w:bottom w:val="single" w:sz="2" w:space="0" w:color="000000"/>
              <w:right w:val="single" w:sz="2" w:space="0" w:color="000000"/>
            </w:tcBorders>
            <w:vAlign w:val="center"/>
          </w:tcPr>
          <w:p w14:paraId="5FA1EB0F" w14:textId="77777777" w:rsidR="00C80897" w:rsidRDefault="00C831D6">
            <w:pPr>
              <w:spacing w:line="560" w:lineRule="exact"/>
              <w:jc w:val="center"/>
              <w:rPr>
                <w:del w:id="574" w:author="南" w:date="2026-10-21T16:31:00Z"/>
                <w:sz w:val="24"/>
              </w:rPr>
            </w:pPr>
            <w:del w:id="575" w:author="南" w:date="2026-10-21T16:31:00Z">
              <w:r>
                <w:rPr>
                  <w:rFonts w:eastAsia="仿宋_GB2312"/>
                  <w:sz w:val="24"/>
                </w:rPr>
                <w:delText>作品所属领域</w:delText>
              </w:r>
            </w:del>
          </w:p>
        </w:tc>
        <w:tc>
          <w:tcPr>
            <w:tcW w:w="7222" w:type="dxa"/>
            <w:tcBorders>
              <w:bottom w:val="single" w:sz="2" w:space="0" w:color="000000"/>
              <w:right w:val="single" w:sz="2" w:space="0" w:color="000000"/>
            </w:tcBorders>
            <w:vAlign w:val="center"/>
          </w:tcPr>
          <w:p w14:paraId="61C37E48" w14:textId="77777777" w:rsidR="00C80897" w:rsidRDefault="00C831D6">
            <w:pPr>
              <w:spacing w:line="560" w:lineRule="exact"/>
              <w:jc w:val="left"/>
              <w:rPr>
                <w:del w:id="576" w:author="南" w:date="2026-10-21T16:31:00Z"/>
                <w:rFonts w:eastAsia="仿宋_GB2312"/>
                <w:sz w:val="24"/>
              </w:rPr>
            </w:pPr>
            <w:del w:id="577" w:author="南" w:date="2026-10-21T16:31:00Z">
              <w:r>
                <w:rPr>
                  <w:rFonts w:eastAsia="仿宋_GB2312"/>
                  <w:sz w:val="24"/>
                </w:rPr>
                <w:delText>（）</w:delText>
              </w:r>
              <w:r>
                <w:rPr>
                  <w:rFonts w:eastAsia="仿宋_GB2312"/>
                  <w:sz w:val="24"/>
                </w:rPr>
                <w:delText>A</w:delText>
              </w:r>
              <w:r>
                <w:rPr>
                  <w:rFonts w:eastAsia="仿宋_GB2312" w:hint="eastAsia"/>
                  <w:sz w:val="24"/>
                </w:rPr>
                <w:delText>发展成就</w:delText>
              </w:r>
              <w:r>
                <w:rPr>
                  <w:rFonts w:eastAsia="仿宋_GB2312"/>
                  <w:sz w:val="24"/>
                </w:rPr>
                <w:delText xml:space="preserve"> B</w:delText>
              </w:r>
              <w:r>
                <w:rPr>
                  <w:rFonts w:eastAsia="仿宋_GB2312" w:hint="eastAsia"/>
                  <w:sz w:val="24"/>
                </w:rPr>
                <w:delText>文明文化</w:delText>
              </w:r>
              <w:r>
                <w:rPr>
                  <w:rFonts w:eastAsia="仿宋_GB2312"/>
                  <w:sz w:val="24"/>
                </w:rPr>
                <w:delText xml:space="preserve"> C</w:delText>
              </w:r>
              <w:r>
                <w:rPr>
                  <w:rFonts w:eastAsia="仿宋_GB2312" w:hint="eastAsia"/>
                  <w:sz w:val="24"/>
                </w:rPr>
                <w:delText>美丽中国</w:delText>
              </w:r>
              <w:r>
                <w:rPr>
                  <w:rFonts w:eastAsia="仿宋_GB2312"/>
                  <w:sz w:val="24"/>
                </w:rPr>
                <w:delText>D</w:delText>
              </w:r>
              <w:r>
                <w:rPr>
                  <w:rFonts w:eastAsia="仿宋_GB2312" w:hint="eastAsia"/>
                  <w:sz w:val="24"/>
                </w:rPr>
                <w:delText>民生福祉</w:delText>
              </w:r>
              <w:r>
                <w:rPr>
                  <w:rFonts w:eastAsia="仿宋_GB2312"/>
                  <w:sz w:val="24"/>
                </w:rPr>
                <w:delText xml:space="preserve"> E</w:delText>
              </w:r>
              <w:r>
                <w:rPr>
                  <w:rFonts w:eastAsia="仿宋_GB2312" w:hint="eastAsia"/>
                  <w:sz w:val="24"/>
                </w:rPr>
                <w:delText>中国之治</w:delText>
              </w:r>
              <w:r>
                <w:rPr>
                  <w:rFonts w:eastAsia="仿宋_GB2312"/>
                  <w:sz w:val="24"/>
                </w:rPr>
                <w:delText xml:space="preserve"> </w:delText>
              </w:r>
            </w:del>
          </w:p>
        </w:tc>
      </w:tr>
      <w:tr w:rsidR="00C80897" w14:paraId="46D296A2" w14:textId="77777777">
        <w:trPr>
          <w:trHeight w:val="1475"/>
          <w:del w:id="578" w:author="南" w:date="2026-10-21T16:31:00Z"/>
        </w:trPr>
        <w:tc>
          <w:tcPr>
            <w:tcW w:w="1502" w:type="dxa"/>
            <w:tcBorders>
              <w:left w:val="single" w:sz="2" w:space="0" w:color="000000"/>
              <w:bottom w:val="single" w:sz="2" w:space="0" w:color="000000"/>
              <w:right w:val="single" w:sz="2" w:space="0" w:color="000000"/>
            </w:tcBorders>
            <w:vAlign w:val="center"/>
          </w:tcPr>
          <w:p w14:paraId="0F53B83B" w14:textId="77777777" w:rsidR="00C80897" w:rsidRDefault="00C831D6">
            <w:pPr>
              <w:spacing w:line="560" w:lineRule="exact"/>
              <w:jc w:val="center"/>
              <w:rPr>
                <w:del w:id="579" w:author="南" w:date="2026-10-21T16:31:00Z"/>
                <w:sz w:val="24"/>
              </w:rPr>
            </w:pPr>
            <w:del w:id="580" w:author="南" w:date="2026-10-21T16:31:00Z">
              <w:r>
                <w:rPr>
                  <w:rFonts w:eastAsia="仿宋_GB2312"/>
                  <w:sz w:val="24"/>
                </w:rPr>
                <w:delText>作品撰写的目的和基本思路</w:delText>
              </w:r>
            </w:del>
          </w:p>
        </w:tc>
        <w:tc>
          <w:tcPr>
            <w:tcW w:w="7222" w:type="dxa"/>
            <w:tcBorders>
              <w:bottom w:val="single" w:sz="2" w:space="0" w:color="000000"/>
              <w:right w:val="single" w:sz="2" w:space="0" w:color="000000"/>
            </w:tcBorders>
            <w:vAlign w:val="center"/>
          </w:tcPr>
          <w:p w14:paraId="19CF7545" w14:textId="77777777" w:rsidR="00C80897" w:rsidRDefault="00C80897">
            <w:pPr>
              <w:spacing w:line="560" w:lineRule="exact"/>
              <w:jc w:val="left"/>
              <w:rPr>
                <w:del w:id="581" w:author="南" w:date="2026-10-21T16:31:00Z"/>
                <w:sz w:val="24"/>
              </w:rPr>
            </w:pPr>
          </w:p>
        </w:tc>
      </w:tr>
      <w:tr w:rsidR="00C80897" w14:paraId="24FDEB54" w14:textId="77777777">
        <w:trPr>
          <w:trHeight w:val="1695"/>
          <w:del w:id="582" w:author="南" w:date="2026-10-21T16:31:00Z"/>
        </w:trPr>
        <w:tc>
          <w:tcPr>
            <w:tcW w:w="1502" w:type="dxa"/>
            <w:tcBorders>
              <w:left w:val="single" w:sz="2" w:space="0" w:color="000000"/>
              <w:bottom w:val="single" w:sz="2" w:space="0" w:color="000000"/>
              <w:right w:val="single" w:sz="2" w:space="0" w:color="000000"/>
            </w:tcBorders>
            <w:vAlign w:val="center"/>
          </w:tcPr>
          <w:p w14:paraId="17E99208" w14:textId="77777777" w:rsidR="00C80897" w:rsidRDefault="00C831D6">
            <w:pPr>
              <w:spacing w:line="560" w:lineRule="exact"/>
              <w:jc w:val="center"/>
              <w:rPr>
                <w:del w:id="583" w:author="南" w:date="2026-10-21T16:31:00Z"/>
                <w:sz w:val="24"/>
              </w:rPr>
            </w:pPr>
            <w:del w:id="584" w:author="南" w:date="2026-10-21T16:31:00Z">
              <w:r>
                <w:rPr>
                  <w:rFonts w:eastAsia="仿宋_GB2312"/>
                  <w:sz w:val="24"/>
                </w:rPr>
                <w:delText>作品的科学性、先进性及独特之处</w:delText>
              </w:r>
            </w:del>
          </w:p>
        </w:tc>
        <w:tc>
          <w:tcPr>
            <w:tcW w:w="7222" w:type="dxa"/>
            <w:tcBorders>
              <w:bottom w:val="single" w:sz="2" w:space="0" w:color="000000"/>
              <w:right w:val="single" w:sz="2" w:space="0" w:color="000000"/>
            </w:tcBorders>
            <w:vAlign w:val="center"/>
          </w:tcPr>
          <w:p w14:paraId="7693F3D3" w14:textId="77777777" w:rsidR="00C80897" w:rsidRDefault="00C80897">
            <w:pPr>
              <w:spacing w:line="560" w:lineRule="exact"/>
              <w:jc w:val="left"/>
              <w:rPr>
                <w:del w:id="585" w:author="南" w:date="2026-10-21T16:31:00Z"/>
                <w:sz w:val="24"/>
              </w:rPr>
            </w:pPr>
          </w:p>
        </w:tc>
      </w:tr>
      <w:tr w:rsidR="00C80897" w14:paraId="12F9AFAF" w14:textId="77777777">
        <w:trPr>
          <w:trHeight w:val="1691"/>
          <w:del w:id="586" w:author="南" w:date="2026-10-21T16:31:00Z"/>
        </w:trPr>
        <w:tc>
          <w:tcPr>
            <w:tcW w:w="1502" w:type="dxa"/>
            <w:tcBorders>
              <w:left w:val="single" w:sz="2" w:space="0" w:color="000000"/>
              <w:bottom w:val="single" w:sz="2" w:space="0" w:color="000000"/>
              <w:right w:val="single" w:sz="2" w:space="0" w:color="000000"/>
            </w:tcBorders>
            <w:vAlign w:val="center"/>
          </w:tcPr>
          <w:p w14:paraId="3C39AACA" w14:textId="77777777" w:rsidR="00C80897" w:rsidRDefault="00C831D6">
            <w:pPr>
              <w:spacing w:line="560" w:lineRule="exact"/>
              <w:jc w:val="center"/>
              <w:rPr>
                <w:del w:id="587" w:author="南" w:date="2026-10-21T16:31:00Z"/>
                <w:sz w:val="24"/>
              </w:rPr>
            </w:pPr>
            <w:del w:id="588" w:author="南" w:date="2026-10-21T16:31:00Z">
              <w:r>
                <w:rPr>
                  <w:rFonts w:eastAsia="仿宋_GB2312"/>
                  <w:sz w:val="24"/>
                </w:rPr>
                <w:delText>作品的实际应用价值和现实指导意义</w:delText>
              </w:r>
            </w:del>
          </w:p>
        </w:tc>
        <w:tc>
          <w:tcPr>
            <w:tcW w:w="7222" w:type="dxa"/>
            <w:tcBorders>
              <w:bottom w:val="single" w:sz="2" w:space="0" w:color="000000"/>
              <w:right w:val="single" w:sz="2" w:space="0" w:color="000000"/>
            </w:tcBorders>
            <w:vAlign w:val="center"/>
          </w:tcPr>
          <w:p w14:paraId="0B59E6D8" w14:textId="77777777" w:rsidR="00C80897" w:rsidRDefault="00C80897">
            <w:pPr>
              <w:spacing w:line="560" w:lineRule="exact"/>
              <w:jc w:val="left"/>
              <w:rPr>
                <w:del w:id="589" w:author="南" w:date="2026-10-21T16:31:00Z"/>
                <w:sz w:val="24"/>
              </w:rPr>
            </w:pPr>
          </w:p>
        </w:tc>
      </w:tr>
      <w:tr w:rsidR="00C80897" w14:paraId="1B1235E9" w14:textId="77777777">
        <w:trPr>
          <w:trHeight w:val="3955"/>
          <w:del w:id="590" w:author="南" w:date="2026-10-21T16:31:00Z"/>
        </w:trPr>
        <w:tc>
          <w:tcPr>
            <w:tcW w:w="1502" w:type="dxa"/>
            <w:tcBorders>
              <w:left w:val="single" w:sz="2" w:space="0" w:color="000000"/>
              <w:bottom w:val="single" w:sz="2" w:space="0" w:color="000000"/>
              <w:right w:val="single" w:sz="2" w:space="0" w:color="000000"/>
            </w:tcBorders>
            <w:vAlign w:val="center"/>
          </w:tcPr>
          <w:p w14:paraId="0FD57D6E" w14:textId="77777777" w:rsidR="00C80897" w:rsidRDefault="00C831D6">
            <w:pPr>
              <w:spacing w:line="560" w:lineRule="exact"/>
              <w:jc w:val="center"/>
              <w:rPr>
                <w:del w:id="591" w:author="南" w:date="2026-10-21T16:31:00Z"/>
                <w:sz w:val="24"/>
              </w:rPr>
            </w:pPr>
            <w:del w:id="592" w:author="南" w:date="2026-10-21T16:31:00Z">
              <w:r>
                <w:rPr>
                  <w:rFonts w:eastAsia="仿宋_GB2312"/>
                  <w:sz w:val="24"/>
                </w:rPr>
                <w:delText>作品摘要</w:delText>
              </w:r>
            </w:del>
          </w:p>
        </w:tc>
        <w:tc>
          <w:tcPr>
            <w:tcW w:w="7222" w:type="dxa"/>
            <w:tcBorders>
              <w:bottom w:val="single" w:sz="2" w:space="0" w:color="000000"/>
              <w:right w:val="single" w:sz="2" w:space="0" w:color="000000"/>
            </w:tcBorders>
            <w:vAlign w:val="center"/>
          </w:tcPr>
          <w:p w14:paraId="0C39A8ED" w14:textId="77777777" w:rsidR="00C80897" w:rsidRDefault="00C80897">
            <w:pPr>
              <w:spacing w:line="560" w:lineRule="exact"/>
              <w:jc w:val="left"/>
              <w:rPr>
                <w:del w:id="593" w:author="南" w:date="2026-10-21T16:31:00Z"/>
                <w:sz w:val="24"/>
              </w:rPr>
            </w:pPr>
          </w:p>
        </w:tc>
      </w:tr>
      <w:tr w:rsidR="00C80897" w14:paraId="3EA1D41C" w14:textId="77777777">
        <w:trPr>
          <w:trHeight w:val="1412"/>
          <w:del w:id="594" w:author="南" w:date="2026-10-21T16:31:00Z"/>
        </w:trPr>
        <w:tc>
          <w:tcPr>
            <w:tcW w:w="1502" w:type="dxa"/>
            <w:tcBorders>
              <w:left w:val="single" w:sz="2" w:space="0" w:color="000000"/>
              <w:bottom w:val="single" w:sz="2" w:space="0" w:color="000000"/>
              <w:right w:val="single" w:sz="2" w:space="0" w:color="000000"/>
            </w:tcBorders>
            <w:vAlign w:val="center"/>
          </w:tcPr>
          <w:p w14:paraId="24AAECC2" w14:textId="77777777" w:rsidR="00C80897" w:rsidRDefault="00C831D6">
            <w:pPr>
              <w:spacing w:line="560" w:lineRule="exact"/>
              <w:jc w:val="center"/>
              <w:rPr>
                <w:del w:id="595" w:author="南" w:date="2026-10-21T16:31:00Z"/>
                <w:rFonts w:eastAsia="仿宋_GB2312"/>
                <w:sz w:val="24"/>
              </w:rPr>
            </w:pPr>
            <w:del w:id="596" w:author="南" w:date="2026-10-21T16:31:00Z">
              <w:r>
                <w:rPr>
                  <w:rFonts w:eastAsia="仿宋_GB2312"/>
                  <w:sz w:val="24"/>
                </w:rPr>
                <w:delText>作品在何时、何地、何种机构举行的会议或报刊上发表</w:delText>
              </w:r>
            </w:del>
          </w:p>
          <w:p w14:paraId="4C49A265" w14:textId="77777777" w:rsidR="00C80897" w:rsidRDefault="00C831D6">
            <w:pPr>
              <w:spacing w:line="560" w:lineRule="exact"/>
              <w:jc w:val="left"/>
              <w:rPr>
                <w:del w:id="597" w:author="南" w:date="2026-10-21T16:31:00Z"/>
                <w:rFonts w:eastAsia="仿宋_GB2312"/>
                <w:sz w:val="24"/>
              </w:rPr>
            </w:pPr>
            <w:del w:id="598" w:author="南" w:date="2026-10-21T16:31:00Z">
              <w:r>
                <w:rPr>
                  <w:rFonts w:eastAsia="仿宋_GB2312"/>
                  <w:sz w:val="24"/>
                </w:rPr>
                <w:delText>登载、所获奖励及评定结果</w:delText>
              </w:r>
            </w:del>
          </w:p>
        </w:tc>
        <w:tc>
          <w:tcPr>
            <w:tcW w:w="7222" w:type="dxa"/>
            <w:tcBorders>
              <w:bottom w:val="single" w:sz="2" w:space="0" w:color="000000"/>
              <w:right w:val="single" w:sz="2" w:space="0" w:color="000000"/>
            </w:tcBorders>
            <w:vAlign w:val="center"/>
          </w:tcPr>
          <w:p w14:paraId="3FE7E751" w14:textId="77777777" w:rsidR="00C80897" w:rsidRDefault="00C80897">
            <w:pPr>
              <w:spacing w:line="560" w:lineRule="exact"/>
              <w:jc w:val="left"/>
              <w:rPr>
                <w:del w:id="599" w:author="南" w:date="2026-10-21T16:31:00Z"/>
                <w:sz w:val="24"/>
              </w:rPr>
            </w:pPr>
          </w:p>
        </w:tc>
      </w:tr>
      <w:tr w:rsidR="00C80897" w14:paraId="35A79E63" w14:textId="77777777">
        <w:trPr>
          <w:trHeight w:val="4564"/>
          <w:del w:id="600" w:author="南" w:date="2026-10-21T16:31:00Z"/>
        </w:trPr>
        <w:tc>
          <w:tcPr>
            <w:tcW w:w="1502" w:type="dxa"/>
            <w:tcBorders>
              <w:left w:val="single" w:sz="2" w:space="0" w:color="000000"/>
              <w:bottom w:val="single" w:sz="2" w:space="0" w:color="000000"/>
              <w:right w:val="single" w:sz="2" w:space="0" w:color="000000"/>
            </w:tcBorders>
            <w:vAlign w:val="center"/>
          </w:tcPr>
          <w:p w14:paraId="61530D29" w14:textId="77777777" w:rsidR="00C80897" w:rsidRDefault="00C831D6">
            <w:pPr>
              <w:spacing w:line="560" w:lineRule="exact"/>
              <w:jc w:val="center"/>
              <w:rPr>
                <w:del w:id="601" w:author="南" w:date="2026-10-21T16:31:00Z"/>
                <w:sz w:val="24"/>
              </w:rPr>
            </w:pPr>
            <w:del w:id="602" w:author="南" w:date="2026-10-21T16:31:00Z">
              <w:r>
                <w:rPr>
                  <w:rFonts w:eastAsia="仿宋_GB2312"/>
                  <w:sz w:val="24"/>
                </w:rPr>
                <w:delText>请提供对于理解、审查、评价所申报作品，具有参考价值的现有对比数据及作品中资料来源的检索目录</w:delText>
              </w:r>
            </w:del>
          </w:p>
        </w:tc>
        <w:tc>
          <w:tcPr>
            <w:tcW w:w="7222" w:type="dxa"/>
            <w:tcBorders>
              <w:bottom w:val="single" w:sz="2" w:space="0" w:color="000000"/>
              <w:right w:val="single" w:sz="2" w:space="0" w:color="000000"/>
            </w:tcBorders>
            <w:vAlign w:val="center"/>
          </w:tcPr>
          <w:p w14:paraId="4A2CD9AD" w14:textId="77777777" w:rsidR="00C80897" w:rsidRDefault="00C80897">
            <w:pPr>
              <w:spacing w:line="560" w:lineRule="exact"/>
              <w:jc w:val="left"/>
              <w:rPr>
                <w:del w:id="603" w:author="南" w:date="2026-10-21T16:31:00Z"/>
                <w:sz w:val="24"/>
              </w:rPr>
            </w:pPr>
          </w:p>
        </w:tc>
      </w:tr>
      <w:tr w:rsidR="00C80897" w14:paraId="3E242977" w14:textId="77777777">
        <w:trPr>
          <w:trHeight w:val="2170"/>
          <w:del w:id="604" w:author="南" w:date="2026-10-21T16:31:00Z"/>
        </w:trPr>
        <w:tc>
          <w:tcPr>
            <w:tcW w:w="1502" w:type="dxa"/>
            <w:tcBorders>
              <w:left w:val="single" w:sz="2" w:space="0" w:color="000000"/>
              <w:bottom w:val="single" w:sz="2" w:space="0" w:color="000000"/>
              <w:right w:val="single" w:sz="2" w:space="0" w:color="000000"/>
            </w:tcBorders>
            <w:vAlign w:val="center"/>
          </w:tcPr>
          <w:p w14:paraId="7A73FBF3" w14:textId="77777777" w:rsidR="00C80897" w:rsidRDefault="00C831D6">
            <w:pPr>
              <w:spacing w:line="560" w:lineRule="exact"/>
              <w:jc w:val="center"/>
              <w:rPr>
                <w:del w:id="605" w:author="南" w:date="2026-10-21T16:31:00Z"/>
                <w:sz w:val="24"/>
              </w:rPr>
            </w:pPr>
            <w:del w:id="606" w:author="南" w:date="2026-10-21T16:31:00Z">
              <w:r>
                <w:rPr>
                  <w:rFonts w:eastAsia="仿宋_GB2312"/>
                  <w:sz w:val="24"/>
                </w:rPr>
                <w:delText>调查方式</w:delText>
              </w:r>
            </w:del>
          </w:p>
        </w:tc>
        <w:tc>
          <w:tcPr>
            <w:tcW w:w="7222" w:type="dxa"/>
            <w:tcBorders>
              <w:bottom w:val="single" w:sz="2" w:space="0" w:color="000000"/>
              <w:right w:val="single" w:sz="2" w:space="0" w:color="000000"/>
            </w:tcBorders>
            <w:vAlign w:val="center"/>
          </w:tcPr>
          <w:p w14:paraId="4E959E20" w14:textId="77777777" w:rsidR="00C80897" w:rsidRDefault="00C831D6">
            <w:pPr>
              <w:spacing w:line="560" w:lineRule="exact"/>
              <w:jc w:val="left"/>
              <w:rPr>
                <w:del w:id="607" w:author="南" w:date="2026-10-21T16:31:00Z"/>
                <w:sz w:val="24"/>
              </w:rPr>
            </w:pPr>
            <w:del w:id="608" w:author="南" w:date="2026-10-21T16:31:00Z">
              <w:r>
                <w:rPr>
                  <w:rFonts w:eastAsia="仿宋_GB2312"/>
                  <w:sz w:val="24"/>
                </w:rPr>
                <w:delText>□</w:delText>
              </w:r>
              <w:r>
                <w:rPr>
                  <w:rFonts w:eastAsia="仿宋_GB2312"/>
                  <w:sz w:val="24"/>
                </w:rPr>
                <w:delText>走访</w:delText>
              </w:r>
              <w:r>
                <w:rPr>
                  <w:rFonts w:eastAsia="仿宋_GB2312"/>
                  <w:sz w:val="24"/>
                </w:rPr>
                <w:delText xml:space="preserve">   □</w:delText>
              </w:r>
              <w:r>
                <w:rPr>
                  <w:rFonts w:eastAsia="仿宋_GB2312"/>
                  <w:sz w:val="24"/>
                </w:rPr>
                <w:delText>问卷</w:delText>
              </w:r>
              <w:r>
                <w:rPr>
                  <w:rFonts w:eastAsia="仿宋_GB2312"/>
                  <w:sz w:val="24"/>
                </w:rPr>
                <w:delText xml:space="preserve">   □</w:delText>
              </w:r>
              <w:r>
                <w:rPr>
                  <w:rFonts w:eastAsia="仿宋_GB2312"/>
                  <w:sz w:val="24"/>
                </w:rPr>
                <w:delText>现场采访</w:delText>
              </w:r>
              <w:r>
                <w:rPr>
                  <w:rFonts w:eastAsia="仿宋_GB2312"/>
                  <w:sz w:val="24"/>
                </w:rPr>
                <w:delText xml:space="preserve">   □</w:delText>
              </w:r>
              <w:r>
                <w:rPr>
                  <w:rFonts w:eastAsia="仿宋_GB2312"/>
                  <w:sz w:val="24"/>
                </w:rPr>
                <w:delText>人员介绍</w:delText>
              </w:r>
              <w:r>
                <w:rPr>
                  <w:rFonts w:eastAsia="仿宋_GB2312" w:hint="eastAsia"/>
                  <w:sz w:val="24"/>
                </w:rPr>
                <w:delText xml:space="preserve"> </w:delText>
              </w:r>
              <w:r>
                <w:rPr>
                  <w:rFonts w:eastAsia="仿宋_GB2312"/>
                  <w:sz w:val="24"/>
                </w:rPr>
                <w:delText xml:space="preserve">  □</w:delText>
              </w:r>
              <w:r>
                <w:rPr>
                  <w:rFonts w:eastAsia="仿宋_GB2312"/>
                  <w:sz w:val="24"/>
                </w:rPr>
                <w:delText>个别交谈</w:delText>
              </w:r>
              <w:r>
                <w:rPr>
                  <w:rFonts w:eastAsia="仿宋_GB2312" w:hint="eastAsia"/>
                  <w:sz w:val="24"/>
                </w:rPr>
                <w:delText xml:space="preserve"> </w:delText>
              </w:r>
              <w:r>
                <w:rPr>
                  <w:rFonts w:eastAsia="仿宋_GB2312"/>
                  <w:sz w:val="24"/>
                </w:rPr>
                <w:delText xml:space="preserve">  □</w:delText>
              </w:r>
              <w:r>
                <w:rPr>
                  <w:rFonts w:eastAsia="仿宋_GB2312"/>
                  <w:sz w:val="24"/>
                </w:rPr>
                <w:delText>亲临实践</w:delText>
              </w:r>
              <w:r>
                <w:rPr>
                  <w:rFonts w:eastAsia="仿宋_GB2312"/>
                  <w:sz w:val="24"/>
                </w:rPr>
                <w:delText xml:space="preserve">  □</w:delText>
              </w:r>
              <w:r>
                <w:rPr>
                  <w:rFonts w:eastAsia="仿宋_GB2312"/>
                  <w:sz w:val="24"/>
                </w:rPr>
                <w:delText>会议</w:delText>
              </w:r>
            </w:del>
          </w:p>
          <w:p w14:paraId="5CE00D69" w14:textId="77777777" w:rsidR="00C80897" w:rsidRDefault="00C831D6">
            <w:pPr>
              <w:spacing w:line="560" w:lineRule="exact"/>
              <w:jc w:val="left"/>
              <w:rPr>
                <w:del w:id="609" w:author="南" w:date="2026-10-21T16:31:00Z"/>
                <w:sz w:val="24"/>
              </w:rPr>
            </w:pPr>
            <w:del w:id="610" w:author="南" w:date="2026-10-21T16:31:00Z">
              <w:r>
                <w:rPr>
                  <w:rFonts w:eastAsia="仿宋_GB2312"/>
                  <w:sz w:val="24"/>
                </w:rPr>
                <w:delText>□</w:delText>
              </w:r>
              <w:r>
                <w:rPr>
                  <w:rFonts w:eastAsia="仿宋_GB2312"/>
                  <w:sz w:val="24"/>
                </w:rPr>
                <w:delText>图片、照片</w:delText>
              </w:r>
              <w:r>
                <w:rPr>
                  <w:rFonts w:eastAsia="仿宋_GB2312"/>
                  <w:sz w:val="24"/>
                </w:rPr>
                <w:delText xml:space="preserve">   □</w:delText>
              </w:r>
              <w:r>
                <w:rPr>
                  <w:rFonts w:eastAsia="仿宋_GB2312"/>
                  <w:sz w:val="24"/>
                </w:rPr>
                <w:delText>书报刊物</w:delText>
              </w:r>
              <w:r>
                <w:rPr>
                  <w:rFonts w:eastAsia="仿宋_GB2312"/>
                  <w:sz w:val="24"/>
                </w:rPr>
                <w:delText xml:space="preserve">   □</w:delText>
              </w:r>
              <w:r>
                <w:rPr>
                  <w:rFonts w:eastAsia="仿宋_GB2312"/>
                  <w:sz w:val="24"/>
                </w:rPr>
                <w:delText>统计报表</w:delText>
              </w:r>
            </w:del>
          </w:p>
          <w:p w14:paraId="1A6F628B" w14:textId="77777777" w:rsidR="00C80897" w:rsidRDefault="00C831D6">
            <w:pPr>
              <w:spacing w:line="560" w:lineRule="exact"/>
              <w:jc w:val="left"/>
              <w:rPr>
                <w:del w:id="611" w:author="南" w:date="2026-10-21T16:31:00Z"/>
                <w:sz w:val="24"/>
              </w:rPr>
            </w:pPr>
            <w:del w:id="612" w:author="南" w:date="2026-10-21T16:31:00Z">
              <w:r>
                <w:rPr>
                  <w:rFonts w:eastAsia="仿宋_GB2312"/>
                  <w:sz w:val="24"/>
                </w:rPr>
                <w:delText>□</w:delText>
              </w:r>
              <w:r>
                <w:rPr>
                  <w:rFonts w:eastAsia="仿宋_GB2312"/>
                  <w:sz w:val="24"/>
                </w:rPr>
                <w:delText>影视资料</w:delText>
              </w:r>
              <w:r>
                <w:rPr>
                  <w:rFonts w:eastAsia="仿宋_GB2312"/>
                  <w:sz w:val="24"/>
                </w:rPr>
                <w:delText xml:space="preserve">   □</w:delText>
              </w:r>
              <w:r>
                <w:rPr>
                  <w:rFonts w:eastAsia="仿宋_GB2312"/>
                  <w:sz w:val="24"/>
                </w:rPr>
                <w:delText>文件</w:delText>
              </w:r>
              <w:r>
                <w:rPr>
                  <w:rFonts w:eastAsia="仿宋_GB2312"/>
                  <w:sz w:val="24"/>
                </w:rPr>
                <w:delText xml:space="preserve">   □</w:delText>
              </w:r>
              <w:r>
                <w:rPr>
                  <w:rFonts w:eastAsia="仿宋_GB2312"/>
                  <w:sz w:val="24"/>
                </w:rPr>
                <w:delText>集体组织</w:delText>
              </w:r>
              <w:r>
                <w:rPr>
                  <w:rFonts w:eastAsia="仿宋_GB2312" w:hint="eastAsia"/>
                  <w:sz w:val="24"/>
                </w:rPr>
                <w:delText xml:space="preserve"> </w:delText>
              </w:r>
              <w:r>
                <w:rPr>
                  <w:rFonts w:eastAsia="仿宋_GB2312"/>
                  <w:sz w:val="24"/>
                </w:rPr>
                <w:delText xml:space="preserve">  □</w:delText>
              </w:r>
              <w:r>
                <w:rPr>
                  <w:rFonts w:eastAsia="仿宋_GB2312"/>
                  <w:sz w:val="24"/>
                </w:rPr>
                <w:delText>自发</w:delText>
              </w:r>
              <w:r>
                <w:rPr>
                  <w:rFonts w:eastAsia="仿宋_GB2312" w:hint="eastAsia"/>
                  <w:sz w:val="24"/>
                </w:rPr>
                <w:delText xml:space="preserve"> </w:delText>
              </w:r>
              <w:r>
                <w:rPr>
                  <w:rFonts w:eastAsia="仿宋_GB2312"/>
                  <w:sz w:val="24"/>
                </w:rPr>
                <w:delText xml:space="preserve">  □</w:delText>
              </w:r>
              <w:r>
                <w:rPr>
                  <w:rFonts w:eastAsia="仿宋_GB2312"/>
                  <w:sz w:val="24"/>
                </w:rPr>
                <w:delText>其它</w:delText>
              </w:r>
            </w:del>
          </w:p>
        </w:tc>
      </w:tr>
      <w:tr w:rsidR="00C80897" w14:paraId="3D76C1BE" w14:textId="77777777">
        <w:trPr>
          <w:trHeight w:val="1400"/>
          <w:del w:id="613" w:author="南" w:date="2026-10-21T16:31:00Z"/>
        </w:trPr>
        <w:tc>
          <w:tcPr>
            <w:tcW w:w="1502" w:type="dxa"/>
            <w:tcBorders>
              <w:left w:val="single" w:sz="2" w:space="0" w:color="000000"/>
              <w:bottom w:val="single" w:sz="2" w:space="0" w:color="000000"/>
              <w:right w:val="single" w:sz="2" w:space="0" w:color="000000"/>
            </w:tcBorders>
            <w:vAlign w:val="center"/>
          </w:tcPr>
          <w:p w14:paraId="0C579233" w14:textId="77777777" w:rsidR="00C80897" w:rsidRDefault="00C831D6">
            <w:pPr>
              <w:spacing w:line="560" w:lineRule="exact"/>
              <w:jc w:val="center"/>
              <w:rPr>
                <w:del w:id="614" w:author="南" w:date="2026-10-21T16:31:00Z"/>
                <w:sz w:val="24"/>
              </w:rPr>
            </w:pPr>
            <w:del w:id="615" w:author="南" w:date="2026-10-21T16:31:00Z">
              <w:r>
                <w:rPr>
                  <w:rFonts w:eastAsia="仿宋_GB2312"/>
                  <w:sz w:val="24"/>
                </w:rPr>
                <w:delText>主要调查单位及调查数量</w:delText>
              </w:r>
            </w:del>
          </w:p>
        </w:tc>
        <w:tc>
          <w:tcPr>
            <w:tcW w:w="7222" w:type="dxa"/>
            <w:tcBorders>
              <w:bottom w:val="single" w:sz="2" w:space="0" w:color="000000"/>
              <w:right w:val="single" w:sz="2" w:space="0" w:color="000000"/>
            </w:tcBorders>
          </w:tcPr>
          <w:p w14:paraId="16906B72" w14:textId="77777777" w:rsidR="00C80897" w:rsidRDefault="00C831D6">
            <w:pPr>
              <w:spacing w:line="560" w:lineRule="exact"/>
              <w:rPr>
                <w:del w:id="616" w:author="南" w:date="2026-10-21T16:31:00Z"/>
                <w:sz w:val="24"/>
              </w:rPr>
            </w:pPr>
            <w:del w:id="617" w:author="南" w:date="2026-10-21T16:31:00Z">
              <w:r>
                <w:rPr>
                  <w:rFonts w:eastAsia="仿宋_GB2312"/>
                  <w:sz w:val="24"/>
                </w:rPr>
                <w:delText>省（市）县（区）乡（镇）村（街）单位邮编姓名电话调查单位个人次</w:delText>
              </w:r>
            </w:del>
          </w:p>
        </w:tc>
      </w:tr>
      <w:tr w:rsidR="00C80897" w14:paraId="7A48FDCD" w14:textId="77777777">
        <w:trPr>
          <w:trHeight w:val="1412"/>
          <w:del w:id="618" w:author="南" w:date="2026-10-21T16:31:00Z"/>
        </w:trPr>
        <w:tc>
          <w:tcPr>
            <w:tcW w:w="1502" w:type="dxa"/>
            <w:tcBorders>
              <w:left w:val="single" w:sz="2" w:space="0" w:color="000000"/>
              <w:bottom w:val="single" w:sz="2" w:space="0" w:color="000000"/>
              <w:right w:val="single" w:sz="2" w:space="0" w:color="000000"/>
            </w:tcBorders>
            <w:vAlign w:val="center"/>
          </w:tcPr>
          <w:p w14:paraId="0FF35AE3" w14:textId="77777777" w:rsidR="00C80897" w:rsidRDefault="00C831D6">
            <w:pPr>
              <w:spacing w:line="560" w:lineRule="exact"/>
              <w:jc w:val="center"/>
              <w:rPr>
                <w:del w:id="619" w:author="南" w:date="2026-10-21T16:31:00Z"/>
                <w:sz w:val="24"/>
              </w:rPr>
            </w:pPr>
            <w:del w:id="620" w:author="南" w:date="2026-10-21T16:31:00Z">
              <w:r>
                <w:rPr>
                  <w:rFonts w:eastAsia="仿宋_GB2312"/>
                  <w:sz w:val="24"/>
                </w:rPr>
                <w:delText>学院推荐意见</w:delText>
              </w:r>
            </w:del>
          </w:p>
        </w:tc>
        <w:tc>
          <w:tcPr>
            <w:tcW w:w="7222" w:type="dxa"/>
            <w:tcBorders>
              <w:bottom w:val="single" w:sz="2" w:space="0" w:color="000000"/>
              <w:right w:val="single" w:sz="2" w:space="0" w:color="000000"/>
            </w:tcBorders>
          </w:tcPr>
          <w:p w14:paraId="05F2672C" w14:textId="77777777" w:rsidR="00C80897" w:rsidRDefault="00C80897">
            <w:pPr>
              <w:spacing w:line="560" w:lineRule="exact"/>
              <w:rPr>
                <w:del w:id="621" w:author="南" w:date="2026-10-21T16:31:00Z"/>
                <w:sz w:val="24"/>
              </w:rPr>
            </w:pPr>
          </w:p>
          <w:p w14:paraId="3F6CB902" w14:textId="77777777" w:rsidR="00C80897" w:rsidRDefault="00C80897">
            <w:pPr>
              <w:spacing w:line="560" w:lineRule="exact"/>
              <w:rPr>
                <w:del w:id="622" w:author="南" w:date="2026-10-21T16:31:00Z"/>
                <w:sz w:val="24"/>
              </w:rPr>
            </w:pPr>
          </w:p>
          <w:p w14:paraId="49025A24" w14:textId="77777777" w:rsidR="00C80897" w:rsidRDefault="00C831D6">
            <w:pPr>
              <w:spacing w:line="560" w:lineRule="exact"/>
              <w:ind w:right="150"/>
              <w:jc w:val="right"/>
              <w:rPr>
                <w:del w:id="623" w:author="南" w:date="2026-10-21T16:31:00Z"/>
                <w:sz w:val="24"/>
              </w:rPr>
            </w:pPr>
            <w:del w:id="624" w:author="南" w:date="2026-10-21T16:31:00Z">
              <w:r>
                <w:rPr>
                  <w:rFonts w:eastAsia="仿宋_GB2312"/>
                  <w:sz w:val="24"/>
                </w:rPr>
                <w:delText>年</w:delText>
              </w:r>
              <w:r>
                <w:rPr>
                  <w:rFonts w:eastAsia="仿宋_GB2312" w:hint="eastAsia"/>
                  <w:sz w:val="24"/>
                </w:rPr>
                <w:delText xml:space="preserve"> </w:delText>
              </w:r>
              <w:r>
                <w:rPr>
                  <w:rFonts w:eastAsia="仿宋_GB2312"/>
                  <w:sz w:val="24"/>
                </w:rPr>
                <w:delText xml:space="preserve">  </w:delText>
              </w:r>
              <w:r>
                <w:rPr>
                  <w:rFonts w:eastAsia="仿宋_GB2312"/>
                  <w:sz w:val="24"/>
                </w:rPr>
                <w:delText>月</w:delText>
              </w:r>
              <w:r>
                <w:rPr>
                  <w:rFonts w:eastAsia="仿宋_GB2312" w:hint="eastAsia"/>
                  <w:sz w:val="24"/>
                </w:rPr>
                <w:delText xml:space="preserve"> </w:delText>
              </w:r>
              <w:r>
                <w:rPr>
                  <w:rFonts w:eastAsia="仿宋_GB2312"/>
                  <w:sz w:val="24"/>
                </w:rPr>
                <w:delText xml:space="preserve">  </w:delText>
              </w:r>
              <w:r>
                <w:rPr>
                  <w:rFonts w:eastAsia="仿宋_GB2312"/>
                  <w:sz w:val="24"/>
                </w:rPr>
                <w:delText>日</w:delText>
              </w:r>
            </w:del>
          </w:p>
        </w:tc>
      </w:tr>
    </w:tbl>
    <w:p w14:paraId="5D3DA2CC" w14:textId="77777777" w:rsidR="00C80897" w:rsidRDefault="00C831D6">
      <w:pPr>
        <w:spacing w:line="560" w:lineRule="exact"/>
        <w:jc w:val="center"/>
      </w:pPr>
      <w:r>
        <w:rPr>
          <w:rFonts w:eastAsia="黑体"/>
          <w:sz w:val="36"/>
        </w:rPr>
        <w:t>B3</w:t>
      </w:r>
      <w:r>
        <w:rPr>
          <w:rFonts w:eastAsia="黑体"/>
          <w:sz w:val="36"/>
        </w:rPr>
        <w:t>．申报作品情况（科技发明制作）</w:t>
      </w:r>
    </w:p>
    <w:p w14:paraId="209B59BB" w14:textId="77777777" w:rsidR="00C80897" w:rsidRDefault="00C831D6">
      <w:pPr>
        <w:spacing w:line="240" w:lineRule="atLeast"/>
        <w:rPr>
          <w:sz w:val="24"/>
        </w:rPr>
      </w:pPr>
      <w:r>
        <w:rPr>
          <w:rFonts w:eastAsia="仿宋_GB2312"/>
          <w:sz w:val="24"/>
        </w:rPr>
        <w:t>说明：</w:t>
      </w:r>
      <w:r>
        <w:rPr>
          <w:rFonts w:eastAsia="仿宋_GB2312"/>
          <w:sz w:val="24"/>
        </w:rPr>
        <w:t>1</w:t>
      </w:r>
      <w:r>
        <w:rPr>
          <w:rFonts w:eastAsia="仿宋_GB2312"/>
          <w:sz w:val="24"/>
        </w:rPr>
        <w:t>．必须由申报者本人填写；</w:t>
      </w:r>
      <w:r>
        <w:rPr>
          <w:rFonts w:eastAsia="仿宋_GB2312"/>
          <w:sz w:val="24"/>
        </w:rPr>
        <w:t>2</w:t>
      </w:r>
      <w:r>
        <w:rPr>
          <w:rFonts w:eastAsia="仿宋_GB2312"/>
          <w:sz w:val="24"/>
        </w:rPr>
        <w:t>．本表必须附有研究报告，并提供图表、曲线、试验数据、原理结构图、外观图（照片）</w:t>
      </w:r>
      <w:r>
        <w:rPr>
          <w:rFonts w:eastAsia="仿宋_GB2312"/>
          <w:sz w:val="24"/>
        </w:rPr>
        <w:t>,</w:t>
      </w:r>
      <w:r>
        <w:rPr>
          <w:rFonts w:eastAsia="仿宋_GB2312"/>
          <w:sz w:val="24"/>
        </w:rPr>
        <w:t>也可附鉴定证书和应用证书；</w:t>
      </w:r>
      <w:r>
        <w:rPr>
          <w:rFonts w:eastAsia="仿宋_GB2312"/>
          <w:sz w:val="24"/>
        </w:rPr>
        <w:t>3</w:t>
      </w:r>
      <w:r>
        <w:rPr>
          <w:rFonts w:eastAsia="仿宋_GB2312"/>
          <w:sz w:val="24"/>
        </w:rPr>
        <w:t>．作品分类请按照作品发明点或创新点所在类别填报。</w:t>
      </w:r>
    </w:p>
    <w:tbl>
      <w:tblPr>
        <w:tblW w:w="501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Change w:id="625" w:author="南" w:date="2026-10-22T20:30: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PrChange>
      </w:tblPr>
      <w:tblGrid>
        <w:gridCol w:w="488"/>
        <w:gridCol w:w="8738"/>
        <w:tblGridChange w:id="626">
          <w:tblGrid>
            <w:gridCol w:w="488"/>
            <w:gridCol w:w="1016"/>
            <w:gridCol w:w="7232"/>
            <w:gridCol w:w="490"/>
          </w:tblGrid>
        </w:tblGridChange>
      </w:tblGrid>
      <w:tr w:rsidR="00C80897" w14:paraId="39D726E1" w14:textId="77777777" w:rsidTr="00D77721">
        <w:trPr>
          <w:trHeight w:val="23"/>
          <w:trPrChange w:id="627" w:author="南" w:date="2026-10-22T20:30:00Z">
            <w:trPr>
              <w:gridAfter w:val="1"/>
              <w:trHeight w:val="23"/>
            </w:trPr>
          </w:trPrChange>
        </w:trPr>
        <w:tc>
          <w:tcPr>
            <w:tcW w:w="1507" w:type="dxa"/>
            <w:tcBorders>
              <w:top w:val="single" w:sz="2" w:space="0" w:color="000000"/>
              <w:left w:val="single" w:sz="2" w:space="0" w:color="000000"/>
              <w:bottom w:val="single" w:sz="2" w:space="0" w:color="000000"/>
              <w:right w:val="single" w:sz="2" w:space="0" w:color="000000"/>
            </w:tcBorders>
            <w:vAlign w:val="center"/>
            <w:tcPrChange w:id="628" w:author="南" w:date="2026-10-22T20:30:00Z">
              <w:tcPr>
                <w:tcW w:w="1504" w:type="dxa"/>
                <w:gridSpan w:val="2"/>
                <w:tcBorders>
                  <w:top w:val="single" w:sz="2" w:space="0" w:color="000000"/>
                  <w:left w:val="single" w:sz="2" w:space="0" w:color="000000"/>
                  <w:bottom w:val="single" w:sz="2" w:space="0" w:color="000000"/>
                  <w:right w:val="single" w:sz="2" w:space="0" w:color="000000"/>
                </w:tcBorders>
                <w:vAlign w:val="center"/>
              </w:tcPr>
            </w:tcPrChange>
          </w:tcPr>
          <w:p w14:paraId="02CE2AD0" w14:textId="77777777" w:rsidR="00C80897" w:rsidRDefault="00C831D6" w:rsidP="00C80897">
            <w:pPr>
              <w:spacing w:line="360" w:lineRule="auto"/>
              <w:jc w:val="center"/>
              <w:rPr>
                <w:sz w:val="24"/>
              </w:rPr>
              <w:pPrChange w:id="629" w:author="南" w:date="2026-10-21T21:33:00Z">
                <w:pPr>
                  <w:spacing w:line="560" w:lineRule="exact"/>
                  <w:jc w:val="center"/>
                </w:pPr>
              </w:pPrChange>
            </w:pPr>
            <w:r>
              <w:rPr>
                <w:rFonts w:eastAsia="仿宋_GB2312"/>
                <w:sz w:val="24"/>
              </w:rPr>
              <w:t>作品全称</w:t>
            </w:r>
          </w:p>
        </w:tc>
        <w:tc>
          <w:tcPr>
            <w:tcW w:w="7245" w:type="dxa"/>
            <w:tcBorders>
              <w:top w:val="single" w:sz="2" w:space="0" w:color="000000"/>
              <w:bottom w:val="single" w:sz="2" w:space="0" w:color="000000"/>
              <w:right w:val="single" w:sz="2" w:space="0" w:color="000000"/>
            </w:tcBorders>
            <w:tcPrChange w:id="630" w:author="南" w:date="2026-10-22T20:30:00Z">
              <w:tcPr>
                <w:tcW w:w="7232" w:type="dxa"/>
                <w:tcBorders>
                  <w:top w:val="single" w:sz="2" w:space="0" w:color="000000"/>
                  <w:bottom w:val="single" w:sz="2" w:space="0" w:color="000000"/>
                  <w:right w:val="single" w:sz="2" w:space="0" w:color="000000"/>
                </w:tcBorders>
              </w:tcPr>
            </w:tcPrChange>
          </w:tcPr>
          <w:p w14:paraId="3A4D12CD" w14:textId="77777777" w:rsidR="00C80897" w:rsidRDefault="00C831D6" w:rsidP="00C80897">
            <w:pPr>
              <w:spacing w:line="360" w:lineRule="auto"/>
              <w:jc w:val="center"/>
              <w:rPr>
                <w:sz w:val="24"/>
              </w:rPr>
              <w:pPrChange w:id="631" w:author="南" w:date="2026-10-22T20:17:00Z">
                <w:pPr>
                  <w:spacing w:line="560" w:lineRule="exact"/>
                  <w:jc w:val="left"/>
                </w:pPr>
              </w:pPrChange>
            </w:pPr>
            <w:ins w:id="632" w:author="南" w:date="2026-10-22T20:16:00Z">
              <w:r>
                <w:rPr>
                  <w:rFonts w:hint="eastAsia"/>
                  <w:sz w:val="24"/>
                </w:rPr>
                <w:t>多模态农产品营销内容智能生成系统</w:t>
              </w:r>
            </w:ins>
          </w:p>
        </w:tc>
      </w:tr>
      <w:tr w:rsidR="00C80897" w14:paraId="3271694A" w14:textId="77777777" w:rsidTr="00D77721">
        <w:trPr>
          <w:trHeight w:val="23"/>
          <w:trPrChange w:id="633" w:author="南" w:date="2026-10-22T20:30:00Z">
            <w:trPr>
              <w:gridAfter w:val="1"/>
              <w:trHeight w:val="23"/>
            </w:trPr>
          </w:trPrChange>
        </w:trPr>
        <w:tc>
          <w:tcPr>
            <w:tcW w:w="1507" w:type="dxa"/>
            <w:tcBorders>
              <w:left w:val="single" w:sz="2" w:space="0" w:color="000000"/>
              <w:bottom w:val="single" w:sz="2" w:space="0" w:color="000000"/>
              <w:right w:val="single" w:sz="2" w:space="0" w:color="000000"/>
            </w:tcBorders>
            <w:vAlign w:val="center"/>
            <w:tcPrChange w:id="634" w:author="南" w:date="2026-10-22T20:30:00Z">
              <w:tcPr>
                <w:tcW w:w="1504" w:type="dxa"/>
                <w:gridSpan w:val="2"/>
                <w:tcBorders>
                  <w:left w:val="single" w:sz="2" w:space="0" w:color="000000"/>
                  <w:bottom w:val="single" w:sz="2" w:space="0" w:color="000000"/>
                  <w:right w:val="single" w:sz="2" w:space="0" w:color="000000"/>
                </w:tcBorders>
                <w:vAlign w:val="center"/>
              </w:tcPr>
            </w:tcPrChange>
          </w:tcPr>
          <w:p w14:paraId="0DFB5F81" w14:textId="77777777" w:rsidR="00C80897" w:rsidRDefault="00C831D6" w:rsidP="00C80897">
            <w:pPr>
              <w:spacing w:line="360" w:lineRule="auto"/>
              <w:jc w:val="center"/>
              <w:rPr>
                <w:sz w:val="24"/>
              </w:rPr>
              <w:pPrChange w:id="635" w:author="南" w:date="2026-10-21T21:33:00Z">
                <w:pPr>
                  <w:spacing w:line="560" w:lineRule="exact"/>
                  <w:jc w:val="center"/>
                </w:pPr>
              </w:pPrChange>
            </w:pPr>
            <w:r>
              <w:rPr>
                <w:rFonts w:eastAsia="仿宋_GB2312"/>
                <w:sz w:val="24"/>
              </w:rPr>
              <w:t>作品所属领域</w:t>
            </w:r>
          </w:p>
        </w:tc>
        <w:tc>
          <w:tcPr>
            <w:tcW w:w="7245" w:type="dxa"/>
            <w:tcBorders>
              <w:bottom w:val="single" w:sz="2" w:space="0" w:color="000000"/>
              <w:right w:val="single" w:sz="2" w:space="0" w:color="000000"/>
            </w:tcBorders>
            <w:vAlign w:val="center"/>
            <w:tcPrChange w:id="636" w:author="南" w:date="2026-10-22T20:30:00Z">
              <w:tcPr>
                <w:tcW w:w="7232" w:type="dxa"/>
                <w:tcBorders>
                  <w:bottom w:val="single" w:sz="2" w:space="0" w:color="000000"/>
                  <w:right w:val="single" w:sz="2" w:space="0" w:color="000000"/>
                </w:tcBorders>
                <w:vAlign w:val="center"/>
              </w:tcPr>
            </w:tcPrChange>
          </w:tcPr>
          <w:p w14:paraId="7F8BA290" w14:textId="77777777" w:rsidR="00C80897" w:rsidRDefault="00C831D6" w:rsidP="00C80897">
            <w:pPr>
              <w:spacing w:line="360" w:lineRule="auto"/>
              <w:jc w:val="left"/>
              <w:rPr>
                <w:rFonts w:ascii="仿宋" w:eastAsia="仿宋" w:hAnsi="仿宋" w:cs="仿宋" w:hint="eastAsia"/>
                <w:sz w:val="24"/>
              </w:rPr>
              <w:pPrChange w:id="637" w:author="南" w:date="2026-10-21T21:33:00Z">
                <w:pPr>
                  <w:spacing w:line="240" w:lineRule="atLeast"/>
                  <w:jc w:val="left"/>
                </w:pPr>
              </w:pPrChange>
            </w:pPr>
            <w:r>
              <w:rPr>
                <w:rFonts w:eastAsia="仿宋_GB2312"/>
                <w:sz w:val="24"/>
              </w:rPr>
              <w:t>（</w:t>
            </w:r>
            <w:ins w:id="638" w:author="南" w:date="2026-10-19T19:58:00Z">
              <w:r>
                <w:rPr>
                  <w:rFonts w:eastAsia="仿宋_GB2312" w:hint="eastAsia"/>
                  <w:sz w:val="24"/>
                </w:rPr>
                <w:t>B</w:t>
              </w:r>
            </w:ins>
            <w:del w:id="639" w:author="南" w:date="2026-10-19T19:58:00Z">
              <w:r>
                <w:rPr>
                  <w:rFonts w:eastAsia="仿宋_GB2312" w:hint="eastAsia"/>
                  <w:sz w:val="24"/>
                </w:rPr>
                <w:delText xml:space="preserve"> </w:delText>
              </w:r>
              <w:r>
                <w:rPr>
                  <w:rFonts w:eastAsia="仿宋_GB2312"/>
                  <w:sz w:val="24"/>
                </w:rPr>
                <w:delText xml:space="preserve"> </w:delText>
              </w:r>
            </w:del>
            <w:r>
              <w:rPr>
                <w:rFonts w:eastAsia="仿宋_GB2312"/>
                <w:sz w:val="24"/>
              </w:rPr>
              <w:t>）</w:t>
            </w:r>
            <w:r>
              <w:rPr>
                <w:rFonts w:ascii="仿宋" w:eastAsia="仿宋" w:hAnsi="仿宋" w:cs="仿宋" w:hint="eastAsia"/>
                <w:sz w:val="24"/>
              </w:rPr>
              <w:t>A</w:t>
            </w:r>
            <w:r>
              <w:rPr>
                <w:rFonts w:ascii="仿宋" w:eastAsia="仿宋" w:hAnsi="仿宋" w:cs="仿宋" w:hint="eastAsia"/>
                <w:sz w:val="24"/>
              </w:rPr>
              <w:t>类</w:t>
            </w:r>
            <w:r>
              <w:rPr>
                <w:rFonts w:ascii="仿宋" w:eastAsia="仿宋" w:hAnsi="仿宋" w:cs="仿宋" w:hint="eastAsia"/>
                <w:sz w:val="24"/>
              </w:rPr>
              <w:t>.</w:t>
            </w:r>
            <w:r>
              <w:rPr>
                <w:rFonts w:ascii="仿宋" w:eastAsia="仿宋" w:hAnsi="仿宋" w:cs="仿宋" w:hint="eastAsia"/>
                <w:sz w:val="24"/>
              </w:rPr>
              <w:t>科技含量较高、制作投入较大的作品；</w:t>
            </w:r>
          </w:p>
          <w:p w14:paraId="2AE87230" w14:textId="77777777" w:rsidR="00C80897" w:rsidRDefault="00C831D6" w:rsidP="00C80897">
            <w:pPr>
              <w:spacing w:line="360" w:lineRule="auto"/>
              <w:ind w:leftChars="285" w:left="598"/>
              <w:jc w:val="left"/>
              <w:rPr>
                <w:rFonts w:eastAsia="仿宋_GB2312"/>
                <w:sz w:val="24"/>
              </w:rPr>
              <w:pPrChange w:id="640" w:author="南" w:date="2026-10-21T21:33:00Z">
                <w:pPr>
                  <w:spacing w:line="240" w:lineRule="atLeast"/>
                  <w:ind w:leftChars="285" w:left="598"/>
                  <w:jc w:val="left"/>
                </w:pPr>
              </w:pPrChange>
            </w:pPr>
            <w:r>
              <w:rPr>
                <w:rFonts w:ascii="仿宋" w:eastAsia="仿宋" w:hAnsi="仿宋" w:cs="仿宋" w:hint="eastAsia"/>
                <w:sz w:val="24"/>
              </w:rPr>
              <w:t>B</w:t>
            </w:r>
            <w:r>
              <w:rPr>
                <w:rFonts w:ascii="仿宋" w:eastAsia="仿宋" w:hAnsi="仿宋" w:cs="仿宋" w:hint="eastAsia"/>
                <w:sz w:val="24"/>
              </w:rPr>
              <w:t>类</w:t>
            </w:r>
            <w:r>
              <w:rPr>
                <w:rFonts w:ascii="仿宋" w:eastAsia="仿宋" w:hAnsi="仿宋" w:cs="仿宋" w:hint="eastAsia"/>
                <w:sz w:val="24"/>
              </w:rPr>
              <w:t>.</w:t>
            </w:r>
            <w:r>
              <w:rPr>
                <w:rFonts w:ascii="仿宋" w:eastAsia="仿宋" w:hAnsi="仿宋" w:cs="仿宋" w:hint="eastAsia"/>
                <w:sz w:val="24"/>
              </w:rPr>
              <w:t>投入较少，为生产技术或社会生活带来便利的小发明、小制作</w:t>
            </w:r>
            <w:r>
              <w:rPr>
                <w:rFonts w:ascii="仿宋" w:eastAsia="仿宋" w:hAnsi="仿宋" w:cs="仿宋" w:hint="eastAsia"/>
                <w:sz w:val="24"/>
              </w:rPr>
              <w:t>。</w:t>
            </w:r>
          </w:p>
        </w:tc>
      </w:tr>
      <w:tr w:rsidR="00C80897" w14:paraId="5D8B5F4E" w14:textId="77777777" w:rsidTr="00D77721">
        <w:trPr>
          <w:trHeight w:val="13086"/>
          <w:trPrChange w:id="641" w:author="南" w:date="2026-10-23T12:27:00Z">
            <w:trPr>
              <w:gridAfter w:val="1"/>
              <w:trHeight w:val="23"/>
            </w:trPr>
          </w:trPrChange>
        </w:trPr>
        <w:tc>
          <w:tcPr>
            <w:tcW w:w="1507" w:type="dxa"/>
            <w:tcBorders>
              <w:left w:val="single" w:sz="2" w:space="0" w:color="000000"/>
              <w:bottom w:val="single" w:sz="2" w:space="0" w:color="000000"/>
              <w:right w:val="single" w:sz="2" w:space="0" w:color="000000"/>
            </w:tcBorders>
            <w:vAlign w:val="center"/>
            <w:tcPrChange w:id="642" w:author="南" w:date="2026-10-23T12:27:00Z">
              <w:tcPr>
                <w:tcW w:w="1504" w:type="dxa"/>
                <w:gridSpan w:val="2"/>
                <w:tcBorders>
                  <w:left w:val="single" w:sz="2" w:space="0" w:color="000000"/>
                  <w:bottom w:val="single" w:sz="2" w:space="0" w:color="000000"/>
                  <w:right w:val="single" w:sz="2" w:space="0" w:color="000000"/>
                </w:tcBorders>
                <w:vAlign w:val="center"/>
              </w:tcPr>
            </w:tcPrChange>
          </w:tcPr>
          <w:p w14:paraId="43E10B28" w14:textId="77777777" w:rsidR="00C80897" w:rsidRDefault="00C831D6" w:rsidP="00C80897">
            <w:pPr>
              <w:spacing w:line="360" w:lineRule="auto"/>
              <w:jc w:val="center"/>
              <w:rPr>
                <w:sz w:val="24"/>
              </w:rPr>
              <w:pPrChange w:id="643" w:author="南" w:date="2026-10-21T21:33:00Z">
                <w:pPr>
                  <w:spacing w:line="560" w:lineRule="exact"/>
                  <w:jc w:val="center"/>
                </w:pPr>
              </w:pPrChange>
            </w:pPr>
            <w:r>
              <w:rPr>
                <w:rFonts w:eastAsia="仿宋_GB2312"/>
                <w:sz w:val="24"/>
              </w:rPr>
              <w:lastRenderedPageBreak/>
              <w:t>作品设计、发明的目的和基本思路，创新点，技术关键和主要技术指标</w:t>
            </w:r>
          </w:p>
        </w:tc>
        <w:tc>
          <w:tcPr>
            <w:tcW w:w="7245" w:type="dxa"/>
            <w:tcBorders>
              <w:bottom w:val="single" w:sz="2" w:space="0" w:color="000000"/>
              <w:right w:val="single" w:sz="2" w:space="0" w:color="000000"/>
            </w:tcBorders>
            <w:tcPrChange w:id="644" w:author="南" w:date="2026-10-23T12:27:00Z">
              <w:tcPr>
                <w:tcW w:w="7232" w:type="dxa"/>
                <w:tcBorders>
                  <w:bottom w:val="single" w:sz="2" w:space="0" w:color="000000"/>
                  <w:right w:val="single" w:sz="2" w:space="0" w:color="000000"/>
                </w:tcBorders>
              </w:tcPr>
            </w:tcPrChange>
          </w:tcPr>
          <w:p w14:paraId="2B75DE1E" w14:textId="77777777" w:rsidR="00C80897" w:rsidRPr="00C80897" w:rsidRDefault="00C831D6" w:rsidP="00C80897">
            <w:pPr>
              <w:pStyle w:val="af6"/>
              <w:numPr>
                <w:ilvl w:val="0"/>
                <w:numId w:val="1"/>
                <w:ins w:id="645" w:author="郝鹃" w:date="2026-10-22T21:36:00Z"/>
              </w:numPr>
              <w:spacing w:line="560" w:lineRule="exact"/>
              <w:ind w:firstLineChars="0" w:firstLine="0"/>
              <w:jc w:val="left"/>
              <w:rPr>
                <w:ins w:id="646" w:author="南" w:date="2026-10-21T20:26:00Z"/>
                <w:b/>
                <w:bCs/>
                <w:sz w:val="24"/>
                <w:rPrChange w:id="647" w:author="郝鹃" w:date="2026-10-22T21:36:00Z">
                  <w:rPr>
                    <w:ins w:id="648" w:author="南" w:date="2026-10-21T20:26:00Z"/>
                    <w:b/>
                    <w:bCs/>
                    <w:sz w:val="28"/>
                    <w:szCs w:val="28"/>
                  </w:rPr>
                </w:rPrChange>
              </w:rPr>
              <w:pPrChange w:id="649" w:author="郝鹃" w:date="2026-10-22T21:36:00Z">
                <w:pPr>
                  <w:spacing w:line="560" w:lineRule="exact"/>
                  <w:jc w:val="left"/>
                </w:pPr>
              </w:pPrChange>
            </w:pPr>
            <w:ins w:id="650" w:author="南" w:date="2026-10-21T21:23:00Z">
              <w:del w:id="651" w:author="郝鹃" w:date="2026-10-22T21:35:00Z">
                <w:r>
                  <w:rPr>
                    <w:b/>
                    <w:bCs/>
                    <w:sz w:val="24"/>
                    <w:rPrChange w:id="652" w:author="郝鹃" w:date="2026-10-22T21:36:00Z">
                      <w:rPr>
                        <w:b/>
                        <w:bCs/>
                        <w:sz w:val="28"/>
                        <w:szCs w:val="28"/>
                      </w:rPr>
                    </w:rPrChange>
                  </w:rPr>
                  <w:delText>1</w:delText>
                </w:r>
                <w:r>
                  <w:rPr>
                    <w:rFonts w:hint="eastAsia"/>
                    <w:b/>
                    <w:bCs/>
                    <w:sz w:val="24"/>
                    <w:rPrChange w:id="653" w:author="郝鹃" w:date="2026-10-22T21:36:00Z">
                      <w:rPr>
                        <w:rFonts w:hint="eastAsia"/>
                        <w:b/>
                        <w:bCs/>
                        <w:sz w:val="28"/>
                        <w:szCs w:val="28"/>
                      </w:rPr>
                    </w:rPrChange>
                  </w:rPr>
                  <w:delText>、</w:delText>
                </w:r>
              </w:del>
            </w:ins>
            <w:ins w:id="654" w:author="南" w:date="2026-10-21T17:23:00Z">
              <w:r>
                <w:rPr>
                  <w:rFonts w:hint="eastAsia"/>
                  <w:b/>
                  <w:bCs/>
                  <w:sz w:val="24"/>
                  <w:rPrChange w:id="655" w:author="郝鹃" w:date="2026-10-22T21:36:00Z">
                    <w:rPr>
                      <w:rFonts w:hint="eastAsia"/>
                      <w:sz w:val="24"/>
                    </w:rPr>
                  </w:rPrChange>
                </w:rPr>
                <w:t>作品设计</w:t>
              </w:r>
            </w:ins>
          </w:p>
          <w:p w14:paraId="63D6DD8B" w14:textId="77777777" w:rsidR="00C80897" w:rsidRPr="00D77721" w:rsidRDefault="00C831D6" w:rsidP="00C80897">
            <w:pPr>
              <w:pStyle w:val="af7"/>
              <w:spacing w:line="560" w:lineRule="exact"/>
              <w:rPr>
                <w:ins w:id="656" w:author="郝鹃" w:date="2026-10-22T22:16:00Z"/>
                <w:rFonts w:cs="宋体"/>
              </w:rPr>
              <w:pPrChange w:id="657" w:author="南" w:date="2026-10-23T11:22:00Z">
                <w:pPr>
                  <w:spacing w:line="560" w:lineRule="exact"/>
                  <w:jc w:val="left"/>
                </w:pPr>
              </w:pPrChange>
            </w:pPr>
            <w:ins w:id="658" w:author="南" w:date="2026-10-21T20:27:00Z">
              <w:r>
                <w:rPr>
                  <w:rFonts w:cs="宋体" w:hint="eastAsia"/>
                  <w:rPrChange w:id="659" w:author="南" w:date="2026-10-23T01:06:00Z">
                    <w:rPr>
                      <w:rFonts w:hint="eastAsia"/>
                      <w:sz w:val="28"/>
                      <w:szCs w:val="28"/>
                    </w:rPr>
                  </w:rPrChange>
                </w:rPr>
                <w:t>作品基于农产品营销领域知识微调模型、检索增强生</w:t>
              </w:r>
            </w:ins>
            <w:ins w:id="660" w:author="郝鹃" w:date="2026-10-22T22:14:00Z">
              <w:r>
                <w:rPr>
                  <w:rFonts w:cs="宋体" w:hint="eastAsia"/>
                  <w:rPrChange w:id="661" w:author="南" w:date="2026-10-23T01:06:00Z">
                    <w:rPr>
                      <w:rFonts w:hint="eastAsia"/>
                      <w:color w:val="FF0000"/>
                    </w:rPr>
                  </w:rPrChange>
                </w:rPr>
                <w:t>成</w:t>
              </w:r>
            </w:ins>
            <w:ins w:id="662" w:author="南" w:date="2026-10-21T20:27:00Z">
              <w:del w:id="663" w:author="郝鹃" w:date="2026-10-22T22:14:00Z">
                <w:r>
                  <w:rPr>
                    <w:rFonts w:cs="宋体" w:hint="eastAsia"/>
                    <w:rPrChange w:id="664" w:author="南" w:date="2026-10-23T10:43:00Z">
                      <w:rPr>
                        <w:rFonts w:hint="eastAsia"/>
                        <w:sz w:val="28"/>
                        <w:szCs w:val="28"/>
                      </w:rPr>
                    </w:rPrChange>
                  </w:rPr>
                  <w:delText>产</w:delText>
                </w:r>
              </w:del>
            </w:ins>
            <w:ins w:id="665" w:author="郝鹃" w:date="2026-10-22T21:38:00Z">
              <w:r>
                <w:rPr>
                  <w:rFonts w:cs="宋体" w:hint="eastAsia"/>
                  <w:rPrChange w:id="666" w:author="南" w:date="2026-10-23T10:43:00Z">
                    <w:rPr>
                      <w:rFonts w:hint="eastAsia"/>
                      <w:color w:val="FF0000"/>
                    </w:rPr>
                  </w:rPrChange>
                </w:rPr>
                <w:t>、</w:t>
              </w:r>
            </w:ins>
            <w:ins w:id="667" w:author="南" w:date="2026-10-21T20:27:00Z">
              <w:del w:id="668" w:author="郝鹃" w:date="2026-10-22T21:38:00Z">
                <w:r>
                  <w:rPr>
                    <w:rFonts w:cs="宋体" w:hint="eastAsia"/>
                    <w:rPrChange w:id="669" w:author="南" w:date="2026-10-23T01:06:00Z">
                      <w:rPr>
                        <w:rFonts w:hint="eastAsia"/>
                        <w:sz w:val="28"/>
                        <w:szCs w:val="28"/>
                      </w:rPr>
                    </w:rPrChange>
                  </w:rPr>
                  <w:delText>与</w:delText>
                </w:r>
              </w:del>
              <w:r>
                <w:rPr>
                  <w:rFonts w:cs="宋体" w:hint="eastAsia"/>
                  <w:rPrChange w:id="670" w:author="南" w:date="2026-10-23T01:06:00Z">
                    <w:rPr>
                      <w:rFonts w:hint="eastAsia"/>
                      <w:sz w:val="28"/>
                      <w:szCs w:val="28"/>
                    </w:rPr>
                  </w:rPrChange>
                </w:rPr>
                <w:t>多</w:t>
              </w:r>
              <w:r>
                <w:rPr>
                  <w:rFonts w:cs="宋体" w:hint="eastAsia"/>
                  <w:rPrChange w:id="671" w:author="南" w:date="2026-10-23T01:06:00Z">
                    <w:rPr>
                      <w:rFonts w:hint="eastAsia"/>
                      <w:sz w:val="28"/>
                      <w:szCs w:val="28"/>
                    </w:rPr>
                  </w:rPrChange>
                </w:rPr>
                <w:t>A</w:t>
              </w:r>
              <w:r>
                <w:rPr>
                  <w:rFonts w:cs="宋体"/>
                  <w:rPrChange w:id="672" w:author="南" w:date="2026-10-23T01:06:00Z">
                    <w:rPr>
                      <w:sz w:val="28"/>
                      <w:szCs w:val="28"/>
                    </w:rPr>
                  </w:rPrChange>
                </w:rPr>
                <w:t>gent</w:t>
              </w:r>
            </w:ins>
            <w:ins w:id="673" w:author="郝鹃" w:date="2026-10-22T22:14:00Z">
              <w:r w:rsidRPr="00D77721">
                <w:rPr>
                  <w:rFonts w:cs="宋体" w:hint="eastAsia"/>
                </w:rPr>
                <w:t>技能编排及</w:t>
              </w:r>
            </w:ins>
            <w:ins w:id="674" w:author="南" w:date="2026-10-21T20:28:00Z">
              <w:del w:id="675" w:author="郝鹃" w:date="2026-10-22T21:38:00Z">
                <w:r>
                  <w:rPr>
                    <w:rFonts w:cs="宋体" w:hint="eastAsia"/>
                    <w:rPrChange w:id="676" w:author="南" w:date="2026-10-23T01:06:00Z">
                      <w:rPr>
                        <w:rFonts w:hint="eastAsia"/>
                        <w:sz w:val="28"/>
                        <w:szCs w:val="28"/>
                      </w:rPr>
                    </w:rPrChange>
                  </w:rPr>
                  <w:delText>技能编排</w:delText>
                </w:r>
              </w:del>
            </w:ins>
            <w:ins w:id="677" w:author="郝鹃" w:date="2026-10-22T21:38:00Z">
              <w:r w:rsidRPr="00D77721">
                <w:rPr>
                  <w:rFonts w:cs="宋体" w:hint="eastAsia"/>
                </w:rPr>
                <w:t>协作</w:t>
              </w:r>
            </w:ins>
            <w:ins w:id="678" w:author="郝鹃" w:date="2026-10-22T22:14:00Z">
              <w:r w:rsidRPr="00D77721">
                <w:rPr>
                  <w:rFonts w:cs="宋体" w:hint="eastAsia"/>
                </w:rPr>
                <w:t>、</w:t>
              </w:r>
            </w:ins>
            <w:ins w:id="679" w:author="郝鹃" w:date="2026-10-22T21:38:00Z">
              <w:r w:rsidRPr="00D77721">
                <w:rPr>
                  <w:rFonts w:cs="宋体" w:hint="eastAsia"/>
                </w:rPr>
                <w:t>提示词工程等</w:t>
              </w:r>
            </w:ins>
            <w:ins w:id="680" w:author="南" w:date="2026-10-21T20:28:00Z">
              <w:r>
                <w:rPr>
                  <w:rFonts w:cs="宋体" w:hint="eastAsia"/>
                  <w:rPrChange w:id="681" w:author="南" w:date="2026-10-23T01:06:00Z">
                    <w:rPr>
                      <w:rFonts w:hint="eastAsia"/>
                      <w:sz w:val="28"/>
                      <w:szCs w:val="28"/>
                    </w:rPr>
                  </w:rPrChange>
                </w:rPr>
                <w:t>技术，</w:t>
              </w:r>
              <w:del w:id="682" w:author="郝鹃" w:date="2026-10-22T21:40:00Z">
                <w:r>
                  <w:rPr>
                    <w:rFonts w:cs="宋体" w:hint="eastAsia"/>
                    <w:rPrChange w:id="683" w:author="南" w:date="2026-10-23T01:06:00Z">
                      <w:rPr>
                        <w:rFonts w:hint="eastAsia"/>
                        <w:sz w:val="28"/>
                        <w:szCs w:val="28"/>
                      </w:rPr>
                    </w:rPrChange>
                  </w:rPr>
                  <w:delText>结合团队</w:delText>
                </w:r>
              </w:del>
              <w:r>
                <w:rPr>
                  <w:rFonts w:cs="宋体" w:hint="eastAsia"/>
                  <w:rPrChange w:id="684" w:author="南" w:date="2026-10-23T01:06:00Z">
                    <w:rPr>
                      <w:rFonts w:hint="eastAsia"/>
                      <w:sz w:val="28"/>
                      <w:szCs w:val="28"/>
                    </w:rPr>
                  </w:rPrChange>
                </w:rPr>
                <w:t>对广东、黑龙江两地多家农产品企</w:t>
              </w:r>
              <w:del w:id="685" w:author="郝鹃" w:date="2026-10-22T21:40:00Z">
                <w:r>
                  <w:rPr>
                    <w:rFonts w:cs="宋体" w:hint="eastAsia"/>
                    <w:rPrChange w:id="686" w:author="南" w:date="2026-10-23T01:06:00Z">
                      <w:rPr>
                        <w:rFonts w:hint="eastAsia"/>
                        <w:sz w:val="28"/>
                        <w:szCs w:val="28"/>
                      </w:rPr>
                    </w:rPrChange>
                  </w:rPr>
                  <w:delText>业的</w:delText>
                </w:r>
              </w:del>
            </w:ins>
            <w:ins w:id="687" w:author="郝鹃" w:date="2026-10-22T21:40:00Z">
              <w:r w:rsidRPr="00D77721">
                <w:rPr>
                  <w:rFonts w:cs="宋体" w:hint="eastAsia"/>
                </w:rPr>
                <w:t>进行了</w:t>
              </w:r>
            </w:ins>
            <w:ins w:id="688" w:author="南" w:date="2026-10-21T20:35:00Z">
              <w:r>
                <w:rPr>
                  <w:rFonts w:cs="宋体" w:hint="eastAsia"/>
                  <w:rPrChange w:id="689" w:author="南" w:date="2026-10-23T01:06:00Z">
                    <w:rPr>
                      <w:rFonts w:hint="eastAsia"/>
                      <w:sz w:val="28"/>
                      <w:szCs w:val="28"/>
                    </w:rPr>
                  </w:rPrChange>
                </w:rPr>
                <w:t>详细</w:t>
              </w:r>
            </w:ins>
            <w:ins w:id="690" w:author="郝鹃" w:date="2026-10-22T21:40:00Z">
              <w:r w:rsidRPr="00D77721">
                <w:rPr>
                  <w:rFonts w:cs="宋体" w:hint="eastAsia"/>
                </w:rPr>
                <w:t>的</w:t>
              </w:r>
            </w:ins>
            <w:ins w:id="691" w:author="南" w:date="2026-10-21T20:28:00Z">
              <w:r>
                <w:rPr>
                  <w:rFonts w:cs="宋体" w:hint="eastAsia"/>
                  <w:rPrChange w:id="692" w:author="南" w:date="2026-10-23T01:06:00Z">
                    <w:rPr>
                      <w:rFonts w:hint="eastAsia"/>
                      <w:sz w:val="28"/>
                      <w:szCs w:val="28"/>
                    </w:rPr>
                  </w:rPrChange>
                </w:rPr>
                <w:t>走访调查，针对</w:t>
              </w:r>
            </w:ins>
            <w:ins w:id="693" w:author="郝鹃" w:date="2026-10-22T21:40:00Z">
              <w:r w:rsidRPr="00D77721">
                <w:rPr>
                  <w:rFonts w:cs="宋体" w:hint="eastAsia"/>
                </w:rPr>
                <w:t>企业在</w:t>
              </w:r>
            </w:ins>
            <w:ins w:id="694" w:author="南" w:date="2026-10-21T20:28:00Z">
              <w:r>
                <w:rPr>
                  <w:rFonts w:cs="宋体" w:hint="eastAsia"/>
                  <w:rPrChange w:id="695" w:author="南" w:date="2026-10-23T01:06:00Z">
                    <w:rPr>
                      <w:rFonts w:hint="eastAsia"/>
                      <w:sz w:val="28"/>
                      <w:szCs w:val="28"/>
                    </w:rPr>
                  </w:rPrChange>
                </w:rPr>
                <w:t>农产品</w:t>
              </w:r>
            </w:ins>
            <w:ins w:id="696" w:author="郝鹃" w:date="2026-10-22T21:41:00Z">
              <w:r w:rsidRPr="00D77721">
                <w:rPr>
                  <w:rFonts w:cs="宋体" w:hint="eastAsia"/>
                </w:rPr>
                <w:t>营销内容</w:t>
              </w:r>
            </w:ins>
            <w:ins w:id="697" w:author="南" w:date="2026-10-21T20:28:00Z">
              <w:del w:id="698" w:author="郝鹃" w:date="2026-10-22T21:40:00Z">
                <w:r>
                  <w:rPr>
                    <w:rFonts w:cs="宋体" w:hint="eastAsia"/>
                    <w:rPrChange w:id="699" w:author="南" w:date="2026-10-23T01:06:00Z">
                      <w:rPr>
                        <w:rFonts w:hint="eastAsia"/>
                        <w:sz w:val="28"/>
                        <w:szCs w:val="28"/>
                      </w:rPr>
                    </w:rPrChange>
                  </w:rPr>
                  <w:delText>宣传</w:delText>
                </w:r>
              </w:del>
              <w:r>
                <w:rPr>
                  <w:rFonts w:cs="宋体" w:hint="eastAsia"/>
                  <w:rPrChange w:id="700" w:author="南" w:date="2026-10-23T01:06:00Z">
                    <w:rPr>
                      <w:rFonts w:hint="eastAsia"/>
                      <w:sz w:val="28"/>
                      <w:szCs w:val="28"/>
                    </w:rPr>
                  </w:rPrChange>
                </w:rPr>
                <w:t>制作繁琐</w:t>
              </w:r>
            </w:ins>
            <w:ins w:id="701" w:author="南" w:date="2026-10-21T20:30:00Z">
              <w:r>
                <w:rPr>
                  <w:rFonts w:cs="宋体" w:hint="eastAsia"/>
                  <w:rPrChange w:id="702" w:author="南" w:date="2026-10-23T01:06:00Z">
                    <w:rPr>
                      <w:rFonts w:hint="eastAsia"/>
                      <w:sz w:val="28"/>
                      <w:szCs w:val="28"/>
                    </w:rPr>
                  </w:rPrChange>
                </w:rPr>
                <w:t>、产品特色化表达不足</w:t>
              </w:r>
            </w:ins>
            <w:ins w:id="703" w:author="郝鹃" w:date="2026-10-22T21:41:00Z">
              <w:r w:rsidRPr="00D77721">
                <w:rPr>
                  <w:rFonts w:cs="宋体" w:hint="eastAsia"/>
                </w:rPr>
                <w:t>、</w:t>
              </w:r>
            </w:ins>
            <w:ins w:id="704" w:author="南" w:date="2026-10-21T20:30:00Z">
              <w:del w:id="705" w:author="郝鹃" w:date="2026-10-22T21:41:00Z">
                <w:r>
                  <w:rPr>
                    <w:rFonts w:cs="宋体" w:hint="eastAsia"/>
                    <w:rPrChange w:id="706" w:author="南" w:date="2026-10-23T01:06:00Z">
                      <w:rPr>
                        <w:rFonts w:hint="eastAsia"/>
                        <w:sz w:val="28"/>
                        <w:szCs w:val="28"/>
                      </w:rPr>
                    </w:rPrChange>
                  </w:rPr>
                  <w:delText>及</w:delText>
                </w:r>
              </w:del>
              <w:r>
                <w:rPr>
                  <w:rFonts w:cs="宋体" w:hint="eastAsia"/>
                  <w:rPrChange w:id="707" w:author="南" w:date="2026-10-23T01:06:00Z">
                    <w:rPr>
                      <w:rFonts w:hint="eastAsia"/>
                      <w:sz w:val="28"/>
                      <w:szCs w:val="28"/>
                    </w:rPr>
                  </w:rPrChange>
                </w:rPr>
                <w:t>成本较高</w:t>
              </w:r>
            </w:ins>
            <w:ins w:id="708" w:author="郝鹃" w:date="2026-10-22T21:41:00Z">
              <w:r w:rsidRPr="00D77721">
                <w:rPr>
                  <w:rFonts w:cs="宋体" w:hint="eastAsia"/>
                </w:rPr>
                <w:t>及速度慢</w:t>
              </w:r>
            </w:ins>
            <w:ins w:id="709" w:author="南" w:date="2026-10-21T20:30:00Z">
              <w:r>
                <w:rPr>
                  <w:rFonts w:cs="宋体" w:hint="eastAsia"/>
                  <w:rPrChange w:id="710" w:author="南" w:date="2026-10-23T01:06:00Z">
                    <w:rPr>
                      <w:rFonts w:hint="eastAsia"/>
                      <w:sz w:val="28"/>
                      <w:szCs w:val="28"/>
                    </w:rPr>
                  </w:rPrChange>
                </w:rPr>
                <w:t>等问题，构建</w:t>
              </w:r>
            </w:ins>
            <w:ins w:id="711" w:author="郝鹃" w:date="2026-10-22T21:41:00Z">
              <w:r w:rsidRPr="00D77721">
                <w:rPr>
                  <w:rFonts w:cs="宋体" w:hint="eastAsia"/>
                </w:rPr>
                <w:t>了</w:t>
              </w:r>
            </w:ins>
            <w:ins w:id="712" w:author="南" w:date="2026-10-21T20:30:00Z">
              <w:r>
                <w:rPr>
                  <w:rFonts w:cs="宋体" w:hint="eastAsia"/>
                  <w:rPrChange w:id="713" w:author="南" w:date="2026-10-23T01:06:00Z">
                    <w:rPr>
                      <w:rFonts w:hint="eastAsia"/>
                      <w:sz w:val="28"/>
                      <w:szCs w:val="28"/>
                    </w:rPr>
                  </w:rPrChange>
                </w:rPr>
                <w:t>多模态农产品营销内容智能生成</w:t>
              </w:r>
            </w:ins>
            <w:ins w:id="714" w:author="南" w:date="2026-10-21T20:31:00Z">
              <w:r>
                <w:rPr>
                  <w:rFonts w:cs="宋体" w:hint="eastAsia"/>
                  <w:rPrChange w:id="715" w:author="南" w:date="2026-10-23T01:06:00Z">
                    <w:rPr>
                      <w:rFonts w:hint="eastAsia"/>
                      <w:sz w:val="28"/>
                      <w:szCs w:val="28"/>
                    </w:rPr>
                  </w:rPrChange>
                </w:rPr>
                <w:t>系统。</w:t>
              </w:r>
            </w:ins>
            <w:ins w:id="716" w:author="郝鹃" w:date="2026-10-22T22:16:00Z">
              <w:r w:rsidRPr="00D77721">
                <w:rPr>
                  <w:rFonts w:cs="宋体" w:hint="eastAsia"/>
                </w:rPr>
                <w:t>实现了知识库管理、</w:t>
              </w:r>
            </w:ins>
            <w:ins w:id="717" w:author="郝鹃" w:date="2026-10-22T22:17:00Z">
              <w:r>
                <w:rPr>
                  <w:rFonts w:cs="宋体" w:hint="eastAsia"/>
                  <w:b/>
                  <w:bCs/>
                  <w:rPrChange w:id="718" w:author="南" w:date="2026-10-23T01:06:00Z">
                    <w:rPr>
                      <w:rFonts w:asciiTheme="minorEastAsia" w:eastAsiaTheme="minorEastAsia" w:hAnsiTheme="minorEastAsia" w:cstheme="minorEastAsia" w:hint="eastAsia"/>
                      <w:b/>
                      <w:bCs/>
                      <w:color w:val="FF0000"/>
                    </w:rPr>
                  </w:rPrChange>
                </w:rPr>
                <w:t>农产品营销推文、海报和视频的个性化智能生成、</w:t>
              </w:r>
              <w:r>
                <w:rPr>
                  <w:rFonts w:cs="宋体" w:hint="eastAsia"/>
                  <w:b/>
                  <w:bCs/>
                  <w:rPrChange w:id="719" w:author="南" w:date="2026-10-23T01:06:00Z">
                    <w:rPr>
                      <w:rFonts w:hint="eastAsia"/>
                      <w:color w:val="FF0000"/>
                    </w:rPr>
                  </w:rPrChange>
                </w:rPr>
                <w:t>违禁词审核</w:t>
              </w:r>
              <w:r>
                <w:rPr>
                  <w:rFonts w:cs="宋体" w:hint="eastAsia"/>
                  <w:b/>
                  <w:bCs/>
                  <w:rPrChange w:id="720" w:author="南" w:date="2026-10-23T01:06:00Z">
                    <w:rPr>
                      <w:rFonts w:asciiTheme="minorEastAsia" w:eastAsiaTheme="minorEastAsia" w:hAnsiTheme="minorEastAsia" w:cstheme="minorEastAsia" w:hint="eastAsia"/>
                      <w:b/>
                      <w:bCs/>
                      <w:color w:val="FF0000"/>
                    </w:rPr>
                  </w:rPrChange>
                </w:rPr>
                <w:t>等功能。</w:t>
              </w:r>
            </w:ins>
          </w:p>
          <w:p w14:paraId="44FE03A0" w14:textId="77777777" w:rsidR="00C80897" w:rsidRDefault="00C80897" w:rsidP="00C80897">
            <w:pPr>
              <w:pStyle w:val="af7"/>
              <w:spacing w:line="560" w:lineRule="exact"/>
              <w:ind w:firstLineChars="0" w:firstLine="0"/>
              <w:rPr>
                <w:ins w:id="721" w:author="郝鹃" w:date="2026-10-22T21:43:00Z"/>
                <w:del w:id="722" w:author="南" w:date="2026-10-23T01:05:00Z"/>
              </w:rPr>
              <w:pPrChange w:id="723" w:author="郝鹃" w:date="2026-10-22T22:17:00Z">
                <w:pPr>
                  <w:spacing w:line="560" w:lineRule="exact"/>
                  <w:jc w:val="left"/>
                </w:pPr>
              </w:pPrChange>
            </w:pPr>
          </w:p>
          <w:p w14:paraId="5FDDDAB4" w14:textId="77777777" w:rsidR="00C80897" w:rsidRPr="00C80897" w:rsidRDefault="00C831D6" w:rsidP="00C80897">
            <w:pPr>
              <w:pStyle w:val="af7"/>
              <w:spacing w:line="560" w:lineRule="exact"/>
              <w:rPr>
                <w:ins w:id="724" w:author="南" w:date="2026-10-21T20:42:00Z"/>
                <w:rFonts w:cs="宋体"/>
                <w:rPrChange w:id="725" w:author="南" w:date="2026-10-23T01:06:00Z">
                  <w:rPr>
                    <w:ins w:id="726" w:author="南" w:date="2026-10-21T20:42:00Z"/>
                    <w:sz w:val="28"/>
                    <w:szCs w:val="28"/>
                  </w:rPr>
                </w:rPrChange>
              </w:rPr>
              <w:pPrChange w:id="727" w:author="南" w:date="2026-10-23T11:23:00Z">
                <w:pPr>
                  <w:spacing w:line="560" w:lineRule="exact"/>
                  <w:jc w:val="left"/>
                </w:pPr>
              </w:pPrChange>
            </w:pPr>
            <w:ins w:id="728" w:author="郝鹃" w:date="2026-10-22T21:43:00Z">
              <w:r w:rsidRPr="00D77721">
                <w:rPr>
                  <w:rFonts w:hint="eastAsia"/>
                </w:rPr>
                <w:t>作品</w:t>
              </w:r>
            </w:ins>
            <w:ins w:id="729" w:author="南" w:date="2026-10-21T20:35:00Z">
              <w:del w:id="730" w:author="郝鹃" w:date="2026-10-22T21:43:00Z">
                <w:r>
                  <w:rPr>
                    <w:rFonts w:hint="eastAsia"/>
                    <w:rPrChange w:id="731" w:author="南" w:date="2026-10-23T01:06:00Z">
                      <w:rPr>
                        <w:rFonts w:hint="eastAsia"/>
                        <w:sz w:val="28"/>
                        <w:szCs w:val="28"/>
                      </w:rPr>
                    </w:rPrChange>
                  </w:rPr>
                  <w:delText>系统</w:delText>
                </w:r>
              </w:del>
              <w:r>
                <w:rPr>
                  <w:rFonts w:hint="eastAsia"/>
                  <w:rPrChange w:id="732" w:author="南" w:date="2026-10-23T01:06:00Z">
                    <w:rPr>
                      <w:rFonts w:hint="eastAsia"/>
                      <w:sz w:val="28"/>
                      <w:szCs w:val="28"/>
                    </w:rPr>
                  </w:rPrChange>
                </w:rPr>
                <w:t>围绕“资料准备及读取录入—</w:t>
              </w:r>
            </w:ins>
            <w:ins w:id="733" w:author="南" w:date="2026-10-21T20:36:00Z">
              <w:r>
                <w:rPr>
                  <w:rFonts w:hint="eastAsia"/>
                  <w:rPrChange w:id="734" w:author="南" w:date="2026-10-23T01:06:00Z">
                    <w:rPr>
                      <w:rFonts w:hint="eastAsia"/>
                      <w:sz w:val="28"/>
                      <w:szCs w:val="28"/>
                    </w:rPr>
                  </w:rPrChange>
                </w:rPr>
                <w:t>多模态生成—审核交付”组织功能，由资料与知识</w:t>
              </w:r>
            </w:ins>
            <w:ins w:id="735" w:author="郝鹃" w:date="2026-10-22T22:18:00Z">
              <w:r w:rsidRPr="00D77721">
                <w:rPr>
                  <w:rFonts w:hint="eastAsia"/>
                </w:rPr>
                <w:t>库</w:t>
              </w:r>
            </w:ins>
            <w:ins w:id="736" w:author="南" w:date="2026-10-21T20:36:00Z">
              <w:r>
                <w:rPr>
                  <w:rFonts w:hint="eastAsia"/>
                  <w:rPrChange w:id="737" w:author="南" w:date="2026-10-23T01:06:00Z">
                    <w:rPr>
                      <w:rFonts w:hint="eastAsia"/>
                      <w:sz w:val="28"/>
                      <w:szCs w:val="28"/>
                    </w:rPr>
                  </w:rPrChange>
                </w:rPr>
                <w:t>管理</w:t>
              </w:r>
            </w:ins>
            <w:ins w:id="738" w:author="郝鹃" w:date="2026-10-22T22:19:00Z">
              <w:r w:rsidRPr="00D77721">
                <w:rPr>
                  <w:rFonts w:hint="eastAsia"/>
                </w:rPr>
                <w:t>子系统</w:t>
              </w:r>
            </w:ins>
            <w:ins w:id="739" w:author="南" w:date="2026-10-21T20:36:00Z">
              <w:del w:id="740" w:author="郝鹃" w:date="2026-10-22T22:19:00Z">
                <w:r>
                  <w:rPr>
                    <w:rFonts w:hint="eastAsia"/>
                    <w:rPrChange w:id="741" w:author="南" w:date="2026-10-23T01:06:00Z">
                      <w:rPr>
                        <w:rFonts w:hint="eastAsia"/>
                        <w:sz w:val="28"/>
                        <w:szCs w:val="28"/>
                      </w:rPr>
                    </w:rPrChange>
                  </w:rPr>
                  <w:delText>模块</w:delText>
                </w:r>
              </w:del>
              <w:r>
                <w:rPr>
                  <w:rFonts w:hint="eastAsia"/>
                  <w:rPrChange w:id="742" w:author="南" w:date="2026-10-23T01:06:00Z">
                    <w:rPr>
                      <w:rFonts w:hint="eastAsia"/>
                      <w:sz w:val="28"/>
                      <w:szCs w:val="28"/>
                    </w:rPr>
                  </w:rPrChange>
                </w:rPr>
                <w:t>、多模态内容生成</w:t>
              </w:r>
            </w:ins>
            <w:ins w:id="743" w:author="郝鹃" w:date="2026-10-22T22:19:00Z">
              <w:r w:rsidRPr="00D77721">
                <w:rPr>
                  <w:rFonts w:hint="eastAsia"/>
                </w:rPr>
                <w:t>子系统</w:t>
              </w:r>
            </w:ins>
            <w:ins w:id="744" w:author="南" w:date="2026-10-21T20:36:00Z">
              <w:del w:id="745" w:author="郝鹃" w:date="2026-10-22T22:19:00Z">
                <w:r>
                  <w:rPr>
                    <w:rFonts w:hint="eastAsia"/>
                    <w:rPrChange w:id="746" w:author="南" w:date="2026-10-23T01:06:00Z">
                      <w:rPr>
                        <w:rFonts w:hint="eastAsia"/>
                        <w:sz w:val="28"/>
                        <w:szCs w:val="28"/>
                      </w:rPr>
                    </w:rPrChange>
                  </w:rPr>
                  <w:delText>模块</w:delText>
                </w:r>
              </w:del>
            </w:ins>
            <w:ins w:id="747" w:author="南" w:date="2026-10-21T20:37:00Z">
              <w:r>
                <w:rPr>
                  <w:rFonts w:hint="eastAsia"/>
                  <w:rPrChange w:id="748" w:author="南" w:date="2026-10-23T01:06:00Z">
                    <w:rPr>
                      <w:rFonts w:hint="eastAsia"/>
                      <w:sz w:val="28"/>
                      <w:szCs w:val="28"/>
                    </w:rPr>
                  </w:rPrChange>
                </w:rPr>
                <w:t>、审核与交付</w:t>
              </w:r>
            </w:ins>
            <w:ins w:id="749" w:author="郝鹃" w:date="2026-10-22T22:19:00Z">
              <w:r w:rsidRPr="00D77721">
                <w:rPr>
                  <w:rFonts w:hint="eastAsia"/>
                </w:rPr>
                <w:t>子系统</w:t>
              </w:r>
            </w:ins>
            <w:ins w:id="750" w:author="南" w:date="2026-10-21T20:37:00Z">
              <w:del w:id="751" w:author="郝鹃" w:date="2026-10-22T22:19:00Z">
                <w:r>
                  <w:rPr>
                    <w:rFonts w:hint="eastAsia"/>
                    <w:rPrChange w:id="752" w:author="南" w:date="2026-10-23T01:06:00Z">
                      <w:rPr>
                        <w:rFonts w:hint="eastAsia"/>
                        <w:sz w:val="28"/>
                        <w:szCs w:val="28"/>
                      </w:rPr>
                    </w:rPrChange>
                  </w:rPr>
                  <w:delText>模块</w:delText>
                </w:r>
              </w:del>
            </w:ins>
            <w:ins w:id="753" w:author="郝鹃" w:date="2026-10-22T22:18:00Z">
              <w:r w:rsidRPr="00D77721">
                <w:t>3</w:t>
              </w:r>
              <w:r w:rsidRPr="00D77721">
                <w:rPr>
                  <w:rFonts w:hint="eastAsia"/>
                </w:rPr>
                <w:t>个子系统</w:t>
              </w:r>
            </w:ins>
            <w:ins w:id="754" w:author="南" w:date="2026-10-21T20:37:00Z">
              <w:r>
                <w:rPr>
                  <w:rFonts w:hint="eastAsia"/>
                  <w:rPrChange w:id="755" w:author="南" w:date="2026-10-23T01:06:00Z">
                    <w:rPr>
                      <w:rFonts w:hint="eastAsia"/>
                      <w:sz w:val="28"/>
                      <w:szCs w:val="28"/>
                    </w:rPr>
                  </w:rPrChange>
                </w:rPr>
                <w:t>构成</w:t>
              </w:r>
            </w:ins>
            <w:ins w:id="756" w:author="南" w:date="2026-10-21T20:41:00Z">
              <w:r>
                <w:rPr>
                  <w:rFonts w:hint="eastAsia"/>
                  <w:rPrChange w:id="757" w:author="南" w:date="2026-10-23T01:06:00Z">
                    <w:rPr>
                      <w:rFonts w:hint="eastAsia"/>
                      <w:sz w:val="28"/>
                      <w:szCs w:val="28"/>
                    </w:rPr>
                  </w:rPrChange>
                </w:rPr>
                <w:t>。各</w:t>
              </w:r>
            </w:ins>
            <w:ins w:id="758" w:author="南" w:date="2026-10-23T10:52:00Z">
              <w:r>
                <w:rPr>
                  <w:rFonts w:hint="eastAsia"/>
                </w:rPr>
                <w:t>子系统</w:t>
              </w:r>
            </w:ins>
            <w:ins w:id="759" w:author="南" w:date="2026-10-21T20:41:00Z">
              <w:r>
                <w:rPr>
                  <w:rFonts w:hint="eastAsia"/>
                  <w:rPrChange w:id="760" w:author="南" w:date="2026-10-23T01:06:00Z">
                    <w:rPr>
                      <w:rFonts w:hint="eastAsia"/>
                      <w:sz w:val="28"/>
                      <w:szCs w:val="28"/>
                    </w:rPr>
                  </w:rPrChange>
                </w:rPr>
                <w:t>通过产品档案和任务状态衔接，使得不同</w:t>
              </w:r>
            </w:ins>
            <w:ins w:id="761" w:author="南" w:date="2026-10-23T10:52:00Z">
              <w:r>
                <w:rPr>
                  <w:rFonts w:hint="eastAsia"/>
                </w:rPr>
                <w:t>营销内容及形式</w:t>
              </w:r>
            </w:ins>
            <w:ins w:id="762" w:author="南" w:date="2026-10-21T20:42:00Z">
              <w:r>
                <w:rPr>
                  <w:rFonts w:hint="eastAsia"/>
                  <w:rPrChange w:id="763" w:author="南" w:date="2026-10-23T01:06:00Z">
                    <w:rPr>
                      <w:rFonts w:hint="eastAsia"/>
                      <w:sz w:val="28"/>
                      <w:szCs w:val="28"/>
                    </w:rPr>
                  </w:rPrChange>
                </w:rPr>
                <w:t>使用统一的产品信息与</w:t>
              </w:r>
            </w:ins>
            <w:ins w:id="764" w:author="郝鹃" w:date="2026-10-22T22:20:00Z">
              <w:r w:rsidRPr="00D77721">
                <w:rPr>
                  <w:rFonts w:hint="eastAsia"/>
                </w:rPr>
                <w:t>营销</w:t>
              </w:r>
            </w:ins>
            <w:ins w:id="765" w:author="南" w:date="2026-10-21T20:42:00Z">
              <w:del w:id="766" w:author="郝鹃" w:date="2026-10-22T22:20:00Z">
                <w:r>
                  <w:rPr>
                    <w:rFonts w:hint="eastAsia"/>
                    <w:rPrChange w:id="767" w:author="南" w:date="2026-10-23T01:06:00Z">
                      <w:rPr>
                        <w:rFonts w:hint="eastAsia"/>
                        <w:sz w:val="28"/>
                        <w:szCs w:val="28"/>
                      </w:rPr>
                    </w:rPrChange>
                  </w:rPr>
                  <w:delText>宣传</w:delText>
                </w:r>
              </w:del>
              <w:r>
                <w:rPr>
                  <w:rFonts w:hint="eastAsia"/>
                  <w:rPrChange w:id="768" w:author="南" w:date="2026-10-23T01:06:00Z">
                    <w:rPr>
                      <w:rFonts w:hint="eastAsia"/>
                      <w:sz w:val="28"/>
                      <w:szCs w:val="28"/>
                    </w:rPr>
                  </w:rPrChange>
                </w:rPr>
                <w:t>要求。图</w:t>
              </w:r>
              <w:r>
                <w:rPr>
                  <w:rPrChange w:id="769" w:author="南" w:date="2026-10-23T01:06:00Z">
                    <w:rPr>
                      <w:sz w:val="28"/>
                      <w:szCs w:val="28"/>
                    </w:rPr>
                  </w:rPrChange>
                </w:rPr>
                <w:t>1</w:t>
              </w:r>
              <w:r>
                <w:rPr>
                  <w:rFonts w:hint="eastAsia"/>
                  <w:rPrChange w:id="770" w:author="南" w:date="2026-10-23T01:06:00Z">
                    <w:rPr>
                      <w:rFonts w:hint="eastAsia"/>
                      <w:sz w:val="28"/>
                      <w:szCs w:val="28"/>
                    </w:rPr>
                  </w:rPrChange>
                </w:rPr>
                <w:t>为系统总体架构。</w:t>
              </w:r>
            </w:ins>
          </w:p>
          <w:p w14:paraId="5D1C1377" w14:textId="77777777" w:rsidR="00C80897" w:rsidRDefault="00C831D6" w:rsidP="00C80897">
            <w:pPr>
              <w:pStyle w:val="ae"/>
              <w:widowControl/>
              <w:numPr>
                <w:ilvl w:val="255"/>
                <w:numId w:val="0"/>
              </w:numPr>
              <w:spacing w:line="360" w:lineRule="auto"/>
              <w:rPr>
                <w:ins w:id="771" w:author="南" w:date="2026-10-21T20:53:00Z"/>
                <w:sz w:val="28"/>
                <w:szCs w:val="28"/>
              </w:rPr>
              <w:pPrChange w:id="772" w:author="南" w:date="2026-10-21T22:08:00Z">
                <w:pPr>
                  <w:spacing w:line="560" w:lineRule="exact"/>
                  <w:jc w:val="left"/>
                </w:pPr>
              </w:pPrChange>
            </w:pPr>
            <w:ins w:id="773" w:author="南" w:date="2026-10-23T10:52:00Z">
              <w:r>
                <w:rPr>
                  <w:noProof/>
                  <w:sz w:val="28"/>
                  <w:szCs w:val="28"/>
                </w:rPr>
                <w:drawing>
                  <wp:inline distT="0" distB="0" distL="114300" distR="114300" wp14:anchorId="38F8A9CE" wp14:editId="3697155C">
                    <wp:extent cx="4596130" cy="3143250"/>
                    <wp:effectExtent l="0" t="0" r="4445" b="0"/>
                    <wp:docPr id="8" name="图片 8" descr="0506a1073144f16f9eaa3e13ce8f6c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0506a1073144f16f9eaa3e13ce8f6cda"/>
                            <pic:cNvPicPr>
                              <a:picLocks noChangeAspect="1"/>
                            </pic:cNvPicPr>
                          </pic:nvPicPr>
                          <pic:blipFill>
                            <a:blip r:embed="rId9"/>
                            <a:stretch>
                              <a:fillRect/>
                            </a:stretch>
                          </pic:blipFill>
                          <pic:spPr>
                            <a:xfrm>
                              <a:off x="0" y="0"/>
                              <a:ext cx="4596130" cy="3143250"/>
                            </a:xfrm>
                            <a:prstGeom prst="rect">
                              <a:avLst/>
                            </a:prstGeom>
                          </pic:spPr>
                        </pic:pic>
                      </a:graphicData>
                    </a:graphic>
                  </wp:inline>
                </w:drawing>
              </w:r>
            </w:ins>
            <w:ins w:id="774" w:author="郝鹃" w:date="2026-10-22T22:18:00Z">
              <w:del w:id="775" w:author="南" w:date="2026-10-23T10:52:00Z">
                <w:r>
                  <w:rPr>
                    <w:noProof/>
                    <w:sz w:val="28"/>
                    <w:szCs w:val="28"/>
                  </w:rPr>
                  <w:drawing>
                    <wp:inline distT="0" distB="0" distL="114300" distR="114300" wp14:anchorId="5D1B35E0" wp14:editId="77EEA8D7">
                      <wp:extent cx="4560570" cy="2345690"/>
                      <wp:effectExtent l="0" t="0" r="11430" b="1270"/>
                      <wp:docPr id="1" name="图片 1" descr="功能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功能图"/>
                              <pic:cNvPicPr>
                                <a:picLocks noChangeAspect="1"/>
                              </pic:cNvPicPr>
                            </pic:nvPicPr>
                            <pic:blipFill>
                              <a:blip r:embed="rId10"/>
                              <a:stretch>
                                <a:fillRect/>
                              </a:stretch>
                            </pic:blipFill>
                            <pic:spPr>
                              <a:xfrm>
                                <a:off x="0" y="0"/>
                                <a:ext cx="4560570" cy="2345690"/>
                              </a:xfrm>
                              <a:prstGeom prst="rect">
                                <a:avLst/>
                              </a:prstGeom>
                            </pic:spPr>
                          </pic:pic>
                        </a:graphicData>
                      </a:graphic>
                    </wp:inline>
                  </w:drawing>
                </w:r>
              </w:del>
            </w:ins>
            <w:ins w:id="776" w:author="南" w:date="2026-10-22T00:06:00Z">
              <w:del w:id="777" w:author="郝鹃" w:date="2026-10-22T22:18:00Z">
                <w:r>
                  <w:rPr>
                    <w:noProof/>
                    <w:sz w:val="28"/>
                    <w:szCs w:val="28"/>
                  </w:rPr>
                  <w:drawing>
                    <wp:inline distT="0" distB="0" distL="114300" distR="114300" wp14:anchorId="19D0317A" wp14:editId="6306C20D">
                      <wp:extent cx="4560570" cy="2345690"/>
                      <wp:effectExtent l="0" t="0" r="1905" b="6985"/>
                      <wp:docPr id="3" name="图片 3" descr="功能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功能图"/>
                              <pic:cNvPicPr>
                                <a:picLocks noChangeAspect="1"/>
                              </pic:cNvPicPr>
                            </pic:nvPicPr>
                            <pic:blipFill>
                              <a:blip r:embed="rId10"/>
                              <a:stretch>
                                <a:fillRect/>
                              </a:stretch>
                            </pic:blipFill>
                            <pic:spPr>
                              <a:xfrm>
                                <a:off x="0" y="0"/>
                                <a:ext cx="4560570" cy="2345690"/>
                              </a:xfrm>
                              <a:prstGeom prst="rect">
                                <a:avLst/>
                              </a:prstGeom>
                            </pic:spPr>
                          </pic:pic>
                        </a:graphicData>
                      </a:graphic>
                    </wp:inline>
                  </w:drawing>
                </w:r>
              </w:del>
            </w:ins>
          </w:p>
          <w:p w14:paraId="1923A189" w14:textId="77777777" w:rsidR="00C80897" w:rsidRPr="00C80897" w:rsidRDefault="00C831D6" w:rsidP="00C80897">
            <w:pPr>
              <w:pStyle w:val="ae"/>
              <w:widowControl/>
              <w:numPr>
                <w:ilvl w:val="255"/>
                <w:numId w:val="0"/>
              </w:numPr>
              <w:spacing w:line="360" w:lineRule="auto"/>
              <w:jc w:val="center"/>
              <w:rPr>
                <w:ins w:id="778" w:author="南" w:date="2026-10-21T20:45:00Z"/>
                <w:b/>
                <w:bCs/>
                <w:lang w:bidi="ar"/>
                <w:rPrChange w:id="779" w:author="南" w:date="2026-10-21T20:53:00Z">
                  <w:rPr>
                    <w:ins w:id="780" w:author="南" w:date="2026-10-21T20:45:00Z"/>
                    <w:sz w:val="28"/>
                    <w:szCs w:val="28"/>
                  </w:rPr>
                </w:rPrChange>
              </w:rPr>
              <w:pPrChange w:id="781" w:author="南" w:date="2026-10-22T00:05:00Z">
                <w:pPr>
                  <w:spacing w:line="560" w:lineRule="exact"/>
                  <w:jc w:val="left"/>
                </w:pPr>
              </w:pPrChange>
            </w:pPr>
            <w:ins w:id="782" w:author="南" w:date="2026-10-21T20:53:00Z">
              <w:r>
                <w:rPr>
                  <w:rFonts w:hint="eastAsia"/>
                  <w:b/>
                  <w:bCs/>
                  <w:rPrChange w:id="783" w:author="南" w:date="2026-10-21T20:53:00Z">
                    <w:rPr>
                      <w:rFonts w:hint="eastAsia"/>
                      <w:sz w:val="28"/>
                      <w:szCs w:val="28"/>
                    </w:rPr>
                  </w:rPrChange>
                </w:rPr>
                <w:t>图</w:t>
              </w:r>
              <w:r>
                <w:rPr>
                  <w:rFonts w:hint="eastAsia"/>
                  <w:b/>
                  <w:bCs/>
                  <w:rPrChange w:id="784" w:author="南" w:date="2026-10-21T20:53:00Z">
                    <w:rPr>
                      <w:rFonts w:hint="eastAsia"/>
                      <w:sz w:val="28"/>
                      <w:szCs w:val="28"/>
                    </w:rPr>
                  </w:rPrChange>
                </w:rPr>
                <w:t>1</w:t>
              </w:r>
              <w:r>
                <w:rPr>
                  <w:b/>
                  <w:bCs/>
                  <w:rPrChange w:id="785" w:author="南" w:date="2026-10-21T20:53:00Z">
                    <w:rPr>
                      <w:sz w:val="28"/>
                      <w:szCs w:val="28"/>
                    </w:rPr>
                  </w:rPrChange>
                </w:rPr>
                <w:t xml:space="preserve"> </w:t>
              </w:r>
              <w:r>
                <w:rPr>
                  <w:rFonts w:hint="eastAsia"/>
                  <w:b/>
                  <w:bCs/>
                  <w:rPrChange w:id="786" w:author="南" w:date="2026-10-21T20:53:00Z">
                    <w:rPr>
                      <w:rFonts w:hint="eastAsia"/>
                      <w:sz w:val="28"/>
                      <w:szCs w:val="28"/>
                    </w:rPr>
                  </w:rPrChange>
                </w:rPr>
                <w:t>系统</w:t>
              </w:r>
              <w:del w:id="787" w:author="郝鹃" w:date="2026-10-22T22:29:00Z">
                <w:r>
                  <w:rPr>
                    <w:rFonts w:hint="eastAsia"/>
                    <w:b/>
                    <w:bCs/>
                    <w:rPrChange w:id="788" w:author="南" w:date="2026-10-21T20:53:00Z">
                      <w:rPr>
                        <w:rFonts w:hint="eastAsia"/>
                        <w:sz w:val="28"/>
                        <w:szCs w:val="28"/>
                      </w:rPr>
                    </w:rPrChange>
                  </w:rPr>
                  <w:delText>功能</w:delText>
                </w:r>
              </w:del>
              <w:r>
                <w:rPr>
                  <w:rFonts w:hint="eastAsia"/>
                  <w:b/>
                  <w:bCs/>
                  <w:rPrChange w:id="789" w:author="南" w:date="2026-10-21T20:53:00Z">
                    <w:rPr>
                      <w:rFonts w:hint="eastAsia"/>
                      <w:sz w:val="28"/>
                      <w:szCs w:val="28"/>
                    </w:rPr>
                  </w:rPrChange>
                </w:rPr>
                <w:t>架构图</w:t>
              </w:r>
            </w:ins>
          </w:p>
          <w:p w14:paraId="06F8CE6E" w14:textId="77777777" w:rsidR="00C80897" w:rsidRPr="00D77721" w:rsidRDefault="00C831D6" w:rsidP="00C80897">
            <w:pPr>
              <w:pStyle w:val="ae"/>
              <w:widowControl/>
              <w:numPr>
                <w:ilvl w:val="0"/>
                <w:numId w:val="2"/>
                <w:ins w:id="790" w:author="南" w:date="2026-10-22T20:18:00Z"/>
              </w:numPr>
              <w:spacing w:line="360" w:lineRule="auto"/>
              <w:rPr>
                <w:ins w:id="791" w:author="南" w:date="2026-10-23T10:57:00Z"/>
                <w:b/>
                <w:bCs/>
                <w:lang w:bidi="ar"/>
              </w:rPr>
              <w:pPrChange w:id="792" w:author="南" w:date="2026-10-22T20:18:00Z">
                <w:pPr>
                  <w:spacing w:line="560" w:lineRule="exact"/>
                  <w:jc w:val="left"/>
                </w:pPr>
              </w:pPrChange>
            </w:pPr>
            <w:ins w:id="793" w:author="南" w:date="2026-10-21T21:02:00Z">
              <w:del w:id="794" w:author="郝鹃" w:date="2026-10-22T22:31:00Z">
                <w:r>
                  <w:rPr>
                    <w:rFonts w:hint="eastAsia"/>
                    <w:b/>
                    <w:bCs/>
                    <w:sz w:val="28"/>
                    <w:szCs w:val="28"/>
                    <w:rPrChange w:id="795" w:author="南" w:date="2026-10-23T10:58:00Z">
                      <w:rPr>
                        <w:rFonts w:hint="eastAsia"/>
                        <w:sz w:val="28"/>
                        <w:szCs w:val="28"/>
                      </w:rPr>
                    </w:rPrChange>
                  </w:rPr>
                  <w:lastRenderedPageBreak/>
                  <w:delText>资料与</w:delText>
                </w:r>
              </w:del>
              <w:r>
                <w:rPr>
                  <w:rFonts w:hint="eastAsia"/>
                  <w:b/>
                  <w:bCs/>
                  <w:sz w:val="28"/>
                  <w:szCs w:val="28"/>
                  <w:rPrChange w:id="796" w:author="南" w:date="2026-10-23T10:58:00Z">
                    <w:rPr>
                      <w:rFonts w:hint="eastAsia"/>
                      <w:sz w:val="28"/>
                      <w:szCs w:val="28"/>
                    </w:rPr>
                  </w:rPrChange>
                </w:rPr>
                <w:t>知识</w:t>
              </w:r>
            </w:ins>
            <w:ins w:id="797" w:author="郝鹃" w:date="2026-10-22T22:31:00Z">
              <w:r w:rsidRPr="00D77721">
                <w:rPr>
                  <w:rFonts w:hint="eastAsia"/>
                  <w:b/>
                  <w:bCs/>
                </w:rPr>
                <w:t>库</w:t>
              </w:r>
            </w:ins>
            <w:ins w:id="798" w:author="南" w:date="2026-10-21T21:02:00Z">
              <w:r>
                <w:rPr>
                  <w:rFonts w:hint="eastAsia"/>
                  <w:b/>
                  <w:bCs/>
                  <w:sz w:val="28"/>
                  <w:szCs w:val="28"/>
                  <w:rPrChange w:id="799" w:author="南" w:date="2026-10-23T10:58:00Z">
                    <w:rPr>
                      <w:rFonts w:hint="eastAsia"/>
                      <w:sz w:val="28"/>
                      <w:szCs w:val="28"/>
                    </w:rPr>
                  </w:rPrChange>
                </w:rPr>
                <w:t>管理</w:t>
              </w:r>
            </w:ins>
            <w:ins w:id="800" w:author="郝鹃" w:date="2026-10-22T22:31:00Z">
              <w:r w:rsidRPr="00D77721">
                <w:rPr>
                  <w:rFonts w:hint="eastAsia"/>
                  <w:b/>
                  <w:bCs/>
                </w:rPr>
                <w:t>子系统</w:t>
              </w:r>
            </w:ins>
          </w:p>
          <w:p w14:paraId="1213F448" w14:textId="77777777" w:rsidR="00C80897" w:rsidRDefault="00C831D6" w:rsidP="00C80897">
            <w:pPr>
              <w:pStyle w:val="ae"/>
              <w:widowControl/>
              <w:spacing w:line="360" w:lineRule="auto"/>
              <w:ind w:firstLineChars="200" w:firstLine="482"/>
              <w:rPr>
                <w:ins w:id="801" w:author="南" w:date="2026-10-23T10:57:00Z"/>
                <w:b/>
                <w:bCs/>
              </w:rPr>
              <w:pPrChange w:id="802" w:author="南" w:date="2026-10-23T11:23:00Z">
                <w:pPr>
                  <w:pStyle w:val="ae"/>
                  <w:widowControl/>
                  <w:numPr>
                    <w:numId w:val="3"/>
                  </w:numPr>
                  <w:tabs>
                    <w:tab w:val="left" w:pos="420"/>
                  </w:tabs>
                  <w:spacing w:line="360" w:lineRule="auto"/>
                  <w:ind w:left="840" w:hanging="420"/>
                </w:pPr>
              </w:pPrChange>
            </w:pPr>
            <w:ins w:id="803" w:author="南" w:date="2026-10-23T10:57:00Z">
              <w:r>
                <w:rPr>
                  <w:rFonts w:hint="eastAsia"/>
                  <w:b/>
                  <w:bCs/>
                </w:rPr>
                <w:t>知识库管理子系统为上层多模态内容生成与审核</w:t>
              </w:r>
            </w:ins>
            <w:ins w:id="804" w:author="南" w:date="2026-10-23T10:59:00Z">
              <w:r>
                <w:rPr>
                  <w:rFonts w:hint="eastAsia"/>
                </w:rPr>
                <w:t>功能</w:t>
              </w:r>
            </w:ins>
            <w:ins w:id="805" w:author="南" w:date="2026-10-23T10:57:00Z">
              <w:r>
                <w:rPr>
                  <w:rFonts w:hint="eastAsia"/>
                  <w:b/>
                  <w:bCs/>
                </w:rPr>
                <w:t>提供统一的数据支持，将企业真实资料、营销参考素材与地方文化知识关联管理</w:t>
              </w:r>
            </w:ins>
            <w:ins w:id="806" w:author="南" w:date="2026-10-23T11:17:00Z">
              <w:r>
                <w:rPr>
                  <w:rFonts w:hint="eastAsia"/>
                </w:rPr>
                <w:t>，</w:t>
              </w:r>
              <w:r>
                <w:rPr>
                  <w:rFonts w:hint="eastAsia"/>
                </w:rPr>
                <w:t>同时也</w:t>
              </w:r>
            </w:ins>
            <w:ins w:id="807" w:author="南" w:date="2026-10-23T10:57:00Z">
              <w:r>
                <w:rPr>
                  <w:rFonts w:hint="eastAsia"/>
                  <w:b/>
                  <w:bCs/>
                </w:rPr>
                <w:t>为</w:t>
              </w:r>
            </w:ins>
            <w:ins w:id="808" w:author="南" w:date="2026-10-23T11:17:00Z">
              <w:r>
                <w:rPr>
                  <w:rFonts w:hint="eastAsia"/>
                </w:rPr>
                <w:t>产品</w:t>
              </w:r>
            </w:ins>
            <w:ins w:id="809" w:author="南" w:date="2026-10-23T10:57:00Z">
              <w:r>
                <w:rPr>
                  <w:rFonts w:hint="eastAsia"/>
                  <w:b/>
                  <w:bCs/>
                </w:rPr>
                <w:t>卖点提炼、品牌故事</w:t>
              </w:r>
            </w:ins>
            <w:ins w:id="810" w:author="南" w:date="2026-10-23T11:18:00Z">
              <w:r>
                <w:rPr>
                  <w:rFonts w:hint="eastAsia"/>
                </w:rPr>
                <w:t>描述</w:t>
              </w:r>
            </w:ins>
            <w:ins w:id="811" w:author="南" w:date="2026-10-23T10:57:00Z">
              <w:r>
                <w:rPr>
                  <w:rFonts w:hint="eastAsia"/>
                  <w:b/>
                  <w:bCs/>
                </w:rPr>
                <w:t>、视觉设计及内容核对提供</w:t>
              </w:r>
            </w:ins>
            <w:ins w:id="812" w:author="南" w:date="2026-10-23T10:59:00Z">
              <w:r>
                <w:rPr>
                  <w:rFonts w:hint="eastAsia"/>
                </w:rPr>
                <w:t>数据支撑服务</w:t>
              </w:r>
            </w:ins>
            <w:ins w:id="813" w:author="南" w:date="2026-10-23T11:18:00Z">
              <w:r>
                <w:rPr>
                  <w:rFonts w:hint="eastAsia"/>
                </w:rPr>
                <w:t>，</w:t>
              </w:r>
              <w:r>
                <w:rPr>
                  <w:rFonts w:hint="eastAsia"/>
                </w:rPr>
                <w:t>该知识库具体有企业及产品档案、营销素材、地方历史文化知识三类知识管理。</w:t>
              </w:r>
            </w:ins>
          </w:p>
          <w:p w14:paraId="228F28FA" w14:textId="77777777" w:rsidR="00C80897" w:rsidRPr="00C80897" w:rsidRDefault="00C831D6" w:rsidP="00C80897">
            <w:pPr>
              <w:pStyle w:val="ae"/>
              <w:widowControl/>
              <w:numPr>
                <w:ilvl w:val="0"/>
                <w:numId w:val="4"/>
                <w:ins w:id="814" w:author="南" w:date="2026-10-23T11:01:00Z"/>
              </w:numPr>
              <w:spacing w:line="360" w:lineRule="auto"/>
              <w:ind w:left="630" w:hanging="420"/>
              <w:rPr>
                <w:ins w:id="815" w:author="南" w:date="2026-10-23T11:01:00Z"/>
                <w:b/>
                <w:bCs/>
                <w:lang w:bidi="ar"/>
                <w:rPrChange w:id="816" w:author="南" w:date="2026-10-23T11:02:00Z">
                  <w:rPr>
                    <w:ins w:id="817" w:author="南" w:date="2026-10-23T11:01:00Z"/>
                    <w:kern w:val="0"/>
                    <w:sz w:val="24"/>
                  </w:rPr>
                </w:rPrChange>
              </w:rPr>
              <w:pPrChange w:id="818" w:author="南" w:date="2026-10-23T11:01:00Z">
                <w:pPr>
                  <w:spacing w:line="560" w:lineRule="exact"/>
                  <w:jc w:val="left"/>
                </w:pPr>
              </w:pPrChange>
            </w:pPr>
            <w:ins w:id="819" w:author="南" w:date="2026-10-21T21:02:00Z">
              <w:r>
                <w:rPr>
                  <w:rFonts w:hint="eastAsia"/>
                  <w:b/>
                  <w:bCs/>
                  <w:sz w:val="28"/>
                  <w:szCs w:val="28"/>
                  <w:rPrChange w:id="820" w:author="南" w:date="2026-10-23T11:02:00Z">
                    <w:rPr>
                      <w:rFonts w:hint="eastAsia"/>
                      <w:sz w:val="28"/>
                      <w:szCs w:val="28"/>
                    </w:rPr>
                  </w:rPrChange>
                </w:rPr>
                <w:t>企业</w:t>
              </w:r>
            </w:ins>
            <w:ins w:id="821" w:author="南" w:date="2026-10-21T21:03:00Z">
              <w:r>
                <w:rPr>
                  <w:rFonts w:hint="eastAsia"/>
                  <w:b/>
                  <w:bCs/>
                  <w:sz w:val="28"/>
                  <w:szCs w:val="28"/>
                  <w:rPrChange w:id="822" w:author="南" w:date="2026-10-23T11:02:00Z">
                    <w:rPr>
                      <w:rFonts w:hint="eastAsia"/>
                      <w:sz w:val="28"/>
                      <w:szCs w:val="28"/>
                    </w:rPr>
                  </w:rPrChange>
                </w:rPr>
                <w:t>及产品档案</w:t>
              </w:r>
            </w:ins>
            <w:ins w:id="823" w:author="郝鹃" w:date="2026-10-22T22:31:00Z">
              <w:r w:rsidRPr="00D77721">
                <w:rPr>
                  <w:rFonts w:hint="eastAsia"/>
                  <w:b/>
                  <w:bCs/>
                </w:rPr>
                <w:t>管理</w:t>
              </w:r>
            </w:ins>
          </w:p>
          <w:p w14:paraId="6923C8D9" w14:textId="77777777" w:rsidR="00C80897" w:rsidRPr="00D77721" w:rsidRDefault="00C831D6" w:rsidP="00C80897">
            <w:pPr>
              <w:pStyle w:val="ae"/>
              <w:widowControl/>
              <w:spacing w:line="360" w:lineRule="auto"/>
              <w:ind w:leftChars="100" w:left="210" w:firstLineChars="200" w:firstLine="480"/>
              <w:rPr>
                <w:ins w:id="824" w:author="南" w:date="2026-10-21T21:04:00Z"/>
                <w:sz w:val="28"/>
                <w:szCs w:val="28"/>
                <w:lang w:bidi="ar"/>
              </w:rPr>
              <w:pPrChange w:id="825" w:author="南" w:date="2026-10-23T11:23:00Z">
                <w:pPr>
                  <w:spacing w:line="560" w:lineRule="exact"/>
                  <w:jc w:val="left"/>
                </w:pPr>
              </w:pPrChange>
            </w:pPr>
            <w:ins w:id="826" w:author="南" w:date="2026-10-23T11:00:00Z">
              <w:r>
                <w:rPr>
                  <w:rFonts w:hint="eastAsia"/>
                </w:rPr>
                <w:t>知识库内</w:t>
              </w:r>
            </w:ins>
            <w:ins w:id="827" w:author="南" w:date="2026-10-21T21:03:00Z">
              <w:r w:rsidRPr="00D77721">
                <w:rPr>
                  <w:rFonts w:hint="eastAsia"/>
                  <w:sz w:val="28"/>
                  <w:szCs w:val="28"/>
                </w:rPr>
                <w:t>统一保存企业文化、资质荣誉、产品特色、生产加工流程及图片等资料，支持</w:t>
              </w:r>
            </w:ins>
            <w:ins w:id="828" w:author="南" w:date="2026-10-21T21:04:00Z">
              <w:r w:rsidRPr="00D77721">
                <w:rPr>
                  <w:rFonts w:hint="eastAsia"/>
                  <w:sz w:val="28"/>
                  <w:szCs w:val="28"/>
                </w:rPr>
                <w:t>随时补充更新。生产时直接匹配对应档案，无需重复输入产品信息或上传照片</w:t>
              </w:r>
            </w:ins>
            <w:ins w:id="829" w:author="南" w:date="2026-10-23T11:00:00Z">
              <w:r>
                <w:rPr>
                  <w:rFonts w:hint="eastAsia"/>
                </w:rPr>
                <w:t>；审核时</w:t>
              </w:r>
            </w:ins>
            <w:ins w:id="830" w:author="南" w:date="2026-10-23T11:14:00Z">
              <w:r>
                <w:rPr>
                  <w:rFonts w:hint="eastAsia"/>
                </w:rPr>
                <w:t>将</w:t>
              </w:r>
            </w:ins>
            <w:ins w:id="831" w:author="南" w:date="2026-10-23T11:01:00Z">
              <w:r>
                <w:rPr>
                  <w:rFonts w:hint="eastAsia"/>
                </w:rPr>
                <w:t>以此知识库中已确认信息为依据，核对名称、产地、特点等关键内容。</w:t>
              </w:r>
            </w:ins>
          </w:p>
          <w:p w14:paraId="1CDD185B" w14:textId="77777777" w:rsidR="00C80897" w:rsidRPr="00C80897" w:rsidRDefault="00C831D6" w:rsidP="00C80897">
            <w:pPr>
              <w:pStyle w:val="ae"/>
              <w:widowControl/>
              <w:numPr>
                <w:ilvl w:val="0"/>
                <w:numId w:val="4"/>
                <w:ins w:id="832" w:author="南" w:date="2026-10-23T11:02:00Z"/>
              </w:numPr>
              <w:spacing w:line="360" w:lineRule="auto"/>
              <w:rPr>
                <w:ins w:id="833" w:author="南" w:date="2026-10-23T11:02:00Z"/>
                <w:b/>
                <w:bCs/>
                <w:lang w:bidi="ar"/>
                <w:rPrChange w:id="834" w:author="南" w:date="2026-10-23T11:02:00Z">
                  <w:rPr>
                    <w:ins w:id="835" w:author="南" w:date="2026-10-23T11:02:00Z"/>
                    <w:kern w:val="0"/>
                    <w:sz w:val="24"/>
                  </w:rPr>
                </w:rPrChange>
              </w:rPr>
              <w:pPrChange w:id="836" w:author="南" w:date="2026-10-23T11:02:00Z">
                <w:pPr>
                  <w:spacing w:line="560" w:lineRule="exact"/>
                  <w:jc w:val="left"/>
                </w:pPr>
              </w:pPrChange>
            </w:pPr>
            <w:ins w:id="837" w:author="郝鹃" w:date="2026-10-22T22:34:00Z">
              <w:del w:id="838" w:author="南" w:date="2026-10-23T11:02:00Z">
                <w:r w:rsidRPr="00D77721">
                  <w:rPr>
                    <w:rFonts w:hint="eastAsia"/>
                    <w:b/>
                    <w:bCs/>
                  </w:rPr>
                  <w:delText>营销</w:delText>
                </w:r>
              </w:del>
            </w:ins>
            <w:ins w:id="839" w:author="南" w:date="2026-10-21T21:04:00Z">
              <w:del w:id="840" w:author="南" w:date="2026-10-23T11:02:00Z">
                <w:r>
                  <w:rPr>
                    <w:rFonts w:hint="eastAsia"/>
                    <w:b/>
                    <w:bCs/>
                    <w:sz w:val="28"/>
                    <w:szCs w:val="28"/>
                    <w:rPrChange w:id="841" w:author="南" w:date="2026-10-23T11:02:00Z">
                      <w:rPr>
                        <w:rFonts w:hint="eastAsia"/>
                        <w:sz w:val="28"/>
                        <w:szCs w:val="28"/>
                      </w:rPr>
                    </w:rPrChange>
                  </w:rPr>
                  <w:delText>宣传</w:delText>
                </w:r>
              </w:del>
            </w:ins>
            <w:ins w:id="842" w:author="郝鹃" w:date="2026-10-22T22:31:00Z">
              <w:del w:id="843" w:author="南" w:date="2026-10-23T11:02:00Z">
                <w:r w:rsidRPr="00D77721">
                  <w:rPr>
                    <w:rFonts w:hint="eastAsia"/>
                    <w:b/>
                    <w:bCs/>
                  </w:rPr>
                  <w:delText>管理</w:delText>
                </w:r>
              </w:del>
            </w:ins>
            <w:ins w:id="844" w:author="南" w:date="2026-10-23T11:02:00Z">
              <w:r>
                <w:rPr>
                  <w:rFonts w:hint="eastAsia"/>
                  <w:b/>
                  <w:bCs/>
                  <w:rPrChange w:id="845" w:author="南" w:date="2026-10-23T11:02:00Z">
                    <w:rPr>
                      <w:rFonts w:hint="eastAsia"/>
                    </w:rPr>
                  </w:rPrChange>
                </w:rPr>
                <w:t>营销素材管理</w:t>
              </w:r>
            </w:ins>
            <w:ins w:id="846" w:author="南" w:date="2026-10-21T21:04:00Z">
              <w:del w:id="847" w:author="郝鹃" w:date="2026-10-22T22:31:00Z">
                <w:r>
                  <w:rPr>
                    <w:rFonts w:hint="eastAsia"/>
                    <w:b/>
                    <w:bCs/>
                    <w:sz w:val="28"/>
                    <w:szCs w:val="28"/>
                    <w:rPrChange w:id="848" w:author="南" w:date="2026-10-23T11:02:00Z">
                      <w:rPr>
                        <w:rFonts w:hint="eastAsia"/>
                        <w:sz w:val="28"/>
                        <w:szCs w:val="28"/>
                      </w:rPr>
                    </w:rPrChange>
                  </w:rPr>
                  <w:delText>集</w:delText>
                </w:r>
              </w:del>
            </w:ins>
          </w:p>
          <w:p w14:paraId="68FC27A2" w14:textId="77777777" w:rsidR="00C80897" w:rsidRDefault="00C831D6" w:rsidP="00C80897">
            <w:pPr>
              <w:pStyle w:val="ae"/>
              <w:widowControl/>
              <w:spacing w:line="360" w:lineRule="auto"/>
              <w:ind w:leftChars="100" w:left="210" w:firstLineChars="200" w:firstLine="560"/>
              <w:rPr>
                <w:ins w:id="849" w:author="南" w:date="2026-10-23T11:03:00Z"/>
              </w:rPr>
              <w:pPrChange w:id="850" w:author="南" w:date="2026-10-23T11:23:00Z">
                <w:pPr>
                  <w:pStyle w:val="ae"/>
                  <w:widowControl/>
                  <w:numPr>
                    <w:numId w:val="3"/>
                  </w:numPr>
                  <w:tabs>
                    <w:tab w:val="left" w:pos="420"/>
                  </w:tabs>
                  <w:spacing w:line="360" w:lineRule="auto"/>
                  <w:ind w:left="630" w:hanging="420"/>
                </w:pPr>
              </w:pPrChange>
            </w:pPr>
            <w:ins w:id="851" w:author="南" w:date="2026-10-21T21:09:00Z">
              <w:r>
                <w:rPr>
                  <w:rFonts w:hint="eastAsia"/>
                  <w:sz w:val="28"/>
                  <w:szCs w:val="28"/>
                </w:rPr>
                <w:t>系统</w:t>
              </w:r>
            </w:ins>
            <w:ins w:id="852" w:author="郝鹃" w:date="2026-10-22T22:36:00Z">
              <w:r>
                <w:rPr>
                  <w:rFonts w:hint="eastAsia"/>
                </w:rPr>
                <w:t>定期</w:t>
              </w:r>
              <w:del w:id="853" w:author="南" w:date="2026-10-23T11:03:00Z">
                <w:r>
                  <w:rPr>
                    <w:rFonts w:hint="eastAsia"/>
                  </w:rPr>
                  <w:delText>爬取</w:delText>
                </w:r>
              </w:del>
            </w:ins>
            <w:ins w:id="854" w:author="南" w:date="2026-10-23T11:03:00Z">
              <w:r>
                <w:rPr>
                  <w:rFonts w:hint="eastAsia"/>
                </w:rPr>
                <w:t>采集</w:t>
              </w:r>
            </w:ins>
            <w:ins w:id="855" w:author="郝鹃" w:date="2026-10-22T22:36:00Z">
              <w:r>
                <w:rPr>
                  <w:rFonts w:hint="eastAsia"/>
                </w:rPr>
                <w:t>、</w:t>
              </w:r>
            </w:ins>
            <w:ins w:id="856" w:author="南" w:date="2026-10-23T10:53:00Z">
              <w:r>
                <w:rPr>
                  <w:rFonts w:hint="eastAsia"/>
                </w:rPr>
                <w:t>更新</w:t>
              </w:r>
            </w:ins>
            <w:ins w:id="857" w:author="南" w:date="2026-10-21T21:09:00Z">
              <w:del w:id="858" w:author="南" w:date="2026-10-23T10:53:00Z">
                <w:r>
                  <w:rPr>
                    <w:rFonts w:hint="eastAsia"/>
                    <w:sz w:val="28"/>
                    <w:szCs w:val="28"/>
                  </w:rPr>
                  <w:delText>长期</w:delText>
                </w:r>
              </w:del>
              <w:r>
                <w:rPr>
                  <w:rFonts w:hint="eastAsia"/>
                  <w:sz w:val="28"/>
                  <w:szCs w:val="28"/>
                </w:rPr>
                <w:t>并向用户推送热门文案、海报</w:t>
              </w:r>
            </w:ins>
            <w:ins w:id="859" w:author="南" w:date="2026-10-21T21:10:00Z">
              <w:r>
                <w:rPr>
                  <w:rFonts w:hint="eastAsia"/>
                  <w:sz w:val="28"/>
                  <w:szCs w:val="28"/>
                </w:rPr>
                <w:t>模板及参考素材，</w:t>
              </w:r>
            </w:ins>
            <w:ins w:id="860" w:author="南" w:date="2026-10-23T11:03:00Z">
              <w:r>
                <w:rPr>
                  <w:rFonts w:hint="eastAsia"/>
                </w:rPr>
                <w:t>用户可</w:t>
              </w:r>
            </w:ins>
            <w:ins w:id="861" w:author="南" w:date="2026-10-23T11:14:00Z">
              <w:r>
                <w:rPr>
                  <w:rFonts w:hint="eastAsia"/>
                </w:rPr>
                <w:t>在系统素材库</w:t>
              </w:r>
            </w:ins>
            <w:ins w:id="862" w:author="南" w:date="2026-10-23T11:03:00Z">
              <w:r>
                <w:rPr>
                  <w:rFonts w:hint="eastAsia"/>
                </w:rPr>
                <w:t>选择热门文案结构或视觉样式，再结合自身企业与产品资料生成个性化</w:t>
              </w:r>
            </w:ins>
            <w:ins w:id="863" w:author="南" w:date="2026-10-23T11:14:00Z">
              <w:r>
                <w:rPr>
                  <w:rFonts w:hint="eastAsia"/>
                </w:rPr>
                <w:t>营销内容</w:t>
              </w:r>
            </w:ins>
            <w:ins w:id="864" w:author="南" w:date="2026-10-23T11:03:00Z">
              <w:r>
                <w:rPr>
                  <w:rFonts w:hint="eastAsia"/>
                </w:rPr>
                <w:t>，为营销策划和设计提供参考。</w:t>
              </w:r>
            </w:ins>
          </w:p>
          <w:p w14:paraId="2C89641E" w14:textId="77777777" w:rsidR="00C80897" w:rsidRDefault="00C831D6" w:rsidP="00C80897">
            <w:pPr>
              <w:pStyle w:val="ae"/>
              <w:widowControl/>
              <w:numPr>
                <w:ilvl w:val="0"/>
                <w:numId w:val="4"/>
                <w:ins w:id="865" w:author="南" w:date="2026-10-23T11:06:00Z"/>
              </w:numPr>
              <w:spacing w:line="360" w:lineRule="auto"/>
              <w:ind w:firstLineChars="200" w:firstLine="482"/>
              <w:rPr>
                <w:ins w:id="866" w:author="南" w:date="2026-10-23T11:06:00Z"/>
              </w:rPr>
              <w:pPrChange w:id="867" w:author="南" w:date="2026-10-23T11:06:00Z">
                <w:pPr>
                  <w:spacing w:line="560" w:lineRule="exact"/>
                  <w:jc w:val="left"/>
                </w:pPr>
              </w:pPrChange>
            </w:pPr>
            <w:ins w:id="868" w:author="郝鹃" w:date="2026-10-22T22:31:00Z">
              <w:r>
                <w:rPr>
                  <w:rFonts w:hint="eastAsia"/>
                  <w:b/>
                  <w:bCs/>
                  <w:rPrChange w:id="869" w:author="南" w:date="2026-10-23T11:05:00Z">
                    <w:rPr>
                      <w:rFonts w:hint="eastAsia"/>
                    </w:rPr>
                  </w:rPrChange>
                </w:rPr>
                <w:t>地方历史文化知识</w:t>
              </w:r>
              <w:r>
                <w:rPr>
                  <w:rFonts w:hint="eastAsia"/>
                  <w:b/>
                  <w:bCs/>
                  <w:rPrChange w:id="870" w:author="南" w:date="2026-10-23T11:05:00Z">
                    <w:rPr>
                      <w:rFonts w:hint="eastAsia"/>
                    </w:rPr>
                  </w:rPrChange>
                </w:rPr>
                <w:t>管理</w:t>
              </w:r>
            </w:ins>
          </w:p>
          <w:p w14:paraId="2DD2ACD0" w14:textId="77777777" w:rsidR="00C80897" w:rsidRDefault="00C831D6" w:rsidP="00C80897">
            <w:pPr>
              <w:pStyle w:val="ae"/>
              <w:widowControl/>
              <w:spacing w:line="360" w:lineRule="auto"/>
              <w:ind w:leftChars="100" w:left="210" w:firstLineChars="200" w:firstLine="480"/>
              <w:rPr>
                <w:ins w:id="871" w:author="南" w:date="2026-10-23T11:36:00Z"/>
              </w:rPr>
              <w:pPrChange w:id="872" w:author="南" w:date="2026-10-23T11:23:00Z">
                <w:pPr>
                  <w:pStyle w:val="ae"/>
                  <w:widowControl/>
                  <w:numPr>
                    <w:ilvl w:val="255"/>
                  </w:numPr>
                  <w:spacing w:line="360" w:lineRule="auto"/>
                </w:pPr>
              </w:pPrChange>
            </w:pPr>
            <w:ins w:id="873" w:author="南" w:date="2026-10-23T11:06:00Z">
              <w:r>
                <w:rPr>
                  <w:rFonts w:hint="eastAsia"/>
                </w:rPr>
                <w:t>团队</w:t>
              </w:r>
              <w:r>
                <w:t>整理</w:t>
              </w:r>
              <w:r>
                <w:rPr>
                  <w:rFonts w:hint="eastAsia"/>
                </w:rPr>
                <w:t>收集</w:t>
              </w:r>
              <w:r>
                <w:t>农产品产地的历史沿革、地域文化、传统技艺、民俗节庆及地理标志背景，记录资料来源，并</w:t>
              </w:r>
              <w:r>
                <w:rPr>
                  <w:rFonts w:hint="eastAsia"/>
                </w:rPr>
                <w:t>将其</w:t>
              </w:r>
              <w:r>
                <w:t>按地区和品类建立关联</w:t>
              </w:r>
            </w:ins>
            <w:ins w:id="874" w:author="南" w:date="2026-10-23T11:10:00Z">
              <w:r>
                <w:rPr>
                  <w:rFonts w:hint="eastAsia"/>
                </w:rPr>
                <w:t>，</w:t>
              </w:r>
              <w:r>
                <w:rPr>
                  <w:rFonts w:hint="eastAsia"/>
                </w:rPr>
                <w:t>统一保存在知识库</w:t>
              </w:r>
            </w:ins>
            <w:ins w:id="875" w:author="南" w:date="2026-10-23T11:06:00Z">
              <w:r>
                <w:t>。</w:t>
              </w:r>
              <w:r>
                <w:rPr>
                  <w:rFonts w:hint="eastAsia"/>
                </w:rPr>
                <w:t>系统</w:t>
              </w:r>
              <w:r>
                <w:t>生成时检索与当前产品相关的文化知识，用于组织品牌故事、宣传主题及视觉元素；同时区分地方</w:t>
              </w:r>
            </w:ins>
            <w:ins w:id="876" w:author="南" w:date="2026-10-23T11:10:00Z">
              <w:r>
                <w:rPr>
                  <w:rFonts w:hint="eastAsia"/>
                </w:rPr>
                <w:lastRenderedPageBreak/>
                <w:t>典型</w:t>
              </w:r>
            </w:ins>
            <w:ins w:id="877" w:author="南" w:date="2026-10-23T11:06:00Z">
              <w:r>
                <w:t>文化背景与企业自身经历，避免将地域</w:t>
              </w:r>
            </w:ins>
            <w:ins w:id="878" w:author="南" w:date="2026-10-23T11:10:00Z">
              <w:r>
                <w:rPr>
                  <w:rFonts w:hint="eastAsia"/>
                </w:rPr>
                <w:t>传统文化</w:t>
              </w:r>
            </w:ins>
            <w:ins w:id="879" w:author="南" w:date="2026-10-23T11:06:00Z">
              <w:r>
                <w:t>直接表述为企业事实。</w:t>
              </w:r>
            </w:ins>
          </w:p>
          <w:p w14:paraId="063C8035" w14:textId="77777777" w:rsidR="00C80897" w:rsidRPr="00C80897" w:rsidRDefault="00C831D6" w:rsidP="00C80897">
            <w:pPr>
              <w:pStyle w:val="ae"/>
              <w:widowControl/>
              <w:numPr>
                <w:ilvl w:val="0"/>
                <w:numId w:val="4"/>
                <w:ins w:id="880" w:author="南" w:date="2026-10-23T11:36:00Z"/>
              </w:numPr>
              <w:spacing w:line="360" w:lineRule="auto"/>
              <w:rPr>
                <w:ins w:id="881" w:author="南" w:date="2026-10-23T11:36:00Z"/>
                <w:b/>
                <w:bCs/>
                <w:lang w:bidi="ar"/>
                <w:rPrChange w:id="882" w:author="南" w:date="2026-10-23T11:37:00Z">
                  <w:rPr>
                    <w:ins w:id="883" w:author="南" w:date="2026-10-23T11:36:00Z"/>
                  </w:rPr>
                </w:rPrChange>
              </w:rPr>
              <w:pPrChange w:id="884" w:author="南" w:date="2026-10-23T11:36:00Z">
                <w:pPr>
                  <w:pStyle w:val="ae"/>
                  <w:widowControl/>
                  <w:numPr>
                    <w:ilvl w:val="255"/>
                  </w:numPr>
                  <w:spacing w:line="360" w:lineRule="auto"/>
                </w:pPr>
              </w:pPrChange>
            </w:pPr>
            <w:ins w:id="885" w:author="南" w:date="2026-10-23T11:36:00Z">
              <w:r>
                <w:rPr>
                  <w:rFonts w:hint="eastAsia"/>
                  <w:b/>
                  <w:bCs/>
                  <w:rPrChange w:id="886" w:author="南" w:date="2026-10-23T11:37:00Z">
                    <w:rPr>
                      <w:rFonts w:hint="eastAsia"/>
                    </w:rPr>
                  </w:rPrChange>
                </w:rPr>
                <w:t>广告宣传规范管理</w:t>
              </w:r>
            </w:ins>
          </w:p>
          <w:p w14:paraId="5A0F2028" w14:textId="77777777" w:rsidR="00C80897" w:rsidRDefault="00C831D6" w:rsidP="00C80897">
            <w:pPr>
              <w:pStyle w:val="ae"/>
              <w:widowControl/>
              <w:spacing w:line="360" w:lineRule="auto"/>
              <w:ind w:leftChars="100" w:left="210" w:firstLineChars="200" w:firstLine="480"/>
              <w:rPr>
                <w:ins w:id="887" w:author="南" w:date="2026-10-23T11:37:00Z"/>
              </w:rPr>
              <w:pPrChange w:id="888" w:author="南" w:date="2026-10-23T11:37:00Z">
                <w:pPr>
                  <w:pStyle w:val="ae"/>
                  <w:widowControl/>
                  <w:numPr>
                    <w:ilvl w:val="255"/>
                  </w:numPr>
                  <w:spacing w:line="360" w:lineRule="auto"/>
                  <w:ind w:left="400"/>
                </w:pPr>
              </w:pPrChange>
            </w:pPr>
            <w:ins w:id="889" w:author="南" w:date="2026-10-23T11:37:00Z">
              <w:r>
                <w:rPr>
                  <w:rFonts w:hint="eastAsia"/>
                </w:rPr>
                <w:t>团队收集整理小红书、抖音、微博等热门平台的广告法律法规、禁限用表述及平台内容规则，按适用场景分类保存并支持更新，为内容生成提供表达约束，为审核子系统识别夸大宣传、不当功效描述等风险提供依据。</w:t>
              </w:r>
            </w:ins>
          </w:p>
          <w:p w14:paraId="1151937F" w14:textId="77777777" w:rsidR="00C80897" w:rsidRDefault="00C80897" w:rsidP="00C80897">
            <w:pPr>
              <w:pStyle w:val="ae"/>
              <w:widowControl/>
              <w:numPr>
                <w:ilvl w:val="255"/>
                <w:numId w:val="0"/>
              </w:numPr>
              <w:spacing w:line="360" w:lineRule="auto"/>
              <w:ind w:left="400"/>
              <w:rPr>
                <w:ins w:id="890" w:author="南" w:date="2026-10-23T11:06:00Z"/>
              </w:rPr>
              <w:pPrChange w:id="891" w:author="南" w:date="2026-10-23T11:36:00Z">
                <w:pPr>
                  <w:pStyle w:val="ae"/>
                  <w:widowControl/>
                  <w:numPr>
                    <w:ilvl w:val="255"/>
                  </w:numPr>
                  <w:spacing w:line="360" w:lineRule="auto"/>
                </w:pPr>
              </w:pPrChange>
            </w:pPr>
          </w:p>
          <w:p w14:paraId="0194375F" w14:textId="77777777" w:rsidR="00C80897" w:rsidRPr="00C80897" w:rsidRDefault="00C831D6" w:rsidP="00C80897">
            <w:pPr>
              <w:pStyle w:val="ae"/>
              <w:widowControl/>
              <w:numPr>
                <w:ilvl w:val="0"/>
                <w:numId w:val="2"/>
                <w:ins w:id="892" w:author="南" w:date="2026-10-22T20:18:00Z"/>
              </w:numPr>
              <w:spacing w:line="360" w:lineRule="auto"/>
              <w:rPr>
                <w:ins w:id="893" w:author="南" w:date="2026-10-21T21:11:00Z"/>
                <w:b/>
                <w:bCs/>
                <w:color w:val="FF0000"/>
                <w:lang w:bidi="ar"/>
                <w:rPrChange w:id="894" w:author="郝鹃" w:date="2026-10-22T22:43:00Z">
                  <w:rPr>
                    <w:ins w:id="895" w:author="南" w:date="2026-10-21T21:11:00Z"/>
                    <w:sz w:val="28"/>
                    <w:szCs w:val="28"/>
                  </w:rPr>
                </w:rPrChange>
              </w:rPr>
              <w:pPrChange w:id="896" w:author="南" w:date="2026-10-22T20:18:00Z">
                <w:pPr>
                  <w:spacing w:line="560" w:lineRule="exact"/>
                  <w:jc w:val="left"/>
                </w:pPr>
              </w:pPrChange>
            </w:pPr>
            <w:ins w:id="897" w:author="郝鹃" w:date="2026-10-22T22:31:00Z">
              <w:del w:id="898" w:author="南" w:date="2026-10-23T11:13:00Z">
                <w:r>
                  <w:rPr>
                    <w:rFonts w:hint="eastAsia"/>
                    <w:b/>
                    <w:bCs/>
                    <w:rPrChange w:id="899" w:author="南" w:date="2026-10-23T11:13:00Z">
                      <w:rPr>
                        <w:rFonts w:hint="eastAsia"/>
                      </w:rPr>
                    </w:rPrChange>
                  </w:rPr>
                  <w:delText>：</w:delText>
                </w:r>
              </w:del>
            </w:ins>
            <w:ins w:id="900" w:author="南" w:date="2026-10-21T21:11:00Z">
              <w:r>
                <w:rPr>
                  <w:rFonts w:hint="eastAsia"/>
                  <w:b/>
                  <w:bCs/>
                  <w:rPrChange w:id="901" w:author="南" w:date="2026-10-23T11:13:00Z">
                    <w:rPr>
                      <w:rFonts w:hint="eastAsia"/>
                      <w:sz w:val="28"/>
                      <w:szCs w:val="28"/>
                    </w:rPr>
                  </w:rPrChange>
                </w:rPr>
                <w:t>多模态内容生成</w:t>
              </w:r>
            </w:ins>
            <w:ins w:id="902" w:author="郝鹃" w:date="2026-10-22T22:36:00Z">
              <w:r w:rsidRPr="00D77721">
                <w:rPr>
                  <w:rFonts w:hint="eastAsia"/>
                  <w:b/>
                  <w:bCs/>
                </w:rPr>
                <w:t>子系统</w:t>
              </w:r>
            </w:ins>
            <w:ins w:id="903" w:author="南" w:date="2026-10-21T21:11:00Z">
              <w:del w:id="904" w:author="郝鹃" w:date="2026-10-22T22:36:00Z">
                <w:r>
                  <w:rPr>
                    <w:rFonts w:hint="eastAsia"/>
                    <w:b/>
                    <w:bCs/>
                    <w:color w:val="FF0000"/>
                    <w:rPrChange w:id="905" w:author="郝鹃" w:date="2026-10-22T22:43:00Z">
                      <w:rPr>
                        <w:rFonts w:hint="eastAsia"/>
                        <w:sz w:val="28"/>
                        <w:szCs w:val="28"/>
                      </w:rPr>
                    </w:rPrChange>
                  </w:rPr>
                  <w:delText>模块</w:delText>
                </w:r>
              </w:del>
            </w:ins>
          </w:p>
          <w:p w14:paraId="2E1CEEE3" w14:textId="77777777" w:rsidR="00C80897" w:rsidRDefault="00C831D6" w:rsidP="00C80897">
            <w:pPr>
              <w:pStyle w:val="ae"/>
              <w:widowControl/>
              <w:spacing w:line="360" w:lineRule="auto"/>
              <w:ind w:firstLineChars="200" w:firstLine="482"/>
              <w:rPr>
                <w:ins w:id="906" w:author="南" w:date="2026-10-23T11:20:00Z"/>
                <w:b/>
                <w:bCs/>
              </w:rPr>
              <w:pPrChange w:id="907" w:author="南" w:date="2026-10-23T11:23:00Z">
                <w:pPr>
                  <w:pStyle w:val="ae"/>
                  <w:widowControl/>
                  <w:numPr>
                    <w:ilvl w:val="255"/>
                  </w:numPr>
                  <w:spacing w:line="360" w:lineRule="auto"/>
                  <w:ind w:firstLineChars="200" w:firstLine="482"/>
                </w:pPr>
              </w:pPrChange>
            </w:pPr>
            <w:ins w:id="908" w:author="南" w:date="2026-10-23T11:20:00Z">
              <w:r>
                <w:rPr>
                  <w:rFonts w:hint="eastAsia"/>
                  <w:b/>
                  <w:bCs/>
                </w:rPr>
                <w:t>多模态内容生成子系统在知识库资料支持下，根据用户需求生成个性化宣传内容，并与后续审核环节衔接。主要功能包括引导式需求</w:t>
              </w:r>
              <w:r>
                <w:rPr>
                  <w:rFonts w:hint="eastAsia"/>
                </w:rPr>
                <w:t>表单</w:t>
              </w:r>
              <w:r>
                <w:rPr>
                  <w:rFonts w:hint="eastAsia"/>
                  <w:b/>
                  <w:bCs/>
                </w:rPr>
                <w:t>填写、</w:t>
              </w:r>
            </w:ins>
            <w:ins w:id="909" w:author="南" w:date="2026-10-23T11:21:00Z">
              <w:r>
                <w:rPr>
                  <w:rFonts w:hint="eastAsia"/>
                </w:rPr>
                <w:t>个性化</w:t>
              </w:r>
            </w:ins>
            <w:ins w:id="910" w:author="南" w:date="2026-10-23T11:20:00Z">
              <w:r>
                <w:rPr>
                  <w:rFonts w:hint="eastAsia"/>
                  <w:b/>
                  <w:bCs/>
                </w:rPr>
                <w:t>推文、海报、视频及直播脚本</w:t>
              </w:r>
            </w:ins>
            <w:ins w:id="911" w:author="南" w:date="2026-10-23T11:21:00Z">
              <w:r>
                <w:rPr>
                  <w:rFonts w:hint="eastAsia"/>
                </w:rPr>
                <w:t>智能</w:t>
              </w:r>
            </w:ins>
            <w:ins w:id="912" w:author="南" w:date="2026-10-23T11:20:00Z">
              <w:r>
                <w:rPr>
                  <w:rFonts w:hint="eastAsia"/>
                  <w:b/>
                  <w:bCs/>
                </w:rPr>
                <w:t>生成。</w:t>
              </w:r>
            </w:ins>
          </w:p>
          <w:p w14:paraId="270536DC" w14:textId="77777777" w:rsidR="00C80897" w:rsidRDefault="00C831D6" w:rsidP="00C80897">
            <w:pPr>
              <w:pStyle w:val="ae"/>
              <w:widowControl/>
              <w:numPr>
                <w:ilvl w:val="0"/>
                <w:numId w:val="5"/>
                <w:ins w:id="913" w:author="南" w:date="2026-10-23T11:21:00Z"/>
              </w:numPr>
              <w:spacing w:line="360" w:lineRule="auto"/>
              <w:ind w:firstLineChars="200" w:firstLine="482"/>
              <w:rPr>
                <w:ins w:id="914" w:author="南" w:date="2026-10-23T11:21:00Z"/>
              </w:rPr>
              <w:pPrChange w:id="915" w:author="南" w:date="2026-10-23T11:21:00Z">
                <w:pPr>
                  <w:spacing w:line="560" w:lineRule="exact"/>
                  <w:jc w:val="left"/>
                </w:pPr>
              </w:pPrChange>
            </w:pPr>
            <w:ins w:id="916" w:author="南" w:date="2026-10-21T21:13:00Z">
              <w:r>
                <w:rPr>
                  <w:rFonts w:hint="eastAsia"/>
                  <w:b/>
                  <w:bCs/>
                  <w:rPrChange w:id="917" w:author="南" w:date="2026-10-22T20:18:00Z">
                    <w:rPr>
                      <w:rFonts w:hint="eastAsia"/>
                      <w:sz w:val="28"/>
                      <w:szCs w:val="28"/>
                    </w:rPr>
                  </w:rPrChange>
                </w:rPr>
                <w:t>引导式</w:t>
              </w:r>
            </w:ins>
            <w:ins w:id="918" w:author="郝鹃" w:date="2026-10-22T22:38:00Z">
              <w:r>
                <w:rPr>
                  <w:rFonts w:hint="eastAsia"/>
                  <w:b/>
                  <w:bCs/>
                </w:rPr>
                <w:t>营销</w:t>
              </w:r>
            </w:ins>
            <w:ins w:id="919" w:author="南" w:date="2026-10-21T21:13:00Z">
              <w:r>
                <w:rPr>
                  <w:rFonts w:hint="eastAsia"/>
                  <w:b/>
                  <w:bCs/>
                  <w:rPrChange w:id="920" w:author="南" w:date="2026-10-22T20:18:00Z">
                    <w:rPr>
                      <w:rFonts w:hint="eastAsia"/>
                      <w:sz w:val="28"/>
                      <w:szCs w:val="28"/>
                    </w:rPr>
                  </w:rPrChange>
                </w:rPr>
                <w:t>需求填写</w:t>
              </w:r>
            </w:ins>
          </w:p>
          <w:p w14:paraId="0E166456" w14:textId="77777777" w:rsidR="00C80897" w:rsidRPr="00C80897" w:rsidRDefault="00C831D6" w:rsidP="00C80897">
            <w:pPr>
              <w:pStyle w:val="ae"/>
              <w:widowControl/>
              <w:spacing w:line="360" w:lineRule="auto"/>
              <w:ind w:leftChars="100" w:left="210" w:firstLineChars="200" w:firstLine="482"/>
              <w:rPr>
                <w:ins w:id="921" w:author="南" w:date="2026-10-21T21:14:00Z"/>
                <w:lang w:bidi="ar"/>
                <w:rPrChange w:id="922" w:author="南" w:date="2026-10-21T21:14:00Z">
                  <w:rPr>
                    <w:ins w:id="923" w:author="南" w:date="2026-10-21T21:14:00Z"/>
                    <w:sz w:val="28"/>
                    <w:szCs w:val="28"/>
                  </w:rPr>
                </w:rPrChange>
              </w:rPr>
              <w:pPrChange w:id="924" w:author="南" w:date="2026-10-23T11:28:00Z">
                <w:pPr>
                  <w:spacing w:line="560" w:lineRule="exact"/>
                  <w:jc w:val="left"/>
                </w:pPr>
              </w:pPrChange>
            </w:pPr>
            <w:ins w:id="925" w:author="郝鹃" w:date="2026-10-22T22:40:00Z">
              <w:r>
                <w:rPr>
                  <w:rFonts w:hint="eastAsia"/>
                  <w:b/>
                  <w:bCs/>
                </w:rPr>
                <w:t>本系统</w:t>
              </w:r>
            </w:ins>
            <w:ins w:id="926" w:author="郝鹃" w:date="2026-10-22T22:38:00Z">
              <w:r>
                <w:rPr>
                  <w:rFonts w:hint="eastAsia"/>
                  <w:b/>
                  <w:bCs/>
                </w:rPr>
                <w:t>精心设计</w:t>
              </w:r>
            </w:ins>
            <w:ins w:id="927" w:author="郝鹃" w:date="2026-10-22T22:40:00Z">
              <w:r>
                <w:rPr>
                  <w:rFonts w:hint="eastAsia"/>
                  <w:b/>
                  <w:bCs/>
                </w:rPr>
                <w:t>了多种</w:t>
              </w:r>
            </w:ins>
            <w:ins w:id="928" w:author="郝鹃" w:date="2026-10-22T22:39:00Z">
              <w:r>
                <w:rPr>
                  <w:rFonts w:hint="eastAsia"/>
                  <w:b/>
                  <w:bCs/>
                </w:rPr>
                <w:t>提示词，</w:t>
              </w:r>
            </w:ins>
            <w:ins w:id="929" w:author="南" w:date="2026-10-23T11:24:00Z">
              <w:r>
                <w:rPr>
                  <w:rFonts w:hint="eastAsia"/>
                  <w:rPrChange w:id="930" w:author="南" w:date="2026-10-23T11:24:00Z">
                    <w:rPr>
                      <w:rFonts w:hint="eastAsia"/>
                      <w:b/>
                      <w:bCs/>
                    </w:rPr>
                  </w:rPrChange>
                </w:rPr>
                <w:t>引导用户</w:t>
              </w:r>
            </w:ins>
            <w:ins w:id="931" w:author="南" w:date="2026-10-21T21:13:00Z">
              <w:r>
                <w:rPr>
                  <w:rFonts w:hint="eastAsia"/>
                  <w:rPrChange w:id="932" w:author="南" w:date="2026-10-21T21:14:00Z">
                    <w:rPr>
                      <w:rFonts w:hint="eastAsia"/>
                      <w:sz w:val="28"/>
                      <w:szCs w:val="28"/>
                    </w:rPr>
                  </w:rPrChange>
                </w:rPr>
                <w:t>通过提示词填空与选项设置目标人群、节日场景、宣传主题</w:t>
              </w:r>
            </w:ins>
            <w:ins w:id="933" w:author="南" w:date="2026-10-23T11:24:00Z">
              <w:r>
                <w:rPr>
                  <w:rFonts w:hint="eastAsia"/>
                </w:rPr>
                <w:t>、表达风格</w:t>
              </w:r>
            </w:ins>
            <w:ins w:id="934" w:author="南" w:date="2026-10-21T21:13:00Z">
              <w:r>
                <w:rPr>
                  <w:rFonts w:hint="eastAsia"/>
                  <w:rPrChange w:id="935" w:author="南" w:date="2026-10-21T21:14:00Z">
                    <w:rPr>
                      <w:rFonts w:hint="eastAsia"/>
                      <w:sz w:val="28"/>
                      <w:szCs w:val="28"/>
                    </w:rPr>
                  </w:rPrChange>
                </w:rPr>
                <w:t>及发布平台，</w:t>
              </w:r>
            </w:ins>
            <w:ins w:id="936" w:author="南" w:date="2026-10-23T11:24:00Z">
              <w:r>
                <w:rPr>
                  <w:rFonts w:hint="eastAsia"/>
                </w:rPr>
                <w:t>并直接勾选产品档案</w:t>
              </w:r>
            </w:ins>
            <w:ins w:id="937" w:author="南" w:date="2026-10-23T11:25:00Z">
              <w:r>
                <w:rPr>
                  <w:rFonts w:hint="eastAsia"/>
                </w:rPr>
                <w:t>，形成完整的营销内容生成需求，无需用户自行编写复杂提示词，以此</w:t>
              </w:r>
            </w:ins>
            <w:ins w:id="938" w:author="南" w:date="2026-10-21T21:13:00Z">
              <w:r>
                <w:rPr>
                  <w:rFonts w:hint="eastAsia"/>
                  <w:rPrChange w:id="939" w:author="南" w:date="2026-10-21T21:14:00Z">
                    <w:rPr>
                      <w:rFonts w:hint="eastAsia"/>
                      <w:sz w:val="28"/>
                      <w:szCs w:val="28"/>
                    </w:rPr>
                  </w:rPrChange>
                </w:rPr>
                <w:t>降低</w:t>
              </w:r>
            </w:ins>
            <w:ins w:id="940" w:author="南" w:date="2026-10-23T11:25:00Z">
              <w:r>
                <w:rPr>
                  <w:rFonts w:hint="eastAsia"/>
                </w:rPr>
                <w:t>用户使用此系统的难度，对</w:t>
              </w:r>
            </w:ins>
            <w:ins w:id="941" w:author="南" w:date="2026-10-23T11:26:00Z">
              <w:r>
                <w:rPr>
                  <w:rFonts w:hint="eastAsia"/>
                </w:rPr>
                <w:t>乡镇企业来说更易上手使用</w:t>
              </w:r>
            </w:ins>
            <w:ins w:id="942" w:author="南" w:date="2026-10-21T21:14:00Z">
              <w:r>
                <w:rPr>
                  <w:rFonts w:hint="eastAsia"/>
                  <w:rPrChange w:id="943" w:author="南" w:date="2026-10-21T21:14:00Z">
                    <w:rPr>
                      <w:rFonts w:hint="eastAsia"/>
                      <w:sz w:val="28"/>
                      <w:szCs w:val="28"/>
                    </w:rPr>
                  </w:rPrChange>
                </w:rPr>
                <w:t>。</w:t>
              </w:r>
            </w:ins>
          </w:p>
          <w:p w14:paraId="0C14013D" w14:textId="77777777" w:rsidR="00C80897" w:rsidRDefault="00C831D6" w:rsidP="00C80897">
            <w:pPr>
              <w:pStyle w:val="ae"/>
              <w:widowControl/>
              <w:numPr>
                <w:ilvl w:val="0"/>
                <w:numId w:val="5"/>
                <w:ins w:id="944" w:author="南" w:date="2026-10-23T11:26:00Z"/>
              </w:numPr>
              <w:spacing w:line="360" w:lineRule="auto"/>
              <w:rPr>
                <w:ins w:id="945" w:author="南" w:date="2026-10-23T11:26:00Z"/>
              </w:rPr>
              <w:pPrChange w:id="946" w:author="南" w:date="2026-10-23T11:26:00Z">
                <w:pPr>
                  <w:spacing w:line="560" w:lineRule="exact"/>
                  <w:jc w:val="left"/>
                </w:pPr>
              </w:pPrChange>
            </w:pPr>
            <w:ins w:id="947" w:author="郝鹃" w:date="2026-10-22T22:40:00Z">
              <w:r>
                <w:rPr>
                  <w:rFonts w:hint="eastAsia"/>
                  <w:b/>
                  <w:bCs/>
                </w:rPr>
                <w:t>推文</w:t>
              </w:r>
            </w:ins>
            <w:ins w:id="948" w:author="郝鹃" w:date="2026-10-22T22:42:00Z">
              <w:r>
                <w:rPr>
                  <w:rFonts w:hint="eastAsia"/>
                  <w:b/>
                  <w:bCs/>
                </w:rPr>
                <w:t>智能</w:t>
              </w:r>
            </w:ins>
            <w:ins w:id="949" w:author="南" w:date="2026-10-21T21:14:00Z">
              <w:del w:id="950" w:author="郝鹃" w:date="2026-10-22T22:40:00Z">
                <w:r>
                  <w:rPr>
                    <w:rFonts w:hint="eastAsia"/>
                    <w:b/>
                    <w:bCs/>
                    <w:rPrChange w:id="951" w:author="南" w:date="2026-10-22T20:19:00Z">
                      <w:rPr>
                        <w:rFonts w:hint="eastAsia"/>
                        <w:sz w:val="28"/>
                        <w:szCs w:val="28"/>
                      </w:rPr>
                    </w:rPrChange>
                  </w:rPr>
                  <w:delText>文案</w:delText>
                </w:r>
              </w:del>
              <w:r>
                <w:rPr>
                  <w:rFonts w:hint="eastAsia"/>
                  <w:b/>
                  <w:bCs/>
                  <w:rPrChange w:id="952" w:author="南" w:date="2026-10-22T20:19:00Z">
                    <w:rPr>
                      <w:rFonts w:hint="eastAsia"/>
                      <w:sz w:val="28"/>
                      <w:szCs w:val="28"/>
                    </w:rPr>
                  </w:rPrChange>
                </w:rPr>
                <w:t>生成</w:t>
              </w:r>
            </w:ins>
          </w:p>
          <w:p w14:paraId="76802FA6" w14:textId="77777777" w:rsidR="00C80897" w:rsidRDefault="00C831D6" w:rsidP="00C80897">
            <w:pPr>
              <w:pStyle w:val="ae"/>
              <w:widowControl/>
              <w:spacing w:line="360" w:lineRule="auto"/>
              <w:ind w:leftChars="100" w:left="210" w:firstLineChars="200" w:firstLine="480"/>
              <w:rPr>
                <w:ins w:id="953" w:author="南" w:date="2026-10-21T21:16:00Z"/>
              </w:rPr>
              <w:pPrChange w:id="954" w:author="南" w:date="2026-10-23T11:29:00Z">
                <w:pPr>
                  <w:spacing w:line="560" w:lineRule="exact"/>
                  <w:jc w:val="left"/>
                </w:pPr>
              </w:pPrChange>
            </w:pPr>
            <w:ins w:id="955" w:author="南" w:date="2026-10-23T11:27:00Z">
              <w:r>
                <w:rPr>
                  <w:rFonts w:hint="eastAsia"/>
                </w:rPr>
                <w:t>本</w:t>
              </w:r>
            </w:ins>
            <w:ins w:id="956" w:author="南" w:date="2026-10-23T11:26:00Z">
              <w:r>
                <w:rPr>
                  <w:rFonts w:hint="eastAsia"/>
                  <w:rPrChange w:id="957" w:author="南" w:date="2026-10-23T11:26:00Z">
                    <w:rPr>
                      <w:rFonts w:hint="eastAsia"/>
                      <w:b/>
                      <w:bCs/>
                    </w:rPr>
                  </w:rPrChange>
                </w:rPr>
                <w:t>系统</w:t>
              </w:r>
            </w:ins>
            <w:ins w:id="958" w:author="南" w:date="2026-10-21T21:14:00Z">
              <w:r>
                <w:rPr>
                  <w:rFonts w:hint="eastAsia"/>
                  <w:rPrChange w:id="959" w:author="南" w:date="2026-10-21T21:14:00Z">
                    <w:rPr>
                      <w:rFonts w:hint="eastAsia"/>
                      <w:sz w:val="28"/>
                      <w:szCs w:val="28"/>
                    </w:rPr>
                  </w:rPrChange>
                </w:rPr>
                <w:t>结合企业</w:t>
              </w:r>
            </w:ins>
            <w:ins w:id="960" w:author="南" w:date="2026-10-21T21:15:00Z">
              <w:r>
                <w:rPr>
                  <w:rFonts w:hint="eastAsia"/>
                </w:rPr>
                <w:t>文化、产品特色与宣传需求，生成</w:t>
              </w:r>
            </w:ins>
            <w:ins w:id="961" w:author="南" w:date="2026-10-23T11:26:00Z">
              <w:r>
                <w:rPr>
                  <w:rFonts w:hint="eastAsia"/>
                </w:rPr>
                <w:t>包含标</w:t>
              </w:r>
            </w:ins>
            <w:ins w:id="962" w:author="南" w:date="2026-10-21T21:15:00Z">
              <w:r>
                <w:rPr>
                  <w:rFonts w:hint="eastAsia"/>
                </w:rPr>
                <w:t>题、正文</w:t>
              </w:r>
            </w:ins>
            <w:ins w:id="963" w:author="南" w:date="2026-10-23T11:26:00Z">
              <w:r>
                <w:rPr>
                  <w:rFonts w:hint="eastAsia"/>
                </w:rPr>
                <w:t>和</w:t>
              </w:r>
            </w:ins>
            <w:ins w:id="964" w:author="南" w:date="2026-10-21T21:15:00Z">
              <w:r>
                <w:rPr>
                  <w:rFonts w:hint="eastAsia"/>
                </w:rPr>
                <w:t>标签</w:t>
              </w:r>
            </w:ins>
            <w:ins w:id="965" w:author="南" w:date="2026-10-23T11:27:00Z">
              <w:r>
                <w:rPr>
                  <w:rFonts w:hint="eastAsia"/>
                </w:rPr>
                <w:t>的营销推文，并根据发布平台调整内容结构</w:t>
              </w:r>
            </w:ins>
            <w:ins w:id="966" w:author="南" w:date="2026-10-21T21:15:00Z">
              <w:r>
                <w:rPr>
                  <w:rFonts w:hint="eastAsia"/>
                </w:rPr>
                <w:t>；</w:t>
              </w:r>
            </w:ins>
            <w:ins w:id="967" w:author="南" w:date="2026-10-23T11:27:00Z">
              <w:r>
                <w:rPr>
                  <w:rFonts w:hint="eastAsia"/>
                </w:rPr>
                <w:t>用户也可</w:t>
              </w:r>
              <w:r>
                <w:rPr>
                  <w:rFonts w:hint="eastAsia"/>
                </w:rPr>
                <w:lastRenderedPageBreak/>
                <w:t>以在</w:t>
              </w:r>
            </w:ins>
            <w:ins w:id="968" w:author="南" w:date="2026-10-23T11:28:00Z">
              <w:r>
                <w:rPr>
                  <w:rFonts w:hint="eastAsia"/>
                </w:rPr>
                <w:t>知识库</w:t>
              </w:r>
            </w:ins>
            <w:ins w:id="969" w:author="南" w:date="2026-10-23T11:27:00Z">
              <w:r>
                <w:rPr>
                  <w:rFonts w:hint="eastAsia"/>
                </w:rPr>
                <w:t>选用热门</w:t>
              </w:r>
            </w:ins>
            <w:ins w:id="970" w:author="南" w:date="2026-10-23T11:28:00Z">
              <w:r>
                <w:rPr>
                  <w:rFonts w:hint="eastAsia"/>
                </w:rPr>
                <w:t>推文</w:t>
              </w:r>
            </w:ins>
            <w:ins w:id="971" w:author="南" w:date="2026-10-23T11:27:00Z">
              <w:r>
                <w:rPr>
                  <w:rFonts w:hint="eastAsia"/>
                </w:rPr>
                <w:t>的表达方式作为参考，要求系统调整语气、篇幅或卖点</w:t>
              </w:r>
            </w:ins>
            <w:ins w:id="972" w:author="南" w:date="2026-10-23T11:28:00Z">
              <w:r>
                <w:rPr>
                  <w:rFonts w:hint="eastAsia"/>
                </w:rPr>
                <w:t>。</w:t>
              </w:r>
            </w:ins>
          </w:p>
          <w:p w14:paraId="2EB0FB7D" w14:textId="77777777" w:rsidR="00C80897" w:rsidRDefault="00C831D6" w:rsidP="00C80897">
            <w:pPr>
              <w:pStyle w:val="ae"/>
              <w:widowControl/>
              <w:numPr>
                <w:ilvl w:val="0"/>
                <w:numId w:val="5"/>
                <w:ins w:id="973" w:author="南" w:date="2026-10-23T11:28:00Z"/>
              </w:numPr>
              <w:spacing w:line="360" w:lineRule="auto"/>
              <w:rPr>
                <w:ins w:id="974" w:author="南" w:date="2026-10-23T11:28:00Z"/>
              </w:rPr>
              <w:pPrChange w:id="975" w:author="南" w:date="2026-10-23T11:28:00Z">
                <w:pPr>
                  <w:spacing w:line="560" w:lineRule="exact"/>
                  <w:jc w:val="left"/>
                </w:pPr>
              </w:pPrChange>
            </w:pPr>
            <w:ins w:id="976" w:author="南" w:date="2026-10-21T21:16:00Z">
              <w:r>
                <w:rPr>
                  <w:rFonts w:hint="eastAsia"/>
                  <w:b/>
                  <w:bCs/>
                  <w:rPrChange w:id="977" w:author="南" w:date="2026-10-22T20:19:00Z">
                    <w:rPr>
                      <w:rFonts w:hint="eastAsia"/>
                    </w:rPr>
                  </w:rPrChange>
                </w:rPr>
                <w:t>海报</w:t>
              </w:r>
            </w:ins>
            <w:ins w:id="978" w:author="郝鹃" w:date="2026-10-22T22:42:00Z">
              <w:r>
                <w:rPr>
                  <w:rFonts w:hint="eastAsia"/>
                  <w:b/>
                  <w:bCs/>
                </w:rPr>
                <w:t>智能</w:t>
              </w:r>
            </w:ins>
            <w:ins w:id="979" w:author="南" w:date="2026-10-21T21:16:00Z">
              <w:r>
                <w:rPr>
                  <w:rFonts w:hint="eastAsia"/>
                  <w:b/>
                  <w:bCs/>
                  <w:rPrChange w:id="980" w:author="南" w:date="2026-10-22T20:19:00Z">
                    <w:rPr>
                      <w:rFonts w:hint="eastAsia"/>
                    </w:rPr>
                  </w:rPrChange>
                </w:rPr>
                <w:t>生成</w:t>
              </w:r>
            </w:ins>
          </w:p>
          <w:p w14:paraId="56ACB629" w14:textId="77777777" w:rsidR="00C80897" w:rsidRPr="00C80897" w:rsidRDefault="00C831D6" w:rsidP="00C80897">
            <w:pPr>
              <w:pStyle w:val="ae"/>
              <w:widowControl/>
              <w:spacing w:line="360" w:lineRule="auto"/>
              <w:ind w:leftChars="100" w:left="210" w:firstLineChars="200" w:firstLine="480"/>
              <w:rPr>
                <w:ins w:id="981" w:author="南" w:date="2026-10-23T11:28:00Z"/>
                <w:rPrChange w:id="982" w:author="南" w:date="2026-10-23T11:28:00Z">
                  <w:rPr>
                    <w:ins w:id="983" w:author="南" w:date="2026-10-23T11:28:00Z"/>
                    <w:b/>
                    <w:bCs/>
                  </w:rPr>
                </w:rPrChange>
              </w:rPr>
              <w:pPrChange w:id="984" w:author="南" w:date="2026-10-23T11:29:00Z">
                <w:pPr>
                  <w:pStyle w:val="ae"/>
                  <w:widowControl/>
                  <w:numPr>
                    <w:ilvl w:val="255"/>
                  </w:numPr>
                  <w:spacing w:line="360" w:lineRule="auto"/>
                  <w:ind w:firstLineChars="200" w:firstLine="482"/>
                </w:pPr>
              </w:pPrChange>
            </w:pPr>
            <w:ins w:id="985" w:author="南" w:date="2026-10-23T11:28:00Z">
              <w:r>
                <w:rPr>
                  <w:rFonts w:hint="eastAsia"/>
                  <w:rPrChange w:id="986" w:author="南" w:date="2026-10-23T11:28:00Z">
                    <w:rPr>
                      <w:rFonts w:hint="eastAsia"/>
                      <w:b/>
                      <w:bCs/>
                    </w:rPr>
                  </w:rPrChange>
                </w:rPr>
                <w:t>系统</w:t>
              </w:r>
            </w:ins>
            <w:ins w:id="987" w:author="南" w:date="2026-10-23T11:29:00Z">
              <w:r>
                <w:rPr>
                  <w:rFonts w:hint="eastAsia"/>
                </w:rPr>
                <w:t>于知识库</w:t>
              </w:r>
            </w:ins>
            <w:ins w:id="988" w:author="南" w:date="2026-10-23T11:28:00Z">
              <w:r>
                <w:rPr>
                  <w:rFonts w:hint="eastAsia"/>
                  <w:rPrChange w:id="989" w:author="南" w:date="2026-10-23T11:28:00Z">
                    <w:rPr>
                      <w:rFonts w:hint="eastAsia"/>
                      <w:b/>
                      <w:bCs/>
                    </w:rPr>
                  </w:rPrChange>
                </w:rPr>
                <w:t>调用所选产品的图片和资料，根据宣传主题及参考样式组织构图、背景和文字排版，生成产品宣传海报。用户可修改标题与</w:t>
              </w:r>
            </w:ins>
            <w:ins w:id="990" w:author="南" w:date="2026-10-23T11:29:00Z">
              <w:r>
                <w:rPr>
                  <w:rFonts w:hint="eastAsia"/>
                </w:rPr>
                <w:t>营销</w:t>
              </w:r>
            </w:ins>
            <w:ins w:id="991" w:author="南" w:date="2026-10-23T11:28:00Z">
              <w:r>
                <w:rPr>
                  <w:rFonts w:hint="eastAsia"/>
                  <w:rPrChange w:id="992" w:author="南" w:date="2026-10-23T11:28:00Z">
                    <w:rPr>
                      <w:rFonts w:hint="eastAsia"/>
                      <w:b/>
                      <w:bCs/>
                    </w:rPr>
                  </w:rPrChange>
                </w:rPr>
                <w:t>文字，编辑图片、调整滤镜及视觉风格，使海报符合实际使用需求。</w:t>
              </w:r>
            </w:ins>
          </w:p>
          <w:p w14:paraId="3AD5353C" w14:textId="77777777" w:rsidR="00C80897" w:rsidRDefault="00C831D6" w:rsidP="00C80897">
            <w:pPr>
              <w:pStyle w:val="ae"/>
              <w:widowControl/>
              <w:numPr>
                <w:ilvl w:val="0"/>
                <w:numId w:val="5"/>
                <w:ins w:id="993" w:author="南" w:date="2026-10-23T11:40:00Z"/>
              </w:numPr>
              <w:spacing w:line="360" w:lineRule="auto"/>
              <w:rPr>
                <w:ins w:id="994" w:author="南" w:date="2026-10-23T11:29:00Z"/>
              </w:rPr>
              <w:pPrChange w:id="995" w:author="南" w:date="2026-10-23T11:40:00Z">
                <w:pPr>
                  <w:spacing w:line="560" w:lineRule="exact"/>
                  <w:jc w:val="left"/>
                </w:pPr>
              </w:pPrChange>
            </w:pPr>
            <w:ins w:id="996" w:author="南" w:date="2026-10-21T21:16:00Z">
              <w:r>
                <w:rPr>
                  <w:rFonts w:hint="eastAsia"/>
                  <w:b/>
                  <w:bCs/>
                  <w:rPrChange w:id="997" w:author="南" w:date="2026-10-22T20:19:00Z">
                    <w:rPr>
                      <w:rFonts w:hint="eastAsia"/>
                    </w:rPr>
                  </w:rPrChange>
                </w:rPr>
                <w:t>视频</w:t>
              </w:r>
            </w:ins>
            <w:ins w:id="998" w:author="郝鹃" w:date="2026-10-22T22:42:00Z">
              <w:r>
                <w:rPr>
                  <w:rFonts w:hint="eastAsia"/>
                  <w:b/>
                  <w:bCs/>
                </w:rPr>
                <w:t>智能</w:t>
              </w:r>
            </w:ins>
            <w:ins w:id="999" w:author="南" w:date="2026-10-21T21:16:00Z">
              <w:r>
                <w:rPr>
                  <w:rFonts w:hint="eastAsia"/>
                  <w:b/>
                  <w:bCs/>
                  <w:rPrChange w:id="1000" w:author="南" w:date="2026-10-22T20:19:00Z">
                    <w:rPr>
                      <w:rFonts w:hint="eastAsia"/>
                    </w:rPr>
                  </w:rPrChange>
                </w:rPr>
                <w:t>生成</w:t>
              </w:r>
            </w:ins>
          </w:p>
          <w:p w14:paraId="20681FAE" w14:textId="77777777" w:rsidR="00C80897" w:rsidRDefault="00C831D6" w:rsidP="00C80897">
            <w:pPr>
              <w:pStyle w:val="ae"/>
              <w:widowControl/>
              <w:spacing w:line="360" w:lineRule="auto"/>
              <w:ind w:leftChars="100" w:left="210" w:firstLineChars="200" w:firstLine="480"/>
              <w:rPr>
                <w:ins w:id="1001" w:author="南" w:date="2026-10-21T21:17:00Z"/>
              </w:rPr>
              <w:pPrChange w:id="1002" w:author="南" w:date="2026-10-23T11:31:00Z">
                <w:pPr>
                  <w:spacing w:line="560" w:lineRule="exact"/>
                  <w:jc w:val="left"/>
                </w:pPr>
              </w:pPrChange>
            </w:pPr>
            <w:ins w:id="1003" w:author="南" w:date="2026-10-23T11:29:00Z">
              <w:r>
                <w:t>系统围绕产品特点和宣传主题组织分镜、口播与字幕，结合企业</w:t>
              </w:r>
            </w:ins>
            <w:ins w:id="1004" w:author="南" w:date="2026-10-23T11:30:00Z">
              <w:r>
                <w:rPr>
                  <w:rFonts w:hint="eastAsia"/>
                </w:rPr>
                <w:t>资料</w:t>
              </w:r>
            </w:ins>
            <w:ins w:id="1005" w:author="南" w:date="2026-10-23T11:29:00Z">
              <w:r>
                <w:t>、</w:t>
              </w:r>
            </w:ins>
            <w:ins w:id="1006" w:author="南" w:date="2026-10-23T11:30:00Z">
              <w:r>
                <w:rPr>
                  <w:rFonts w:hint="eastAsia"/>
                </w:rPr>
                <w:t>产品图片等信息</w:t>
              </w:r>
            </w:ins>
            <w:ins w:id="1007" w:author="南" w:date="2026-10-23T11:29:00Z">
              <w:r>
                <w:t>制作</w:t>
              </w:r>
            </w:ins>
            <w:ins w:id="1008" w:author="南" w:date="2026-10-23T11:30:00Z">
              <w:r>
                <w:rPr>
                  <w:rFonts w:hint="eastAsia"/>
                </w:rPr>
                <w:t>营销</w:t>
              </w:r>
            </w:ins>
            <w:ins w:id="1009" w:author="南" w:date="2026-10-23T11:29:00Z">
              <w:r>
                <w:t>视频，用于产品展示、工艺介绍及节日推广等场景。用户可针对画面、字幕、配音或节奏提出修改要求，调整对应内容。</w:t>
              </w:r>
            </w:ins>
          </w:p>
          <w:p w14:paraId="55942ABB" w14:textId="77777777" w:rsidR="00C80897" w:rsidRDefault="00C831D6" w:rsidP="00C80897">
            <w:pPr>
              <w:pStyle w:val="ae"/>
              <w:widowControl/>
              <w:numPr>
                <w:ilvl w:val="0"/>
                <w:numId w:val="5"/>
                <w:ins w:id="1010" w:author="南" w:date="2026-10-23T11:31:00Z"/>
              </w:numPr>
              <w:spacing w:line="360" w:lineRule="auto"/>
              <w:rPr>
                <w:ins w:id="1011" w:author="南" w:date="2026-10-23T11:31:00Z"/>
              </w:rPr>
              <w:pPrChange w:id="1012" w:author="南" w:date="2026-10-23T11:31:00Z">
                <w:pPr>
                  <w:spacing w:line="560" w:lineRule="exact"/>
                  <w:jc w:val="left"/>
                </w:pPr>
              </w:pPrChange>
            </w:pPr>
            <w:ins w:id="1013" w:author="南" w:date="2026-10-21T21:17:00Z">
              <w:r>
                <w:rPr>
                  <w:rFonts w:hint="eastAsia"/>
                  <w:b/>
                  <w:bCs/>
                  <w:rPrChange w:id="1014" w:author="南" w:date="2026-10-22T20:19:00Z">
                    <w:rPr>
                      <w:rFonts w:hint="eastAsia"/>
                    </w:rPr>
                  </w:rPrChange>
                </w:rPr>
                <w:t>直播脚本</w:t>
              </w:r>
            </w:ins>
            <w:ins w:id="1015" w:author="郝鹃" w:date="2026-10-22T22:42:00Z">
              <w:r>
                <w:rPr>
                  <w:rFonts w:hint="eastAsia"/>
                  <w:b/>
                  <w:bCs/>
                </w:rPr>
                <w:t>智能</w:t>
              </w:r>
            </w:ins>
            <w:ins w:id="1016" w:author="南" w:date="2026-10-21T21:17:00Z">
              <w:r>
                <w:rPr>
                  <w:rFonts w:hint="eastAsia"/>
                  <w:b/>
                  <w:bCs/>
                  <w:rPrChange w:id="1017" w:author="南" w:date="2026-10-22T20:19:00Z">
                    <w:rPr>
                      <w:rFonts w:hint="eastAsia"/>
                    </w:rPr>
                  </w:rPrChange>
                </w:rPr>
                <w:t>生成</w:t>
              </w:r>
            </w:ins>
          </w:p>
          <w:p w14:paraId="30381D94" w14:textId="77777777" w:rsidR="00C80897" w:rsidRPr="00C80897" w:rsidRDefault="00C831D6" w:rsidP="00C80897">
            <w:pPr>
              <w:pStyle w:val="ae"/>
              <w:widowControl/>
              <w:spacing w:line="360" w:lineRule="auto"/>
              <w:ind w:leftChars="100" w:left="210" w:firstLineChars="200" w:firstLine="480"/>
              <w:rPr>
                <w:ins w:id="1018" w:author="南" w:date="2026-10-23T11:31:00Z"/>
                <w:rFonts w:ascii="宋体" w:hAnsi="宋体" w:cs="宋体" w:hint="eastAsia"/>
                <w:rPrChange w:id="1019" w:author="南" w:date="2026-10-23T11:31:00Z">
                  <w:rPr>
                    <w:ins w:id="1020" w:author="南" w:date="2026-10-23T11:31:00Z"/>
                    <w:rFonts w:ascii="宋体" w:hAnsi="宋体" w:cs="宋体" w:hint="eastAsia"/>
                    <w:b/>
                    <w:bCs/>
                  </w:rPr>
                </w:rPrChange>
              </w:rPr>
              <w:pPrChange w:id="1021" w:author="南" w:date="2026-10-23T11:31:00Z">
                <w:pPr>
                  <w:pStyle w:val="ae"/>
                  <w:widowControl/>
                  <w:numPr>
                    <w:numId w:val="2"/>
                  </w:numPr>
                  <w:spacing w:line="360" w:lineRule="auto"/>
                  <w:ind w:left="425" w:hanging="425"/>
                </w:pPr>
              </w:pPrChange>
            </w:pPr>
            <w:ins w:id="1022" w:author="南" w:date="2026-10-23T11:31:00Z">
              <w:r>
                <w:rPr>
                  <w:rFonts w:ascii="宋体" w:hAnsi="宋体" w:cs="宋体" w:hint="eastAsia"/>
                  <w:rPrChange w:id="1023" w:author="南" w:date="2026-10-23T11:31:00Z">
                    <w:rPr>
                      <w:rFonts w:ascii="宋体" w:hAnsi="宋体" w:cs="宋体" w:hint="eastAsia"/>
                      <w:b/>
                      <w:bCs/>
                    </w:rPr>
                  </w:rPrChange>
                </w:rPr>
                <w:t>系统根据产品档案、目标人群和直播主题，编写开场引导、产品介绍、卖点讲解、互动问答及收尾话术，形成可供主播使用的脚本。用户可补充直播时长和活动安排，并调整语言风格、讲解重点及环节顺序。</w:t>
              </w:r>
            </w:ins>
          </w:p>
          <w:p w14:paraId="73D381D7" w14:textId="77777777" w:rsidR="00C80897" w:rsidRDefault="00C831D6" w:rsidP="00C80897">
            <w:pPr>
              <w:pStyle w:val="ae"/>
              <w:widowControl/>
              <w:numPr>
                <w:ilvl w:val="0"/>
                <w:numId w:val="2"/>
                <w:ins w:id="1024" w:author="南" w:date="2026-10-22T20:19:00Z"/>
              </w:numPr>
              <w:spacing w:line="360" w:lineRule="auto"/>
              <w:rPr>
                <w:ins w:id="1025" w:author="南" w:date="2026-10-23T11:34:00Z"/>
                <w:rFonts w:ascii="宋体" w:hAnsi="宋体" w:cs="宋体" w:hint="eastAsia"/>
                <w:b/>
                <w:bCs/>
              </w:rPr>
              <w:pPrChange w:id="1026" w:author="南" w:date="2026-10-22T20:19:00Z">
                <w:pPr>
                  <w:spacing w:line="560" w:lineRule="exact"/>
                  <w:jc w:val="left"/>
                </w:pPr>
              </w:pPrChange>
            </w:pPr>
            <w:ins w:id="1027" w:author="南" w:date="2026-10-21T21:17:00Z">
              <w:r>
                <w:rPr>
                  <w:rFonts w:ascii="宋体" w:hAnsi="宋体" w:cs="宋体" w:hint="eastAsia"/>
                  <w:b/>
                  <w:bCs/>
                  <w:rPrChange w:id="1028" w:author="南" w:date="2026-10-21T21:18:00Z">
                    <w:rPr>
                      <w:rFonts w:hint="eastAsia"/>
                    </w:rPr>
                  </w:rPrChange>
                </w:rPr>
                <w:t>审核</w:t>
              </w:r>
            </w:ins>
            <w:ins w:id="1029" w:author="南" w:date="2026-10-21T21:18:00Z">
              <w:r>
                <w:rPr>
                  <w:rFonts w:ascii="宋体" w:hAnsi="宋体" w:cs="宋体" w:hint="eastAsia"/>
                  <w:b/>
                  <w:bCs/>
                  <w:rPrChange w:id="1030" w:author="南" w:date="2026-10-21T21:18:00Z">
                    <w:rPr>
                      <w:rFonts w:hint="eastAsia"/>
                    </w:rPr>
                  </w:rPrChange>
                </w:rPr>
                <w:t>与交付</w:t>
              </w:r>
            </w:ins>
            <w:ins w:id="1031" w:author="郝鹃" w:date="2026-10-22T22:43:00Z">
              <w:r>
                <w:rPr>
                  <w:rFonts w:ascii="宋体" w:hAnsi="宋体" w:cs="宋体" w:hint="eastAsia"/>
                  <w:b/>
                  <w:bCs/>
                </w:rPr>
                <w:t>子系统</w:t>
              </w:r>
            </w:ins>
          </w:p>
          <w:p w14:paraId="14291576" w14:textId="77777777" w:rsidR="00C80897" w:rsidRDefault="00C831D6" w:rsidP="00C80897">
            <w:pPr>
              <w:pStyle w:val="ae"/>
              <w:widowControl/>
              <w:numPr>
                <w:ilvl w:val="255"/>
                <w:numId w:val="0"/>
              </w:numPr>
              <w:spacing w:line="360" w:lineRule="auto"/>
              <w:ind w:firstLineChars="200" w:firstLine="480"/>
              <w:rPr>
                <w:ins w:id="1032" w:author="南" w:date="2026-10-21T21:18:00Z"/>
                <w:rFonts w:ascii="宋体" w:hAnsi="宋体" w:cs="宋体" w:hint="eastAsia"/>
                <w:b/>
                <w:bCs/>
              </w:rPr>
              <w:pPrChange w:id="1033" w:author="南" w:date="2026-10-23T11:37:00Z">
                <w:pPr>
                  <w:spacing w:line="560" w:lineRule="exact"/>
                  <w:jc w:val="left"/>
                </w:pPr>
              </w:pPrChange>
            </w:pPr>
            <w:ins w:id="1034" w:author="南" w:date="2026-10-23T11:35:00Z">
              <w:r>
                <w:rPr>
                  <w:rFonts w:ascii="宋体" w:hAnsi="宋体" w:cs="宋体" w:hint="eastAsia"/>
                  <w:rPrChange w:id="1035" w:author="南" w:date="2026-10-23T11:35:00Z">
                    <w:rPr>
                      <w:rFonts w:ascii="宋体" w:hAnsi="宋体" w:cs="宋体" w:hint="eastAsia"/>
                      <w:b/>
                      <w:bCs/>
                    </w:rPr>
                  </w:rPrChange>
                </w:rPr>
                <w:t>审核与交付子系统对生成的多模态内容进行检查，结合知识库中的广告宣传规范、禁限用表述及平台规则开展审核，并提供多平台预览和打包保存功能，帮助用户完成内容确认与交付。主要功能如下：</w:t>
              </w:r>
            </w:ins>
            <w:ins w:id="1036" w:author="南" w:date="2026-10-21T21:18:00Z">
              <w:del w:id="1037" w:author="郝鹃" w:date="2026-10-22T22:43:00Z">
                <w:r>
                  <w:rPr>
                    <w:rFonts w:ascii="宋体" w:hAnsi="宋体" w:cs="宋体" w:hint="eastAsia"/>
                    <w:b/>
                    <w:bCs/>
                    <w:rPrChange w:id="1038" w:author="南" w:date="2026-10-21T21:18:00Z">
                      <w:rPr>
                        <w:rFonts w:hint="eastAsia"/>
                      </w:rPr>
                    </w:rPrChange>
                  </w:rPr>
                  <w:delText>模块</w:delText>
                </w:r>
              </w:del>
            </w:ins>
          </w:p>
          <w:p w14:paraId="07290931" w14:textId="77777777" w:rsidR="00C80897" w:rsidRDefault="00C831D6" w:rsidP="00C80897">
            <w:pPr>
              <w:pStyle w:val="ae"/>
              <w:widowControl/>
              <w:spacing w:line="360" w:lineRule="auto"/>
              <w:ind w:left="845" w:hanging="425"/>
              <w:rPr>
                <w:ins w:id="1039" w:author="南" w:date="2026-10-23T11:38:00Z"/>
                <w:rFonts w:ascii="宋体" w:hAnsi="宋体" w:cs="宋体" w:hint="eastAsia"/>
              </w:rPr>
              <w:pPrChange w:id="1040" w:author="南" w:date="2026-10-23T11:40:00Z">
                <w:pPr>
                  <w:spacing w:line="560" w:lineRule="exact"/>
                  <w:jc w:val="left"/>
                </w:pPr>
              </w:pPrChange>
            </w:pPr>
            <w:ins w:id="1041" w:author="南" w:date="2026-10-23T11:40:00Z">
              <w:r>
                <w:rPr>
                  <w:rFonts w:ascii="宋体" w:hAnsi="宋体" w:cs="宋体" w:hint="eastAsia"/>
                  <w:b/>
                  <w:bCs/>
                  <w:lang w:bidi="ar"/>
                  <w:rPrChange w:id="1042" w:author="南" w:date="2026-10-23T11:42:00Z">
                    <w:rPr>
                      <w:rFonts w:ascii="宋体" w:hAnsi="宋体" w:cs="宋体" w:hint="eastAsia"/>
                      <w:lang w:bidi="ar"/>
                    </w:rPr>
                  </w:rPrChange>
                </w:rPr>
                <w:t>①</w:t>
              </w:r>
              <w:r>
                <w:rPr>
                  <w:rFonts w:ascii="宋体" w:hAnsi="宋体" w:cs="宋体" w:hint="eastAsia"/>
                  <w:b/>
                  <w:bCs/>
                  <w:lang w:bidi="ar"/>
                  <w:rPrChange w:id="1043" w:author="南" w:date="2026-10-23T11:42:00Z">
                    <w:rPr>
                      <w:rFonts w:ascii="宋体" w:hAnsi="宋体" w:cs="宋体" w:hint="eastAsia"/>
                      <w:lang w:bidi="ar"/>
                    </w:rPr>
                  </w:rPrChange>
                </w:rPr>
                <w:t xml:space="preserve"> </w:t>
              </w:r>
            </w:ins>
            <w:ins w:id="1044" w:author="南" w:date="2026-10-21T21:18:00Z">
              <w:r w:rsidRPr="00D77721">
                <w:rPr>
                  <w:rFonts w:ascii="宋体" w:hAnsi="宋体" w:cs="宋体" w:hint="eastAsia"/>
                  <w:b/>
                  <w:bCs/>
                </w:rPr>
                <w:t>生成内容审核</w:t>
              </w:r>
            </w:ins>
          </w:p>
          <w:p w14:paraId="4C524E8E" w14:textId="77777777" w:rsidR="00C80897" w:rsidRDefault="00C831D6" w:rsidP="00C80897">
            <w:pPr>
              <w:pStyle w:val="ae"/>
              <w:widowControl/>
              <w:spacing w:line="360" w:lineRule="auto"/>
              <w:ind w:leftChars="100" w:left="210" w:firstLineChars="200" w:firstLine="480"/>
              <w:rPr>
                <w:ins w:id="1045" w:author="南" w:date="2026-10-23T11:39:00Z"/>
                <w:rFonts w:ascii="宋体" w:hAnsi="宋体" w:cs="宋体" w:hint="eastAsia"/>
              </w:rPr>
              <w:pPrChange w:id="1046" w:author="南" w:date="2026-10-23T11:39:00Z">
                <w:pPr>
                  <w:pStyle w:val="ae"/>
                  <w:widowControl/>
                  <w:numPr>
                    <w:ilvl w:val="255"/>
                  </w:numPr>
                  <w:spacing w:line="360" w:lineRule="auto"/>
                  <w:ind w:firstLineChars="200" w:firstLine="482"/>
                </w:pPr>
              </w:pPrChange>
            </w:pPr>
            <w:ins w:id="1047" w:author="南" w:date="2026-10-23T11:38:00Z">
              <w:r>
                <w:rPr>
                  <w:rFonts w:ascii="宋体" w:hAnsi="宋体" w:cs="宋体" w:hint="eastAsia"/>
                  <w:rPrChange w:id="1048" w:author="南" w:date="2026-10-23T11:38:00Z">
                    <w:rPr>
                      <w:rFonts w:ascii="宋体" w:hAnsi="宋体" w:cs="宋体" w:hint="eastAsia"/>
                      <w:b/>
                      <w:bCs/>
                    </w:rPr>
                  </w:rPrChange>
                </w:rPr>
                <w:lastRenderedPageBreak/>
                <w:t>系统</w:t>
              </w:r>
            </w:ins>
            <w:ins w:id="1049" w:author="南" w:date="2026-10-21T21:18:00Z">
              <w:r>
                <w:rPr>
                  <w:rFonts w:ascii="宋体" w:hAnsi="宋体" w:cs="宋体" w:hint="eastAsia"/>
                  <w:rPrChange w:id="1050" w:author="南" w:date="2026-10-21T21:18:00Z">
                    <w:rPr>
                      <w:rFonts w:ascii="宋体" w:hAnsi="宋体" w:cs="宋体" w:hint="eastAsia"/>
                      <w:b/>
                      <w:bCs/>
                    </w:rPr>
                  </w:rPrChange>
                </w:rPr>
                <w:t>结合企业产品档案与宣传规范，核对关键产品信息</w:t>
              </w:r>
            </w:ins>
            <w:ins w:id="1051" w:author="南" w:date="2026-10-23T11:38:00Z">
              <w:r>
                <w:rPr>
                  <w:rFonts w:ascii="宋体" w:hAnsi="宋体" w:cs="宋体" w:hint="eastAsia"/>
                </w:rPr>
                <w:t>，如名称、产地、规格等关键信息，</w:t>
              </w:r>
            </w:ins>
            <w:ins w:id="1052" w:author="南" w:date="2026-10-21T21:18:00Z">
              <w:r>
                <w:rPr>
                  <w:rFonts w:ascii="宋体" w:hAnsi="宋体" w:cs="宋体" w:hint="eastAsia"/>
                  <w:rPrChange w:id="1053" w:author="南" w:date="2026-10-21T21:18:00Z">
                    <w:rPr>
                      <w:rFonts w:ascii="宋体" w:hAnsi="宋体" w:cs="宋体" w:hint="eastAsia"/>
                      <w:b/>
                      <w:bCs/>
                    </w:rPr>
                  </w:rPrChange>
                </w:rPr>
                <w:t>检查</w:t>
              </w:r>
            </w:ins>
            <w:ins w:id="1054" w:author="南" w:date="2026-10-23T11:38:00Z">
              <w:r>
                <w:rPr>
                  <w:rFonts w:ascii="宋体" w:hAnsi="宋体" w:cs="宋体" w:hint="eastAsia"/>
                </w:rPr>
                <w:t>夸大描述和</w:t>
              </w:r>
            </w:ins>
            <w:ins w:id="1055" w:author="南" w:date="2026-10-21T21:18:00Z">
              <w:r>
                <w:rPr>
                  <w:rFonts w:ascii="宋体" w:hAnsi="宋体" w:cs="宋体" w:hint="eastAsia"/>
                  <w:rPrChange w:id="1056" w:author="南" w:date="2026-10-21T21:18:00Z">
                    <w:rPr>
                      <w:rFonts w:ascii="宋体" w:hAnsi="宋体" w:cs="宋体" w:hint="eastAsia"/>
                      <w:b/>
                      <w:bCs/>
                    </w:rPr>
                  </w:rPrChange>
                </w:rPr>
                <w:t>风险表述</w:t>
              </w:r>
            </w:ins>
            <w:ins w:id="1057" w:author="南" w:date="2026-10-23T11:39:00Z">
              <w:r>
                <w:rPr>
                  <w:rFonts w:ascii="宋体" w:hAnsi="宋体" w:cs="宋体" w:hint="eastAsia"/>
                </w:rPr>
                <w:t>。发现问题后，自动退回多模态内容生成子系统对应生成环节修改，再次审核后由用户确认，降低违规表述带来的发布风险。</w:t>
              </w:r>
            </w:ins>
          </w:p>
          <w:p w14:paraId="0C9C6871" w14:textId="77777777" w:rsidR="00C80897" w:rsidRDefault="00C831D6" w:rsidP="00C80897">
            <w:pPr>
              <w:pStyle w:val="ae"/>
              <w:widowControl/>
              <w:spacing w:line="360" w:lineRule="auto"/>
              <w:ind w:firstLineChars="200" w:firstLine="482"/>
              <w:rPr>
                <w:ins w:id="1058" w:author="南" w:date="2026-10-23T11:40:00Z"/>
                <w:rFonts w:ascii="宋体" w:hAnsi="宋体" w:cs="宋体" w:hint="eastAsia"/>
                <w:b/>
                <w:bCs/>
              </w:rPr>
              <w:pPrChange w:id="1059" w:author="南" w:date="2026-10-23T11:40:00Z">
                <w:pPr>
                  <w:spacing w:line="560" w:lineRule="exact"/>
                  <w:jc w:val="left"/>
                </w:pPr>
              </w:pPrChange>
            </w:pPr>
            <w:ins w:id="1060" w:author="南" w:date="2026-10-23T11:40:00Z">
              <w:r>
                <w:rPr>
                  <w:rFonts w:ascii="宋体" w:hAnsi="宋体" w:cs="宋体" w:hint="eastAsia"/>
                  <w:b/>
                  <w:bCs/>
                  <w:lang w:bidi="ar"/>
                  <w:rPrChange w:id="1061" w:author="南" w:date="2026-10-23T11:42:00Z">
                    <w:rPr>
                      <w:rFonts w:ascii="宋体" w:hAnsi="宋体" w:cs="宋体" w:hint="eastAsia"/>
                      <w:lang w:bidi="ar"/>
                    </w:rPr>
                  </w:rPrChange>
                </w:rPr>
                <w:t>②</w:t>
              </w:r>
            </w:ins>
            <w:ins w:id="1062" w:author="南" w:date="2026-10-23T11:41:00Z">
              <w:r>
                <w:rPr>
                  <w:rFonts w:ascii="宋体" w:hAnsi="宋体" w:cs="宋体" w:hint="eastAsia"/>
                  <w:lang w:bidi="ar"/>
                </w:rPr>
                <w:t xml:space="preserve"> </w:t>
              </w:r>
            </w:ins>
            <w:ins w:id="1063" w:author="南" w:date="2026-10-21T21:20:00Z">
              <w:r>
                <w:rPr>
                  <w:rFonts w:ascii="宋体" w:hAnsi="宋体" w:cs="宋体" w:hint="eastAsia"/>
                  <w:b/>
                  <w:bCs/>
                  <w:rPrChange w:id="1064" w:author="南" w:date="2026-10-22T20:19:00Z">
                    <w:rPr>
                      <w:rFonts w:ascii="宋体" w:hAnsi="宋体" w:cs="宋体" w:hint="eastAsia"/>
                    </w:rPr>
                  </w:rPrChange>
                </w:rPr>
                <w:t>多平台效果预览</w:t>
              </w:r>
            </w:ins>
          </w:p>
          <w:p w14:paraId="675F7C22" w14:textId="77777777" w:rsidR="00C80897" w:rsidRPr="00C80897" w:rsidRDefault="00C831D6" w:rsidP="00C80897">
            <w:pPr>
              <w:pStyle w:val="ae"/>
              <w:widowControl/>
              <w:spacing w:line="360" w:lineRule="auto"/>
              <w:ind w:leftChars="100" w:left="210" w:firstLineChars="200" w:firstLine="480"/>
              <w:rPr>
                <w:ins w:id="1065" w:author="南" w:date="2026-10-23T11:41:00Z"/>
                <w:rFonts w:ascii="宋体" w:hAnsi="宋体" w:cs="宋体" w:hint="eastAsia"/>
                <w:rPrChange w:id="1066" w:author="南" w:date="2026-10-23T11:41:00Z">
                  <w:rPr>
                    <w:ins w:id="1067" w:author="南" w:date="2026-10-23T11:41:00Z"/>
                    <w:rFonts w:ascii="宋体" w:hAnsi="宋体" w:cs="宋体" w:hint="eastAsia"/>
                    <w:b/>
                    <w:bCs/>
                  </w:rPr>
                </w:rPrChange>
              </w:rPr>
              <w:pPrChange w:id="1068" w:author="南" w:date="2026-10-23T11:41:00Z">
                <w:pPr>
                  <w:pStyle w:val="ae"/>
                  <w:widowControl/>
                  <w:numPr>
                    <w:ilvl w:val="255"/>
                  </w:numPr>
                  <w:spacing w:line="360" w:lineRule="auto"/>
                  <w:ind w:firstLineChars="200" w:firstLine="482"/>
                </w:pPr>
              </w:pPrChange>
            </w:pPr>
            <w:ins w:id="1069" w:author="南" w:date="2026-10-23T11:41:00Z">
              <w:r>
                <w:rPr>
                  <w:rFonts w:ascii="宋体" w:hAnsi="宋体" w:cs="宋体" w:hint="eastAsia"/>
                  <w:rPrChange w:id="1070" w:author="南" w:date="2026-10-23T11:41:00Z">
                    <w:rPr>
                      <w:rFonts w:ascii="宋体" w:hAnsi="宋体" w:cs="宋体" w:hint="eastAsia"/>
                      <w:b/>
                      <w:bCs/>
                    </w:rPr>
                  </w:rPrChange>
                </w:rPr>
                <w:t>系统根据用户选择的</w:t>
              </w:r>
              <w:r>
                <w:rPr>
                  <w:rFonts w:ascii="宋体" w:hAnsi="宋体" w:cs="宋体" w:hint="eastAsia"/>
                </w:rPr>
                <w:t>发布</w:t>
              </w:r>
              <w:r>
                <w:rPr>
                  <w:rFonts w:ascii="宋体" w:hAnsi="宋体" w:cs="宋体" w:hint="eastAsia"/>
                  <w:rPrChange w:id="1071" w:author="南" w:date="2026-10-23T11:41:00Z">
                    <w:rPr>
                      <w:rFonts w:ascii="宋体" w:hAnsi="宋体" w:cs="宋体" w:hint="eastAsia"/>
                      <w:b/>
                      <w:bCs/>
                    </w:rPr>
                  </w:rPrChange>
                </w:rPr>
                <w:t>平台提供配套预览图，展示文字排版、图片比例及内容布局，方便用户检查呈现效果，并调整文字与画面。</w:t>
              </w:r>
            </w:ins>
          </w:p>
          <w:p w14:paraId="552A1052" w14:textId="77777777" w:rsidR="00C80897" w:rsidRDefault="00C831D6" w:rsidP="00C80897">
            <w:pPr>
              <w:pStyle w:val="ae"/>
              <w:widowControl/>
              <w:numPr>
                <w:ilvl w:val="255"/>
                <w:numId w:val="0"/>
              </w:numPr>
              <w:spacing w:line="360" w:lineRule="auto"/>
              <w:ind w:leftChars="200" w:left="420"/>
              <w:rPr>
                <w:ins w:id="1072" w:author="南" w:date="2026-10-23T11:42:00Z"/>
                <w:rFonts w:ascii="宋体" w:hAnsi="宋体" w:cs="宋体" w:hint="eastAsia"/>
                <w:b/>
                <w:bCs/>
              </w:rPr>
              <w:pPrChange w:id="1073" w:author="南" w:date="2026-10-23T11:42:00Z">
                <w:pPr>
                  <w:spacing w:line="560" w:lineRule="exact"/>
                  <w:jc w:val="left"/>
                </w:pPr>
              </w:pPrChange>
            </w:pPr>
            <w:ins w:id="1074" w:author="南" w:date="2026-10-23T11:42:00Z">
              <w:r>
                <w:rPr>
                  <w:rFonts w:ascii="宋体" w:hAnsi="宋体" w:cs="宋体" w:hint="eastAsia"/>
                  <w:b/>
                  <w:bCs/>
                </w:rPr>
                <w:t>③</w:t>
              </w:r>
              <w:r>
                <w:rPr>
                  <w:rFonts w:ascii="宋体" w:hAnsi="宋体" w:cs="宋体" w:hint="eastAsia"/>
                  <w:b/>
                  <w:bCs/>
                </w:rPr>
                <w:t xml:space="preserve"> </w:t>
              </w:r>
            </w:ins>
            <w:ins w:id="1075" w:author="南" w:date="2026-10-21T21:20:00Z">
              <w:r>
                <w:rPr>
                  <w:rFonts w:ascii="宋体" w:hAnsi="宋体" w:cs="宋体" w:hint="eastAsia"/>
                  <w:b/>
                  <w:bCs/>
                  <w:rPrChange w:id="1076" w:author="南" w:date="2026-10-22T20:19:00Z">
                    <w:rPr>
                      <w:rFonts w:ascii="宋体" w:hAnsi="宋体" w:cs="宋体" w:hint="eastAsia"/>
                    </w:rPr>
                  </w:rPrChange>
                </w:rPr>
                <w:t>物料打包保存</w:t>
              </w:r>
            </w:ins>
          </w:p>
          <w:p w14:paraId="49C1102D" w14:textId="77777777" w:rsidR="00C80897" w:rsidRDefault="00C831D6" w:rsidP="00C80897">
            <w:pPr>
              <w:pStyle w:val="ae"/>
              <w:widowControl/>
              <w:spacing w:line="360" w:lineRule="auto"/>
              <w:ind w:leftChars="100" w:left="210" w:firstLineChars="200" w:firstLine="480"/>
              <w:rPr>
                <w:ins w:id="1077" w:author="南" w:date="2026-10-21T21:23:00Z"/>
                <w:b/>
                <w:bCs/>
                <w:sz w:val="28"/>
                <w:szCs w:val="28"/>
              </w:rPr>
              <w:pPrChange w:id="1078" w:author="南" w:date="2026-10-23T11:43:00Z">
                <w:pPr>
                  <w:spacing w:line="560" w:lineRule="exact"/>
                  <w:jc w:val="left"/>
                </w:pPr>
              </w:pPrChange>
            </w:pPr>
            <w:ins w:id="1079" w:author="南" w:date="2026-10-23T11:42:00Z">
              <w:r>
                <w:rPr>
                  <w:rFonts w:hint="eastAsia"/>
                  <w:rPrChange w:id="1080" w:author="南" w:date="2026-10-23T11:42:00Z">
                    <w:rPr>
                      <w:rFonts w:hint="eastAsia"/>
                      <w:b/>
                      <w:bCs/>
                      <w:sz w:val="28"/>
                      <w:szCs w:val="28"/>
                    </w:rPr>
                  </w:rPrChange>
                </w:rPr>
                <w:t>系统将同一宣传任务中的推文、海报、视频及直播脚本等成果集中整理，支持选择所需物料并</w:t>
              </w:r>
            </w:ins>
            <w:ins w:id="1081" w:author="南" w:date="2026-10-23T11:43:00Z">
              <w:r>
                <w:rPr>
                  <w:rFonts w:hint="eastAsia"/>
                </w:rPr>
                <w:t>统一</w:t>
              </w:r>
            </w:ins>
            <w:ins w:id="1082" w:author="南" w:date="2026-10-23T11:42:00Z">
              <w:r>
                <w:rPr>
                  <w:rFonts w:hint="eastAsia"/>
                  <w:rPrChange w:id="1083" w:author="南" w:date="2026-10-23T11:42:00Z">
                    <w:rPr>
                      <w:rFonts w:hint="eastAsia"/>
                      <w:b/>
                      <w:bCs/>
                      <w:sz w:val="28"/>
                      <w:szCs w:val="28"/>
                    </w:rPr>
                  </w:rPrChange>
                </w:rPr>
                <w:t>打包保存</w:t>
              </w:r>
            </w:ins>
            <w:ins w:id="1084" w:author="南" w:date="2026-10-23T11:43:00Z">
              <w:r>
                <w:rPr>
                  <w:rFonts w:hint="eastAsia"/>
                </w:rPr>
                <w:t>于电脑</w:t>
              </w:r>
            </w:ins>
            <w:ins w:id="1085" w:author="南" w:date="2026-10-23T11:42:00Z">
              <w:r>
                <w:rPr>
                  <w:rFonts w:hint="eastAsia"/>
                  <w:rPrChange w:id="1086" w:author="南" w:date="2026-10-23T11:42:00Z">
                    <w:rPr>
                      <w:rFonts w:hint="eastAsia"/>
                      <w:b/>
                      <w:bCs/>
                      <w:sz w:val="28"/>
                      <w:szCs w:val="28"/>
                    </w:rPr>
                  </w:rPrChange>
                </w:rPr>
                <w:t>，便于后续发布、调用和使用。</w:t>
              </w:r>
            </w:ins>
            <w:ins w:id="1087" w:author="南" w:date="2026-10-23T11:47:00Z">
              <w:r>
                <w:rPr>
                  <w:rFonts w:hint="eastAsia"/>
                </w:rPr>
                <w:t xml:space="preserve"> </w:t>
              </w:r>
            </w:ins>
          </w:p>
          <w:p w14:paraId="0E9667E4" w14:textId="77777777" w:rsidR="00C80897" w:rsidRDefault="00C831D6" w:rsidP="00C80897">
            <w:pPr>
              <w:pStyle w:val="ae"/>
              <w:widowControl/>
              <w:numPr>
                <w:ilvl w:val="255"/>
                <w:numId w:val="0"/>
              </w:numPr>
              <w:spacing w:line="360" w:lineRule="auto"/>
              <w:rPr>
                <w:ins w:id="1088" w:author="南" w:date="2026-10-21T21:58:00Z"/>
                <w:b/>
                <w:bCs/>
                <w:sz w:val="28"/>
                <w:szCs w:val="28"/>
              </w:rPr>
              <w:pPrChange w:id="1089" w:author="南" w:date="2026-10-21T22:08:00Z">
                <w:pPr>
                  <w:spacing w:line="560" w:lineRule="exact"/>
                  <w:jc w:val="left"/>
                </w:pPr>
              </w:pPrChange>
            </w:pPr>
            <w:ins w:id="1090" w:author="南" w:date="2026-10-22T20:19:00Z">
              <w:r>
                <w:rPr>
                  <w:rFonts w:hint="eastAsia"/>
                  <w:b/>
                  <w:bCs/>
                  <w:sz w:val="28"/>
                  <w:szCs w:val="28"/>
                </w:rPr>
                <w:t>2</w:t>
              </w:r>
              <w:r>
                <w:rPr>
                  <w:rFonts w:hint="eastAsia"/>
                  <w:b/>
                  <w:bCs/>
                  <w:sz w:val="28"/>
                  <w:szCs w:val="28"/>
                </w:rPr>
                <w:t>、</w:t>
              </w:r>
            </w:ins>
            <w:ins w:id="1091" w:author="南" w:date="2026-10-21T21:23:00Z">
              <w:r>
                <w:rPr>
                  <w:rFonts w:hint="eastAsia"/>
                  <w:b/>
                  <w:bCs/>
                  <w:sz w:val="28"/>
                  <w:szCs w:val="28"/>
                </w:rPr>
                <w:t>发明目的</w:t>
              </w:r>
            </w:ins>
          </w:p>
          <w:p w14:paraId="3B1C4BA1" w14:textId="77777777" w:rsidR="00C80897" w:rsidRPr="00C80897" w:rsidRDefault="00C831D6" w:rsidP="00C80897">
            <w:pPr>
              <w:pStyle w:val="ae"/>
              <w:widowControl/>
              <w:numPr>
                <w:ilvl w:val="255"/>
                <w:numId w:val="0"/>
              </w:numPr>
              <w:spacing w:line="360" w:lineRule="auto"/>
              <w:ind w:firstLineChars="200" w:firstLine="482"/>
              <w:rPr>
                <w:ins w:id="1092" w:author="南" w:date="2026-10-21T21:23:00Z"/>
                <w:lang w:bidi="ar"/>
                <w:rPrChange w:id="1093" w:author="南" w:date="2026-10-21T21:58:00Z">
                  <w:rPr>
                    <w:ins w:id="1094" w:author="南" w:date="2026-10-21T21:23:00Z"/>
                    <w:b/>
                    <w:bCs/>
                    <w:sz w:val="28"/>
                    <w:szCs w:val="28"/>
                  </w:rPr>
                </w:rPrChange>
              </w:rPr>
              <w:pPrChange w:id="1095" w:author="南" w:date="2026-10-22T20:19:00Z">
                <w:pPr>
                  <w:spacing w:line="560" w:lineRule="exact"/>
                  <w:jc w:val="left"/>
                </w:pPr>
              </w:pPrChange>
            </w:pPr>
            <w:ins w:id="1096" w:author="南" w:date="2026-10-21T21:58:00Z">
              <w:r>
                <w:rPr>
                  <w:rFonts w:hint="eastAsia"/>
                  <w:b/>
                  <w:bCs/>
                  <w:rPrChange w:id="1097" w:author="南" w:date="2026-10-22T20:20:00Z">
                    <w:rPr>
                      <w:rFonts w:hint="eastAsia"/>
                      <w:b/>
                      <w:bCs/>
                      <w:sz w:val="28"/>
                      <w:szCs w:val="28"/>
                    </w:rPr>
                  </w:rPrChange>
                </w:rPr>
                <w:t>在广东省“百千万工程”的指引下，</w:t>
              </w:r>
              <w:r>
                <w:rPr>
                  <w:rFonts w:hint="eastAsia"/>
                  <w:rPrChange w:id="1098" w:author="南" w:date="2026-10-21T21:58:00Z">
                    <w:rPr>
                      <w:rFonts w:hint="eastAsia"/>
                      <w:b/>
                      <w:bCs/>
                      <w:sz w:val="28"/>
                      <w:szCs w:val="28"/>
                    </w:rPr>
                  </w:rPrChange>
                </w:rPr>
                <w:t>团队先后走访了广东省佛山市高明红茶叶企业、广东省河源市板栗企业，并于暑期在黑龙江家乡开展农产品销售宣传情况调研，实地走访多家黑龙江农户。结合走访中了解到的真实宣传需求，本作品面向农产品销售企业，利用领域微调模型与多</w:t>
              </w:r>
              <w:r>
                <w:rPr>
                  <w:rFonts w:hint="eastAsia"/>
                  <w:rPrChange w:id="1099" w:author="南" w:date="2026-10-21T21:58:00Z">
                    <w:rPr>
                      <w:rFonts w:hint="eastAsia"/>
                      <w:b/>
                      <w:bCs/>
                      <w:sz w:val="28"/>
                      <w:szCs w:val="28"/>
                    </w:rPr>
                  </w:rPrChange>
                </w:rPr>
                <w:t>Agent</w:t>
              </w:r>
              <w:r>
                <w:rPr>
                  <w:rFonts w:hint="eastAsia"/>
                  <w:rPrChange w:id="1100" w:author="南" w:date="2026-10-21T21:58:00Z">
                    <w:rPr>
                      <w:rFonts w:hint="eastAsia"/>
                      <w:b/>
                      <w:bCs/>
                      <w:sz w:val="28"/>
                      <w:szCs w:val="28"/>
                    </w:rPr>
                  </w:rPrChange>
                </w:rPr>
                <w:t>技能编排，推动农产品宣传由分散制作向智能协同生产转变，帮助经营者们传递产品特色和品牌价值，为特色农业品牌建设提供数智化支持。</w:t>
              </w:r>
            </w:ins>
          </w:p>
          <w:p w14:paraId="478E2300" w14:textId="77777777" w:rsidR="00C80897" w:rsidRDefault="00C831D6" w:rsidP="00C80897">
            <w:pPr>
              <w:pStyle w:val="ae"/>
              <w:widowControl/>
              <w:spacing w:line="360" w:lineRule="auto"/>
              <w:rPr>
                <w:ins w:id="1101" w:author="南" w:date="2026-10-21T21:33:00Z"/>
              </w:rPr>
              <w:pPrChange w:id="1102" w:author="南" w:date="2026-10-21T22:08:00Z">
                <w:pPr>
                  <w:pStyle w:val="ae"/>
                  <w:widowControl/>
                </w:pPr>
              </w:pPrChange>
            </w:pPr>
            <w:ins w:id="1103" w:author="南" w:date="2026-10-21T21:33:00Z">
              <w:r>
                <w:rPr>
                  <w:rFonts w:hint="eastAsia"/>
                </w:rPr>
                <w:t>具体发明目的包括：</w:t>
              </w:r>
            </w:ins>
          </w:p>
          <w:p w14:paraId="32E183BA" w14:textId="77777777" w:rsidR="00C80897" w:rsidRPr="00C80897" w:rsidRDefault="00C831D6" w:rsidP="00C80897">
            <w:pPr>
              <w:pStyle w:val="ae"/>
              <w:widowControl/>
              <w:numPr>
                <w:ilvl w:val="0"/>
                <w:numId w:val="6"/>
                <w:ins w:id="1104" w:author="南" w:date="2026-10-22T20:20:00Z"/>
              </w:numPr>
              <w:spacing w:line="360" w:lineRule="auto"/>
              <w:rPr>
                <w:ins w:id="1105" w:author="南" w:date="2026-10-21T21:57:00Z"/>
                <w:b/>
                <w:bCs/>
                <w:rPrChange w:id="1106" w:author="南" w:date="2026-10-21T21:59:00Z">
                  <w:rPr>
                    <w:ins w:id="1107" w:author="南" w:date="2026-10-21T21:57:00Z"/>
                  </w:rPr>
                </w:rPrChange>
              </w:rPr>
              <w:pPrChange w:id="1108" w:author="南" w:date="2026-10-22T20:20:00Z">
                <w:pPr>
                  <w:pStyle w:val="ae"/>
                  <w:widowControl/>
                </w:pPr>
              </w:pPrChange>
            </w:pPr>
            <w:ins w:id="1109" w:author="南" w:date="2026-10-21T21:57:00Z">
              <w:r>
                <w:rPr>
                  <w:rFonts w:hint="eastAsia"/>
                  <w:b/>
                  <w:bCs/>
                  <w:rPrChange w:id="1110" w:author="南" w:date="2026-10-21T21:59:00Z">
                    <w:rPr>
                      <w:rFonts w:hint="eastAsia"/>
                    </w:rPr>
                  </w:rPrChange>
                </w:rPr>
                <w:t>让</w:t>
              </w:r>
            </w:ins>
            <w:ins w:id="1111" w:author="南" w:date="2026-10-23T11:52:00Z">
              <w:r>
                <w:rPr>
                  <w:rFonts w:hint="eastAsia"/>
                  <w:b/>
                  <w:bCs/>
                </w:rPr>
                <w:t>营销</w:t>
              </w:r>
            </w:ins>
            <w:ins w:id="1112" w:author="南" w:date="2026-10-21T21:57:00Z">
              <w:r>
                <w:rPr>
                  <w:rFonts w:hint="eastAsia"/>
                  <w:b/>
                  <w:bCs/>
                  <w:rPrChange w:id="1113" w:author="南" w:date="2026-10-21T21:59:00Z">
                    <w:rPr>
                      <w:rFonts w:hint="eastAsia"/>
                    </w:rPr>
                  </w:rPrChange>
                </w:rPr>
                <w:t>内容有效传递农产品特色和品牌价值</w:t>
              </w:r>
            </w:ins>
          </w:p>
          <w:p w14:paraId="1087506A" w14:textId="77777777" w:rsidR="00C80897" w:rsidRDefault="00C831D6" w:rsidP="00C80897">
            <w:pPr>
              <w:pStyle w:val="ae"/>
              <w:widowControl/>
              <w:spacing w:line="360" w:lineRule="auto"/>
              <w:ind w:firstLineChars="200" w:firstLine="480"/>
              <w:rPr>
                <w:ins w:id="1114" w:author="南" w:date="2026-10-21T21:58:00Z"/>
              </w:rPr>
              <w:pPrChange w:id="1115" w:author="南" w:date="2026-10-23T11:47:00Z">
                <w:pPr>
                  <w:pStyle w:val="ae"/>
                  <w:widowControl/>
                </w:pPr>
              </w:pPrChange>
            </w:pPr>
            <w:ins w:id="1116" w:author="南" w:date="2026-10-21T21:57:00Z">
              <w:r>
                <w:rPr>
                  <w:rFonts w:hint="eastAsia"/>
                </w:rPr>
                <w:lastRenderedPageBreak/>
                <w:t>农产品宣传容易停留在“新鲜、美味、优质”等通用描述。本作品结合企业文化、资质荣誉、产品特点和生产工艺，将</w:t>
              </w:r>
            </w:ins>
            <w:ins w:id="1117" w:author="南" w:date="2026-10-21T21:58:00Z">
              <w:r>
                <w:rPr>
                  <w:rFonts w:hint="eastAsia"/>
                </w:rPr>
                <w:t>其特色与价值</w:t>
              </w:r>
            </w:ins>
            <w:ins w:id="1118" w:author="南" w:date="2026-10-21T21:57:00Z">
              <w:r>
                <w:rPr>
                  <w:rFonts w:hint="eastAsia"/>
                </w:rPr>
                <w:t>转化为消费者容易理解的内容，使宣传更符合企业定位，帮助传递品牌价值，为拓展市场和促进销售提供支持。</w:t>
              </w:r>
            </w:ins>
          </w:p>
          <w:p w14:paraId="32249DD1" w14:textId="77777777" w:rsidR="00C80897" w:rsidRPr="00C80897" w:rsidRDefault="00C831D6" w:rsidP="00C80897">
            <w:pPr>
              <w:pStyle w:val="ae"/>
              <w:widowControl/>
              <w:numPr>
                <w:ilvl w:val="0"/>
                <w:numId w:val="6"/>
                <w:ins w:id="1119" w:author="南" w:date="2026-10-22T20:20:00Z"/>
              </w:numPr>
              <w:spacing w:line="360" w:lineRule="auto"/>
              <w:rPr>
                <w:ins w:id="1120" w:author="南" w:date="2026-10-21T21:59:00Z"/>
                <w:b/>
                <w:bCs/>
                <w:rPrChange w:id="1121" w:author="南" w:date="2026-10-21T22:00:00Z">
                  <w:rPr>
                    <w:ins w:id="1122" w:author="南" w:date="2026-10-21T21:59:00Z"/>
                  </w:rPr>
                </w:rPrChange>
              </w:rPr>
              <w:pPrChange w:id="1123" w:author="南" w:date="2026-10-22T20:20:00Z">
                <w:pPr>
                  <w:pStyle w:val="ae"/>
                  <w:widowControl/>
                </w:pPr>
              </w:pPrChange>
            </w:pPr>
            <w:ins w:id="1124" w:author="南" w:date="2026-10-21T21:59:00Z">
              <w:r>
                <w:rPr>
                  <w:rFonts w:hint="eastAsia"/>
                  <w:b/>
                  <w:bCs/>
                  <w:rPrChange w:id="1125" w:author="南" w:date="2026-10-21T22:00:00Z">
                    <w:rPr>
                      <w:rFonts w:hint="eastAsia"/>
                    </w:rPr>
                  </w:rPrChange>
                </w:rPr>
                <w:t>降低宣传制作门槛与成本，减轻农户日常工作负担</w:t>
              </w:r>
            </w:ins>
          </w:p>
          <w:p w14:paraId="41C73451" w14:textId="77777777" w:rsidR="00C80897" w:rsidRDefault="00C831D6" w:rsidP="00C80897">
            <w:pPr>
              <w:pStyle w:val="ae"/>
              <w:widowControl/>
              <w:numPr>
                <w:ilvl w:val="255"/>
                <w:numId w:val="0"/>
              </w:numPr>
              <w:spacing w:line="360" w:lineRule="auto"/>
              <w:ind w:firstLineChars="200" w:firstLine="480"/>
              <w:rPr>
                <w:ins w:id="1126" w:author="南" w:date="2026-10-21T22:00:00Z"/>
              </w:rPr>
              <w:pPrChange w:id="1127" w:author="南" w:date="2026-10-22T20:20:00Z">
                <w:pPr>
                  <w:pStyle w:val="ae"/>
                  <w:widowControl/>
                </w:pPr>
              </w:pPrChange>
            </w:pPr>
            <w:ins w:id="1128" w:author="南" w:date="2026-10-21T21:59:00Z">
              <w:r>
                <w:t>农业经营主体往往缺少专业制作人员，自行学习文案、设计和剪辑耗时较多，长期委托外包也会增加经营成本。作品通过</w:t>
              </w:r>
            </w:ins>
            <w:ins w:id="1129" w:author="南" w:date="2026-10-23T11:48:00Z">
              <w:r>
                <w:rPr>
                  <w:rFonts w:hint="eastAsia"/>
                </w:rPr>
                <w:t>引导</w:t>
              </w:r>
            </w:ins>
            <w:ins w:id="1130" w:author="南" w:date="2026-10-21T21:59:00Z">
              <w:r>
                <w:t>填空、选项和参考样式，让缺少专业经验的用户也能完成内容制作；结合产品档案直接调用与多模态协同生成，减少重复录入、工具切换和人工制作时间，降低对外包服务的依赖，使日常宣传更省力、更经济。</w:t>
              </w:r>
            </w:ins>
          </w:p>
          <w:p w14:paraId="122ED5A7" w14:textId="77777777" w:rsidR="00C80897" w:rsidRPr="00C80897" w:rsidRDefault="00C831D6" w:rsidP="00C80897">
            <w:pPr>
              <w:pStyle w:val="ae"/>
              <w:widowControl/>
              <w:numPr>
                <w:ilvl w:val="0"/>
                <w:numId w:val="6"/>
                <w:ins w:id="1131" w:author="南" w:date="2026-10-22T20:22:00Z"/>
              </w:numPr>
              <w:spacing w:line="360" w:lineRule="auto"/>
              <w:rPr>
                <w:ins w:id="1132" w:author="南" w:date="2026-10-21T22:00:00Z"/>
                <w:b/>
                <w:bCs/>
                <w:rPrChange w:id="1133" w:author="南" w:date="2026-10-21T22:00:00Z">
                  <w:rPr>
                    <w:ins w:id="1134" w:author="南" w:date="2026-10-21T22:00:00Z"/>
                  </w:rPr>
                </w:rPrChange>
              </w:rPr>
              <w:pPrChange w:id="1135" w:author="南" w:date="2026-10-22T20:22:00Z">
                <w:pPr>
                  <w:pStyle w:val="ae"/>
                  <w:widowControl/>
                </w:pPr>
              </w:pPrChange>
            </w:pPr>
            <w:ins w:id="1136" w:author="南" w:date="2026-10-21T22:00:00Z">
              <w:r>
                <w:rPr>
                  <w:rFonts w:hint="eastAsia"/>
                  <w:b/>
                  <w:bCs/>
                  <w:rPrChange w:id="1137" w:author="南" w:date="2026-10-21T22:00:00Z">
                    <w:rPr>
                      <w:rFonts w:hint="eastAsia"/>
                    </w:rPr>
                  </w:rPrChange>
                </w:rPr>
                <w:t>协助降低</w:t>
              </w:r>
            </w:ins>
            <w:ins w:id="1138" w:author="南" w:date="2026-10-23T11:52:00Z">
              <w:r>
                <w:rPr>
                  <w:rFonts w:hint="eastAsia"/>
                  <w:b/>
                  <w:bCs/>
                </w:rPr>
                <w:t>营销</w:t>
              </w:r>
            </w:ins>
            <w:ins w:id="1139" w:author="南" w:date="2026-10-21T22:00:00Z">
              <w:r>
                <w:rPr>
                  <w:rFonts w:hint="eastAsia"/>
                  <w:b/>
                  <w:bCs/>
                  <w:rPrChange w:id="1140" w:author="南" w:date="2026-10-21T22:00:00Z">
                    <w:rPr>
                      <w:rFonts w:hint="eastAsia"/>
                    </w:rPr>
                  </w:rPrChange>
                </w:rPr>
                <w:t>内容违规风险</w:t>
              </w:r>
            </w:ins>
          </w:p>
          <w:p w14:paraId="29C7336C" w14:textId="77777777" w:rsidR="00C80897" w:rsidRDefault="00C831D6" w:rsidP="00C80897">
            <w:pPr>
              <w:pStyle w:val="ae"/>
              <w:widowControl/>
              <w:numPr>
                <w:ilvl w:val="255"/>
                <w:numId w:val="0"/>
              </w:numPr>
              <w:spacing w:line="360" w:lineRule="auto"/>
              <w:ind w:firstLineChars="200" w:firstLine="480"/>
              <w:rPr>
                <w:ins w:id="1141" w:author="南" w:date="2026-10-21T22:01:00Z"/>
              </w:rPr>
              <w:pPrChange w:id="1142" w:author="南" w:date="2026-10-22T20:22:00Z">
                <w:pPr>
                  <w:pStyle w:val="ae"/>
                  <w:widowControl/>
                </w:pPr>
              </w:pPrChange>
            </w:pPr>
            <w:ins w:id="1143" w:author="南" w:date="2026-10-23T11:54:00Z">
              <w:r>
                <w:rPr>
                  <w:rFonts w:hint="eastAsia"/>
                </w:rPr>
                <w:t>通用</w:t>
              </w:r>
            </w:ins>
            <w:ins w:id="1144" w:author="南" w:date="2026-10-21T22:00:00Z">
              <w:r>
                <w:rPr>
                  <w:rFonts w:hint="eastAsia"/>
                </w:rPr>
                <w:t>大模型</w:t>
              </w:r>
              <w:r>
                <w:t>生成内容</w:t>
              </w:r>
              <w:r>
                <w:rPr>
                  <w:rFonts w:hint="eastAsia"/>
                </w:rPr>
                <w:t>或人工编写内容</w:t>
              </w:r>
              <w:r>
                <w:t>可能出现夸大功效、产品信息不准确或不符合</w:t>
              </w:r>
              <w:r>
                <w:rPr>
                  <w:rFonts w:hint="eastAsia"/>
                </w:rPr>
                <w:t>各大</w:t>
              </w:r>
              <w:r>
                <w:t>平台规范等问题。作品结合企业资料与宣传规范进行检查，</w:t>
              </w:r>
            </w:ins>
            <w:ins w:id="1145" w:author="南" w:date="2026-10-21T22:01:00Z">
              <w:r>
                <w:rPr>
                  <w:rFonts w:hint="eastAsia"/>
                </w:rPr>
                <w:t>系统内</w:t>
              </w:r>
            </w:ins>
            <w:ins w:id="1146" w:author="南" w:date="2026-10-23T11:51:00Z">
              <w:r>
                <w:rPr>
                  <w:rFonts w:hint="eastAsia"/>
                </w:rPr>
                <w:t>知识库</w:t>
              </w:r>
            </w:ins>
            <w:ins w:id="1147" w:author="南" w:date="2026-10-21T22:01:00Z">
              <w:r>
                <w:rPr>
                  <w:rFonts w:hint="eastAsia"/>
                </w:rPr>
                <w:t>设置违禁词库及广告法</w:t>
              </w:r>
            </w:ins>
            <w:ins w:id="1148" w:author="南" w:date="2026-10-21T22:00:00Z">
              <w:r>
                <w:t>，并保留人工确认环节，帮助经营者提前发现问题，降低因内容违规导致下架、限流或账号封禁的风险。</w:t>
              </w:r>
            </w:ins>
          </w:p>
          <w:p w14:paraId="5A0C8236" w14:textId="77777777" w:rsidR="00C80897" w:rsidRDefault="00C831D6" w:rsidP="00C80897">
            <w:pPr>
              <w:pStyle w:val="ae"/>
              <w:widowControl/>
              <w:numPr>
                <w:ilvl w:val="0"/>
                <w:numId w:val="7"/>
                <w:ins w:id="1149" w:author="南" w:date="2026-10-21T22:08:00Z"/>
              </w:numPr>
              <w:spacing w:line="360" w:lineRule="auto"/>
              <w:rPr>
                <w:ins w:id="1150" w:author="南" w:date="2026-10-21T22:08:00Z"/>
                <w:rFonts w:ascii="宋体" w:hAnsi="宋体" w:cs="宋体" w:hint="eastAsia"/>
                <w:b/>
                <w:bCs/>
                <w:sz w:val="28"/>
                <w:szCs w:val="28"/>
              </w:rPr>
              <w:pPrChange w:id="1151" w:author="南" w:date="2026-10-21T22:08:00Z">
                <w:pPr>
                  <w:spacing w:line="560" w:lineRule="exact"/>
                  <w:jc w:val="left"/>
                </w:pPr>
              </w:pPrChange>
            </w:pPr>
            <w:ins w:id="1152" w:author="南" w:date="2026-10-21T22:01:00Z">
              <w:r>
                <w:rPr>
                  <w:rFonts w:ascii="宋体" w:hAnsi="宋体" w:cs="宋体" w:hint="eastAsia"/>
                  <w:b/>
                  <w:bCs/>
                  <w:sz w:val="28"/>
                  <w:szCs w:val="28"/>
                  <w:rPrChange w:id="1153" w:author="南" w:date="2026-10-21T22:01:00Z">
                    <w:rPr>
                      <w:rFonts w:hint="eastAsia"/>
                    </w:rPr>
                  </w:rPrChange>
                </w:rPr>
                <w:t>基本思路</w:t>
              </w:r>
            </w:ins>
          </w:p>
          <w:p w14:paraId="2CEC3280" w14:textId="77777777" w:rsidR="00C80897" w:rsidRDefault="00C831D6" w:rsidP="00C80897">
            <w:pPr>
              <w:pStyle w:val="ae"/>
              <w:widowControl/>
              <w:numPr>
                <w:ilvl w:val="255"/>
                <w:numId w:val="0"/>
              </w:numPr>
              <w:spacing w:line="360" w:lineRule="auto"/>
              <w:ind w:firstLineChars="200" w:firstLine="480"/>
              <w:rPr>
                <w:ins w:id="1154" w:author="南" w:date="2026-10-21T22:08:00Z"/>
              </w:rPr>
              <w:pPrChange w:id="1155" w:author="南" w:date="2026-10-22T20:22:00Z">
                <w:pPr>
                  <w:spacing w:line="560" w:lineRule="exact"/>
                  <w:jc w:val="left"/>
                </w:pPr>
              </w:pPrChange>
            </w:pPr>
            <w:ins w:id="1156" w:author="南" w:date="2026-10-21T22:08:00Z">
              <w:r>
                <w:rPr>
                  <w:rFonts w:hint="eastAsia"/>
                </w:rPr>
                <w:t>针对当前</w:t>
              </w:r>
              <w:r>
                <w:rPr>
                  <w:rFonts w:hint="eastAsia"/>
                </w:rPr>
                <w:t>农产品宣传</w:t>
              </w:r>
              <w:r>
                <w:rPr>
                  <w:rFonts w:hint="eastAsia"/>
                </w:rPr>
                <w:t>方面存在的普遍问题，作品研究的基本思路为：</w:t>
              </w:r>
            </w:ins>
          </w:p>
          <w:p w14:paraId="7C5A2D04" w14:textId="77777777" w:rsidR="00C80897" w:rsidRPr="00C80897" w:rsidRDefault="00C831D6" w:rsidP="00C80897">
            <w:pPr>
              <w:pStyle w:val="ae"/>
              <w:widowControl/>
              <w:numPr>
                <w:ilvl w:val="0"/>
                <w:numId w:val="8"/>
                <w:ins w:id="1157" w:author="南" w:date="2026-10-21T22:10:00Z"/>
              </w:numPr>
              <w:spacing w:line="360" w:lineRule="auto"/>
              <w:rPr>
                <w:ins w:id="1158" w:author="南" w:date="2026-10-21T22:10:00Z"/>
                <w:b/>
                <w:bCs/>
                <w:lang w:bidi="ar"/>
                <w:rPrChange w:id="1159" w:author="南" w:date="2026-10-22T20:23:00Z">
                  <w:rPr>
                    <w:ins w:id="1160" w:author="南" w:date="2026-10-21T22:10:00Z"/>
                    <w:sz w:val="24"/>
                  </w:rPr>
                </w:rPrChange>
              </w:rPr>
              <w:pPrChange w:id="1161" w:author="南" w:date="2026-10-21T22:10:00Z">
                <w:pPr>
                  <w:spacing w:line="560" w:lineRule="exact"/>
                  <w:jc w:val="left"/>
                </w:pPr>
              </w:pPrChange>
            </w:pPr>
            <w:ins w:id="1162" w:author="南" w:date="2026-10-21T22:09:00Z">
              <w:r>
                <w:rPr>
                  <w:rFonts w:hint="eastAsia"/>
                  <w:b/>
                  <w:bCs/>
                  <w:rPrChange w:id="1163" w:author="南" w:date="2026-10-22T20:23:00Z">
                    <w:rPr>
                      <w:rFonts w:hint="eastAsia"/>
                    </w:rPr>
                  </w:rPrChange>
                </w:rPr>
                <w:t>走访</w:t>
              </w:r>
            </w:ins>
            <w:ins w:id="1164" w:author="郝鹃" w:date="2026-10-22T22:45:00Z">
              <w:r>
                <w:rPr>
                  <w:rFonts w:hint="eastAsia"/>
                  <w:b/>
                  <w:bCs/>
                </w:rPr>
                <w:t>农产品乡镇企业</w:t>
              </w:r>
            </w:ins>
            <w:ins w:id="1165" w:author="南" w:date="2026-10-21T22:09:00Z">
              <w:del w:id="1166" w:author="郝鹃" w:date="2026-10-22T22:45:00Z">
                <w:r>
                  <w:rPr>
                    <w:rFonts w:hint="eastAsia"/>
                    <w:b/>
                    <w:bCs/>
                    <w:rPrChange w:id="1167" w:author="南" w:date="2026-10-22T20:23:00Z">
                      <w:rPr>
                        <w:rFonts w:hint="eastAsia"/>
                      </w:rPr>
                    </w:rPrChange>
                  </w:rPr>
                  <w:delText>农业</w:delText>
                </w:r>
              </w:del>
              <w:del w:id="1168" w:author="郝鹃" w:date="2026-10-22T22:46:00Z">
                <w:r>
                  <w:rPr>
                    <w:rFonts w:hint="eastAsia"/>
                    <w:b/>
                    <w:bCs/>
                    <w:rPrChange w:id="1169" w:author="南" w:date="2026-10-22T20:23:00Z">
                      <w:rPr>
                        <w:rFonts w:hint="eastAsia"/>
                      </w:rPr>
                    </w:rPrChange>
                  </w:rPr>
                  <w:delText>相关企业</w:delText>
                </w:r>
              </w:del>
              <w:r>
                <w:rPr>
                  <w:rFonts w:hint="eastAsia"/>
                  <w:b/>
                  <w:bCs/>
                  <w:rPrChange w:id="1170" w:author="南" w:date="2026-10-22T20:23:00Z">
                    <w:rPr>
                      <w:rFonts w:hint="eastAsia"/>
                    </w:rPr>
                  </w:rPrChange>
                </w:rPr>
                <w:t>，了解</w:t>
              </w:r>
            </w:ins>
            <w:ins w:id="1171" w:author="郝鹃" w:date="2026-10-22T22:46:00Z">
              <w:r>
                <w:rPr>
                  <w:rFonts w:hint="eastAsia"/>
                  <w:b/>
                  <w:bCs/>
                </w:rPr>
                <w:t>农产品</w:t>
              </w:r>
            </w:ins>
            <w:ins w:id="1172" w:author="南" w:date="2026-10-21T22:09:00Z">
              <w:del w:id="1173" w:author="郝鹃" w:date="2026-10-22T22:46:00Z">
                <w:r>
                  <w:rPr>
                    <w:rFonts w:hint="eastAsia"/>
                    <w:b/>
                    <w:bCs/>
                    <w:rPrChange w:id="1174" w:author="南" w:date="2026-10-22T20:23:00Z">
                      <w:rPr>
                        <w:rFonts w:hint="eastAsia"/>
                      </w:rPr>
                    </w:rPrChange>
                  </w:rPr>
                  <w:delText>宣传</w:delText>
                </w:r>
              </w:del>
            </w:ins>
            <w:ins w:id="1175" w:author="郝鹃" w:date="2026-10-22T22:46:00Z">
              <w:r>
                <w:rPr>
                  <w:rFonts w:hint="eastAsia"/>
                  <w:b/>
                  <w:bCs/>
                </w:rPr>
                <w:t>营销</w:t>
              </w:r>
            </w:ins>
            <w:ins w:id="1176" w:author="南" w:date="2026-10-21T22:10:00Z">
              <w:r>
                <w:rPr>
                  <w:rFonts w:hint="eastAsia"/>
                  <w:b/>
                  <w:bCs/>
                  <w:rPrChange w:id="1177" w:author="南" w:date="2026-10-22T20:23:00Z">
                    <w:rPr>
                      <w:rFonts w:hint="eastAsia"/>
                    </w:rPr>
                  </w:rPrChange>
                </w:rPr>
                <w:t>现状与经营需求</w:t>
              </w:r>
            </w:ins>
          </w:p>
          <w:p w14:paraId="2A7DEE76" w14:textId="77777777" w:rsidR="00C80897" w:rsidRDefault="00C831D6" w:rsidP="00C80897">
            <w:pPr>
              <w:pStyle w:val="ae"/>
              <w:widowControl/>
              <w:numPr>
                <w:ilvl w:val="255"/>
                <w:numId w:val="0"/>
              </w:numPr>
              <w:spacing w:line="360" w:lineRule="auto"/>
              <w:ind w:firstLineChars="200" w:firstLine="480"/>
              <w:rPr>
                <w:ins w:id="1178" w:author="南" w:date="2026-10-21T22:12:00Z"/>
              </w:rPr>
              <w:pPrChange w:id="1179" w:author="南" w:date="2026-10-21T22:10:00Z">
                <w:pPr>
                  <w:spacing w:line="560" w:lineRule="exact"/>
                  <w:jc w:val="left"/>
                </w:pPr>
              </w:pPrChange>
            </w:pPr>
            <w:ins w:id="1180" w:author="南" w:date="2026-10-21T22:12:00Z">
              <w:r>
                <w:t>团队于</w:t>
              </w:r>
              <w:r>
                <w:t>2026</w:t>
              </w:r>
              <w:r>
                <w:t>年</w:t>
              </w:r>
              <w:r>
                <w:t>3</w:t>
              </w:r>
              <w:r>
                <w:t>月前往佛山市高明红茶叶企业，通过座谈交流、制茶工厂与茶园参观，了解企业经营情况、品牌定位及线上宣传</w:t>
              </w:r>
              <w:r>
                <w:lastRenderedPageBreak/>
                <w:t>需求；同时走访河源市板栗企业，并于暑期在黑龙江家乡开展农业</w:t>
              </w:r>
              <w:r>
                <w:rPr>
                  <w:rFonts w:hint="eastAsia"/>
                </w:rPr>
                <w:t>宣传情况</w:t>
              </w:r>
              <w:r>
                <w:t>调研，为作品设计积累一手资料与真实素材。</w:t>
              </w:r>
            </w:ins>
          </w:p>
          <w:p w14:paraId="3C31F005" w14:textId="77777777" w:rsidR="00C80897" w:rsidRPr="00C80897" w:rsidRDefault="00C831D6" w:rsidP="00C80897">
            <w:pPr>
              <w:pStyle w:val="ae"/>
              <w:widowControl/>
              <w:numPr>
                <w:ilvl w:val="255"/>
                <w:numId w:val="0"/>
              </w:numPr>
              <w:spacing w:line="360" w:lineRule="auto"/>
              <w:ind w:firstLineChars="200" w:firstLine="480"/>
              <w:rPr>
                <w:ins w:id="1181" w:author="南" w:date="2026-10-21T22:12:00Z"/>
                <w:rFonts w:asciiTheme="minorEastAsia" w:eastAsiaTheme="minorEastAsia" w:hAnsiTheme="minorEastAsia" w:cstheme="minorEastAsia"/>
                <w:b/>
                <w:bCs/>
                <w:lang w:bidi="ar"/>
                <w:rPrChange w:id="1182" w:author="南" w:date="2026-10-22T20:23:00Z">
                  <w:rPr>
                    <w:ins w:id="1183" w:author="南" w:date="2026-10-21T22:12:00Z"/>
                    <w:sz w:val="24"/>
                  </w:rPr>
                </w:rPrChange>
              </w:rPr>
              <w:pPrChange w:id="1184" w:author="南" w:date="2026-10-21T22:10:00Z">
                <w:pPr>
                  <w:spacing w:line="560" w:lineRule="exact"/>
                  <w:jc w:val="left"/>
                </w:pPr>
              </w:pPrChange>
            </w:pPr>
            <w:ins w:id="1185" w:author="南" w:date="2026-10-21T22:12:00Z">
              <w:r>
                <w:t>通过调查分析，项目组发现，以高明红为代表的受访企业在宣传方面存在以下特点和问题：</w:t>
              </w:r>
              <w:r>
                <w:rPr>
                  <w:rFonts w:asciiTheme="minorEastAsia" w:eastAsiaTheme="minorEastAsia" w:hAnsiTheme="minorEastAsia" w:cstheme="minorEastAsia" w:hint="eastAsia"/>
                  <w:b/>
                  <w:bCs/>
                  <w:rPrChange w:id="1186" w:author="南" w:date="2026-10-22T20:23:00Z">
                    <w:rPr>
                      <w:rFonts w:hint="eastAsia"/>
                    </w:rPr>
                  </w:rPrChange>
                </w:rPr>
                <w:t>【</w:t>
              </w:r>
              <w:r>
                <w:rPr>
                  <w:rFonts w:asciiTheme="minorEastAsia" w:eastAsiaTheme="minorEastAsia" w:hAnsiTheme="minorEastAsia" w:cstheme="minorEastAsia" w:hint="eastAsia"/>
                  <w:b/>
                  <w:bCs/>
                  <w:rPrChange w:id="1187" w:author="南" w:date="2026-10-22T20:23:00Z">
                    <w:rPr>
                      <w:rFonts w:hint="eastAsia"/>
                    </w:rPr>
                  </w:rPrChange>
                </w:rPr>
                <w:t>1</w:t>
              </w:r>
              <w:r>
                <w:rPr>
                  <w:rFonts w:asciiTheme="minorEastAsia" w:eastAsiaTheme="minorEastAsia" w:hAnsiTheme="minorEastAsia" w:cstheme="minorEastAsia" w:hint="eastAsia"/>
                  <w:b/>
                  <w:bCs/>
                  <w:rPrChange w:id="1188" w:author="南" w:date="2026-10-22T20:23:00Z">
                    <w:rPr>
                      <w:rFonts w:hint="eastAsia"/>
                    </w:rPr>
                  </w:rPrChange>
                </w:rPr>
                <w:t>】已布局微信公众号、微信小程序及抖音等渠道，但内容更新频率较低，尚未形成稳定的线上运营体系；【</w:t>
              </w:r>
              <w:r>
                <w:rPr>
                  <w:rFonts w:asciiTheme="minorEastAsia" w:eastAsiaTheme="minorEastAsia" w:hAnsiTheme="minorEastAsia" w:cstheme="minorEastAsia" w:hint="eastAsia"/>
                  <w:b/>
                  <w:bCs/>
                  <w:rPrChange w:id="1189" w:author="南" w:date="2026-10-22T20:23:00Z">
                    <w:rPr>
                      <w:rFonts w:hint="eastAsia"/>
                    </w:rPr>
                  </w:rPrChange>
                </w:rPr>
                <w:t>2</w:t>
              </w:r>
              <w:r>
                <w:rPr>
                  <w:rFonts w:asciiTheme="minorEastAsia" w:eastAsiaTheme="minorEastAsia" w:hAnsiTheme="minorEastAsia" w:cstheme="minorEastAsia" w:hint="eastAsia"/>
                  <w:b/>
                  <w:bCs/>
                  <w:rPrChange w:id="1190" w:author="南" w:date="2026-10-22T20:23:00Z">
                    <w:rPr>
                      <w:rFonts w:hint="eastAsia"/>
                    </w:rPr>
                  </w:rPrChange>
                </w:rPr>
                <w:t>】有企业反映，其接触的低价促销、团购引流等推广方式与自身中高端定位不够契合；【</w:t>
              </w:r>
              <w:r>
                <w:rPr>
                  <w:rFonts w:asciiTheme="minorEastAsia" w:eastAsiaTheme="minorEastAsia" w:hAnsiTheme="minorEastAsia" w:cstheme="minorEastAsia" w:hint="eastAsia"/>
                  <w:b/>
                  <w:bCs/>
                  <w:rPrChange w:id="1191" w:author="南" w:date="2026-10-22T20:23:00Z">
                    <w:rPr>
                      <w:rFonts w:hint="eastAsia"/>
                    </w:rPr>
                  </w:rPrChange>
                </w:rPr>
                <w:t>3</w:t>
              </w:r>
              <w:r>
                <w:rPr>
                  <w:rFonts w:asciiTheme="minorEastAsia" w:eastAsiaTheme="minorEastAsia" w:hAnsiTheme="minorEastAsia" w:cstheme="minorEastAsia" w:hint="eastAsia"/>
                  <w:b/>
                  <w:bCs/>
                  <w:rPrChange w:id="1192" w:author="南" w:date="2026-10-22T20:23:00Z">
                    <w:rPr>
                      <w:rFonts w:hint="eastAsia"/>
                    </w:rPr>
                  </w:rPrChange>
                </w:rPr>
                <w:t>】曾尝试达人推广等新型</w:t>
              </w:r>
            </w:ins>
            <w:ins w:id="1193" w:author="南" w:date="2026-10-21T22:13:00Z">
              <w:r>
                <w:rPr>
                  <w:rFonts w:asciiTheme="minorEastAsia" w:eastAsiaTheme="minorEastAsia" w:hAnsiTheme="minorEastAsia" w:cstheme="minorEastAsia" w:hint="eastAsia"/>
                  <w:b/>
                  <w:bCs/>
                  <w:rPrChange w:id="1194" w:author="南" w:date="2026-10-22T20:23:00Z">
                    <w:rPr>
                      <w:rFonts w:hint="eastAsia"/>
                    </w:rPr>
                  </w:rPrChange>
                </w:rPr>
                <w:t>宣传方式</w:t>
              </w:r>
            </w:ins>
            <w:ins w:id="1195" w:author="南" w:date="2026-10-21T22:12:00Z">
              <w:r>
                <w:rPr>
                  <w:rFonts w:asciiTheme="minorEastAsia" w:eastAsiaTheme="minorEastAsia" w:hAnsiTheme="minorEastAsia" w:cstheme="minorEastAsia" w:hint="eastAsia"/>
                  <w:b/>
                  <w:bCs/>
                  <w:rPrChange w:id="1196" w:author="南" w:date="2026-10-22T20:23:00Z">
                    <w:rPr>
                      <w:rFonts w:hint="eastAsia"/>
                    </w:rPr>
                  </w:rPrChange>
                </w:rPr>
                <w:t>，但效果未达预期，目标客群触达与持续转化仍有困难；【</w:t>
              </w:r>
              <w:r>
                <w:rPr>
                  <w:rFonts w:asciiTheme="minorEastAsia" w:eastAsiaTheme="minorEastAsia" w:hAnsiTheme="minorEastAsia" w:cstheme="minorEastAsia" w:hint="eastAsia"/>
                  <w:b/>
                  <w:bCs/>
                  <w:rPrChange w:id="1197" w:author="南" w:date="2026-10-22T20:23:00Z">
                    <w:rPr>
                      <w:rFonts w:hint="eastAsia"/>
                    </w:rPr>
                  </w:rPrChange>
                </w:rPr>
                <w:t>4</w:t>
              </w:r>
              <w:r>
                <w:rPr>
                  <w:rFonts w:asciiTheme="minorEastAsia" w:eastAsiaTheme="minorEastAsia" w:hAnsiTheme="minorEastAsia" w:cstheme="minorEastAsia" w:hint="eastAsia"/>
                  <w:b/>
                  <w:bCs/>
                  <w:rPrChange w:id="1198" w:author="南" w:date="2026-10-22T20:23:00Z">
                    <w:rPr>
                      <w:rFonts w:hint="eastAsia"/>
                    </w:rPr>
                  </w:rPrChange>
                </w:rPr>
                <w:t>】企业希望突出产品品质、生产工艺和品牌故事，通用化宣传难以充分体现这些差异；【</w:t>
              </w:r>
              <w:r>
                <w:rPr>
                  <w:rFonts w:asciiTheme="minorEastAsia" w:eastAsiaTheme="minorEastAsia" w:hAnsiTheme="minorEastAsia" w:cstheme="minorEastAsia" w:hint="eastAsia"/>
                  <w:b/>
                  <w:bCs/>
                  <w:rPrChange w:id="1199" w:author="南" w:date="2026-10-22T20:23:00Z">
                    <w:rPr>
                      <w:rFonts w:hint="eastAsia"/>
                    </w:rPr>
                  </w:rPrChange>
                </w:rPr>
                <w:t>5</w:t>
              </w:r>
              <w:r>
                <w:rPr>
                  <w:rFonts w:asciiTheme="minorEastAsia" w:eastAsiaTheme="minorEastAsia" w:hAnsiTheme="minorEastAsia" w:cstheme="minorEastAsia" w:hint="eastAsia"/>
                  <w:b/>
                  <w:bCs/>
                  <w:rPrChange w:id="1200" w:author="南" w:date="2026-10-22T20:23:00Z">
                    <w:rPr>
                      <w:rFonts w:hint="eastAsia"/>
                    </w:rPr>
                  </w:rPrChange>
                </w:rPr>
                <w:t>】文案与图像需要保持协调，避免同质化表达削弱品牌辨识度；【</w:t>
              </w:r>
              <w:r>
                <w:rPr>
                  <w:rFonts w:asciiTheme="minorEastAsia" w:eastAsiaTheme="minorEastAsia" w:hAnsiTheme="minorEastAsia" w:cstheme="minorEastAsia" w:hint="eastAsia"/>
                  <w:b/>
                  <w:bCs/>
                  <w:rPrChange w:id="1201" w:author="南" w:date="2026-10-22T20:23:00Z">
                    <w:rPr>
                      <w:rFonts w:hint="eastAsia"/>
                    </w:rPr>
                  </w:rPrChange>
                </w:rPr>
                <w:t>6</w:t>
              </w:r>
              <w:r>
                <w:rPr>
                  <w:rFonts w:asciiTheme="minorEastAsia" w:eastAsiaTheme="minorEastAsia" w:hAnsiTheme="minorEastAsia" w:cstheme="minorEastAsia" w:hint="eastAsia"/>
                  <w:b/>
                  <w:bCs/>
                  <w:rPrChange w:id="1202" w:author="南" w:date="2026-10-22T20:23:00Z">
                    <w:rPr>
                      <w:rFonts w:hint="eastAsia"/>
                    </w:rPr>
                  </w:rPrChange>
                </w:rPr>
                <w:t>】部分企业线下销售较为稳定，短期线上拓展需求并不迫切，宣传工具需要适应其经营节奏。</w:t>
              </w:r>
            </w:ins>
          </w:p>
          <w:p w14:paraId="62D1D0C6" w14:textId="77777777" w:rsidR="00C80897" w:rsidRDefault="00C831D6" w:rsidP="00C80897">
            <w:pPr>
              <w:pStyle w:val="ae"/>
              <w:widowControl/>
              <w:numPr>
                <w:ilvl w:val="255"/>
                <w:numId w:val="0"/>
              </w:numPr>
              <w:spacing w:line="360" w:lineRule="auto"/>
              <w:ind w:firstLineChars="200" w:firstLine="480"/>
              <w:rPr>
                <w:ins w:id="1203" w:author="南" w:date="2026-10-21T22:13:00Z"/>
              </w:rPr>
              <w:pPrChange w:id="1204" w:author="南" w:date="2026-10-21T22:10:00Z">
                <w:pPr>
                  <w:spacing w:line="560" w:lineRule="exact"/>
                  <w:jc w:val="left"/>
                </w:pPr>
              </w:pPrChange>
            </w:pPr>
            <w:ins w:id="1205" w:author="南" w:date="2026-10-21T22:12:00Z">
              <w:r>
                <w:t>上述发现使团队将产品特色表达、品牌风格协调及按需制作作为功能设计的重点。图</w:t>
              </w:r>
              <w:r>
                <w:t>2</w:t>
              </w:r>
              <w:r>
                <w:t>、图</w:t>
              </w:r>
              <w:r>
                <w:t>3</w:t>
              </w:r>
              <w:r>
                <w:t>为项目组实地调研照片。</w:t>
              </w:r>
            </w:ins>
          </w:p>
          <w:p w14:paraId="2643176B" w14:textId="77777777" w:rsidR="00C80897" w:rsidRDefault="00C831D6" w:rsidP="00C80897">
            <w:pPr>
              <w:pStyle w:val="ae"/>
              <w:widowControl/>
              <w:numPr>
                <w:ilvl w:val="255"/>
                <w:numId w:val="0"/>
              </w:numPr>
              <w:spacing w:line="360" w:lineRule="auto"/>
              <w:ind w:firstLineChars="200" w:firstLine="480"/>
              <w:rPr>
                <w:ins w:id="1206" w:author="南" w:date="2026-10-21T22:14:00Z"/>
              </w:rPr>
              <w:pPrChange w:id="1207" w:author="南" w:date="2026-10-21T22:10:00Z">
                <w:pPr>
                  <w:spacing w:line="560" w:lineRule="exact"/>
                  <w:jc w:val="left"/>
                </w:pPr>
              </w:pPrChange>
            </w:pPr>
            <w:ins w:id="1208" w:author="南" w:date="2026-10-21T22:13:00Z">
              <w:r>
                <w:rPr>
                  <w:rFonts w:hint="eastAsia"/>
                  <w:noProof/>
                </w:rPr>
                <w:drawing>
                  <wp:inline distT="0" distB="0" distL="114300" distR="114300" wp14:anchorId="154F576C" wp14:editId="1FD996E3">
                    <wp:extent cx="4149725" cy="3112135"/>
                    <wp:effectExtent l="0" t="0" r="3175" b="2540"/>
                    <wp:docPr id="9" name="图片 9" descr="f6ef51b6861ba608c04b2a33bd635247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6ef51b6861ba608c04b2a33bd635247_"/>
                            <pic:cNvPicPr>
                              <a:picLocks noChangeAspect="1"/>
                            </pic:cNvPicPr>
                          </pic:nvPicPr>
                          <pic:blipFill>
                            <a:blip r:embed="rId11"/>
                            <a:stretch>
                              <a:fillRect/>
                            </a:stretch>
                          </pic:blipFill>
                          <pic:spPr>
                            <a:xfrm>
                              <a:off x="0" y="0"/>
                              <a:ext cx="4149725" cy="3112135"/>
                            </a:xfrm>
                            <a:prstGeom prst="rect">
                              <a:avLst/>
                            </a:prstGeom>
                          </pic:spPr>
                        </pic:pic>
                      </a:graphicData>
                    </a:graphic>
                  </wp:inline>
                </w:drawing>
              </w:r>
            </w:ins>
          </w:p>
          <w:p w14:paraId="76E63564" w14:textId="77777777" w:rsidR="00C80897" w:rsidRPr="00C80897" w:rsidRDefault="00C831D6" w:rsidP="00C80897">
            <w:pPr>
              <w:pStyle w:val="ae"/>
              <w:widowControl/>
              <w:numPr>
                <w:ilvl w:val="255"/>
                <w:numId w:val="0"/>
              </w:numPr>
              <w:spacing w:line="360" w:lineRule="auto"/>
              <w:ind w:firstLineChars="200" w:firstLine="422"/>
              <w:jc w:val="center"/>
              <w:rPr>
                <w:ins w:id="1209" w:author="南" w:date="2026-10-21T22:14:00Z"/>
                <w:rFonts w:asciiTheme="minorEastAsia" w:eastAsiaTheme="minorEastAsia" w:hAnsiTheme="minorEastAsia" w:cstheme="minorEastAsia"/>
                <w:b/>
                <w:bCs/>
                <w:szCs w:val="21"/>
                <w:lang w:bidi="ar"/>
                <w:rPrChange w:id="1210" w:author="南" w:date="2026-10-22T20:25:00Z">
                  <w:rPr>
                    <w:ins w:id="1211" w:author="南" w:date="2026-10-21T22:14:00Z"/>
                    <w:b/>
                    <w:bCs/>
                  </w:rPr>
                </w:rPrChange>
              </w:rPr>
              <w:pPrChange w:id="1212" w:author="南" w:date="2026-10-21T22:14:00Z">
                <w:pPr>
                  <w:spacing w:line="560" w:lineRule="exact"/>
                  <w:jc w:val="left"/>
                </w:pPr>
              </w:pPrChange>
            </w:pPr>
            <w:ins w:id="1213" w:author="南" w:date="2026-10-21T22:14:00Z">
              <w:r>
                <w:rPr>
                  <w:rFonts w:asciiTheme="minorEastAsia" w:eastAsiaTheme="minorEastAsia" w:hAnsiTheme="minorEastAsia" w:cstheme="minorEastAsia" w:hint="eastAsia"/>
                  <w:b/>
                  <w:bCs/>
                  <w:sz w:val="21"/>
                  <w:szCs w:val="21"/>
                  <w:rPrChange w:id="1214" w:author="南" w:date="2026-10-22T20:25:00Z">
                    <w:rPr>
                      <w:rFonts w:hint="eastAsia"/>
                    </w:rPr>
                  </w:rPrChange>
                </w:rPr>
                <w:t>图</w:t>
              </w:r>
              <w:r>
                <w:rPr>
                  <w:rFonts w:asciiTheme="minorEastAsia" w:eastAsiaTheme="minorEastAsia" w:hAnsiTheme="minorEastAsia" w:cstheme="minorEastAsia"/>
                  <w:b/>
                  <w:bCs/>
                  <w:sz w:val="21"/>
                  <w:szCs w:val="21"/>
                  <w:rPrChange w:id="1215" w:author="南" w:date="2026-10-22T20:25:00Z">
                    <w:rPr/>
                  </w:rPrChange>
                </w:rPr>
                <w:t xml:space="preserve">2 </w:t>
              </w:r>
              <w:r>
                <w:rPr>
                  <w:rFonts w:asciiTheme="minorEastAsia" w:eastAsiaTheme="minorEastAsia" w:hAnsiTheme="minorEastAsia" w:cstheme="minorEastAsia" w:hint="eastAsia"/>
                  <w:b/>
                  <w:bCs/>
                  <w:sz w:val="21"/>
                  <w:szCs w:val="21"/>
                  <w:rPrChange w:id="1216" w:author="南" w:date="2026-10-22T20:25:00Z">
                    <w:rPr>
                      <w:rFonts w:hint="eastAsia"/>
                    </w:rPr>
                  </w:rPrChange>
                </w:rPr>
                <w:t>团队在</w:t>
              </w:r>
            </w:ins>
            <w:ins w:id="1217" w:author="南" w:date="2026-10-22T00:06:00Z">
              <w:r>
                <w:rPr>
                  <w:rFonts w:asciiTheme="minorEastAsia" w:eastAsiaTheme="minorEastAsia" w:hAnsiTheme="minorEastAsia" w:cstheme="minorEastAsia" w:hint="eastAsia"/>
                  <w:b/>
                  <w:bCs/>
                  <w:sz w:val="21"/>
                  <w:szCs w:val="21"/>
                  <w:rPrChange w:id="1218" w:author="南" w:date="2026-10-22T20:25:00Z">
                    <w:rPr>
                      <w:rFonts w:hint="eastAsia"/>
                      <w:b/>
                      <w:bCs/>
                    </w:rPr>
                  </w:rPrChange>
                </w:rPr>
                <w:t>企业</w:t>
              </w:r>
            </w:ins>
            <w:ins w:id="1219" w:author="南" w:date="2026-10-21T22:14:00Z">
              <w:r>
                <w:rPr>
                  <w:rFonts w:asciiTheme="minorEastAsia" w:eastAsiaTheme="minorEastAsia" w:hAnsiTheme="minorEastAsia" w:cstheme="minorEastAsia" w:hint="eastAsia"/>
                  <w:b/>
                  <w:bCs/>
                  <w:sz w:val="21"/>
                  <w:szCs w:val="21"/>
                  <w:rPrChange w:id="1220" w:author="南" w:date="2026-10-22T20:25:00Z">
                    <w:rPr>
                      <w:rFonts w:hint="eastAsia"/>
                    </w:rPr>
                  </w:rPrChange>
                </w:rPr>
                <w:t>工厂参观</w:t>
              </w:r>
            </w:ins>
          </w:p>
          <w:p w14:paraId="789B2F24" w14:textId="77777777" w:rsidR="00C80897" w:rsidRDefault="00C831D6" w:rsidP="00C80897">
            <w:pPr>
              <w:pStyle w:val="ae"/>
              <w:widowControl/>
              <w:numPr>
                <w:ilvl w:val="255"/>
                <w:numId w:val="0"/>
              </w:numPr>
              <w:spacing w:line="360" w:lineRule="auto"/>
              <w:ind w:firstLineChars="200" w:firstLine="480"/>
              <w:jc w:val="center"/>
              <w:rPr>
                <w:ins w:id="1221" w:author="南" w:date="2026-10-21T22:14:00Z"/>
              </w:rPr>
              <w:pPrChange w:id="1222" w:author="南" w:date="2026-10-21T22:14:00Z">
                <w:pPr>
                  <w:spacing w:line="560" w:lineRule="exact"/>
                  <w:jc w:val="left"/>
                </w:pPr>
              </w:pPrChange>
            </w:pPr>
            <w:ins w:id="1223" w:author="南" w:date="2026-10-21T22:14:00Z">
              <w:r>
                <w:rPr>
                  <w:rFonts w:hint="eastAsia"/>
                  <w:noProof/>
                </w:rPr>
                <w:lastRenderedPageBreak/>
                <w:drawing>
                  <wp:inline distT="0" distB="0" distL="114300" distR="114300" wp14:anchorId="797E5555" wp14:editId="7E9C9A08">
                    <wp:extent cx="3997325" cy="2997200"/>
                    <wp:effectExtent l="0" t="0" r="3175" b="3175"/>
                    <wp:docPr id="6" name="图片 6" descr="7d29be16d55cbb10cd67bfd86d64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d29be16d55cbb10cd67bfd86d64beb"/>
                            <pic:cNvPicPr>
                              <a:picLocks noChangeAspect="1"/>
                            </pic:cNvPicPr>
                          </pic:nvPicPr>
                          <pic:blipFill>
                            <a:blip r:embed="rId12"/>
                            <a:stretch>
                              <a:fillRect/>
                            </a:stretch>
                          </pic:blipFill>
                          <pic:spPr>
                            <a:xfrm>
                              <a:off x="0" y="0"/>
                              <a:ext cx="3997325" cy="2997200"/>
                            </a:xfrm>
                            <a:prstGeom prst="rect">
                              <a:avLst/>
                            </a:prstGeom>
                          </pic:spPr>
                        </pic:pic>
                      </a:graphicData>
                    </a:graphic>
                  </wp:inline>
                </w:drawing>
              </w:r>
            </w:ins>
          </w:p>
          <w:p w14:paraId="746C74FB" w14:textId="77777777" w:rsidR="00C80897" w:rsidRDefault="00C831D6" w:rsidP="00C80897">
            <w:pPr>
              <w:pStyle w:val="ae"/>
              <w:widowControl/>
              <w:numPr>
                <w:ilvl w:val="255"/>
                <w:numId w:val="0"/>
              </w:numPr>
              <w:spacing w:line="360" w:lineRule="auto"/>
              <w:ind w:firstLineChars="200" w:firstLine="422"/>
              <w:jc w:val="center"/>
              <w:rPr>
                <w:ins w:id="1224" w:author="南" w:date="2026-10-21T22:15:00Z"/>
                <w:b/>
                <w:bCs/>
              </w:rPr>
              <w:pPrChange w:id="1225" w:author="南" w:date="2026-10-21T22:15:00Z">
                <w:pPr>
                  <w:spacing w:line="560" w:lineRule="exact"/>
                  <w:jc w:val="left"/>
                </w:pPr>
              </w:pPrChange>
            </w:pPr>
            <w:ins w:id="1226" w:author="南" w:date="2026-10-21T22:14:00Z">
              <w:r>
                <w:rPr>
                  <w:rFonts w:ascii="宋体" w:hAnsi="宋体" w:cs="宋体" w:hint="eastAsia"/>
                  <w:b/>
                  <w:bCs/>
                  <w:sz w:val="21"/>
                  <w:szCs w:val="21"/>
                  <w:rPrChange w:id="1227" w:author="南" w:date="2026-10-22T20:25:00Z">
                    <w:rPr>
                      <w:rFonts w:hint="eastAsia"/>
                    </w:rPr>
                  </w:rPrChange>
                </w:rPr>
                <w:t>图</w:t>
              </w:r>
              <w:r>
                <w:rPr>
                  <w:rFonts w:ascii="宋体" w:hAnsi="宋体" w:cs="宋体"/>
                  <w:b/>
                  <w:bCs/>
                  <w:sz w:val="21"/>
                  <w:szCs w:val="21"/>
                  <w:rPrChange w:id="1228" w:author="南" w:date="2026-10-22T20:25:00Z">
                    <w:rPr/>
                  </w:rPrChange>
                </w:rPr>
                <w:t xml:space="preserve">3 </w:t>
              </w:r>
            </w:ins>
            <w:ins w:id="1229" w:author="南" w:date="2026-10-21T22:15:00Z">
              <w:r>
                <w:rPr>
                  <w:rFonts w:ascii="宋体" w:hAnsi="宋体" w:cs="宋体" w:hint="eastAsia"/>
                  <w:b/>
                  <w:bCs/>
                  <w:sz w:val="21"/>
                  <w:szCs w:val="21"/>
                  <w:rPrChange w:id="1230" w:author="南" w:date="2026-10-22T20:25:00Z">
                    <w:rPr>
                      <w:rFonts w:hint="eastAsia"/>
                    </w:rPr>
                  </w:rPrChange>
                </w:rPr>
                <w:t>项目组调研合照</w:t>
              </w:r>
            </w:ins>
          </w:p>
          <w:p w14:paraId="7FD0B997" w14:textId="77777777" w:rsidR="00C80897" w:rsidRDefault="00C831D6" w:rsidP="00C80897">
            <w:pPr>
              <w:pStyle w:val="ae"/>
              <w:widowControl/>
              <w:numPr>
                <w:ilvl w:val="0"/>
                <w:numId w:val="8"/>
                <w:ins w:id="1231" w:author="南" w:date="2026-10-22T20:24:00Z"/>
              </w:numPr>
              <w:spacing w:line="360" w:lineRule="auto"/>
              <w:jc w:val="both"/>
              <w:rPr>
                <w:ins w:id="1232" w:author="南" w:date="2026-10-22T20:24:00Z"/>
              </w:rPr>
              <w:pPrChange w:id="1233" w:author="南" w:date="2026-10-22T20:24:00Z">
                <w:pPr>
                  <w:spacing w:line="560" w:lineRule="exact"/>
                  <w:jc w:val="left"/>
                </w:pPr>
              </w:pPrChange>
            </w:pPr>
            <w:ins w:id="1234" w:author="南" w:date="2026-10-21T22:16:00Z">
              <w:r>
                <w:rPr>
                  <w:rFonts w:hint="eastAsia"/>
                  <w:b/>
                  <w:bCs/>
                </w:rPr>
                <w:t>研读相关文献，确定技术路线与相关基础</w:t>
              </w:r>
            </w:ins>
          </w:p>
          <w:p w14:paraId="056CD22A" w14:textId="77777777" w:rsidR="00C80897" w:rsidRDefault="00C831D6" w:rsidP="00C80897">
            <w:pPr>
              <w:pStyle w:val="ae"/>
              <w:widowControl/>
              <w:numPr>
                <w:ilvl w:val="255"/>
                <w:numId w:val="0"/>
              </w:numPr>
              <w:spacing w:line="360" w:lineRule="auto"/>
              <w:ind w:firstLineChars="200" w:firstLine="480"/>
              <w:jc w:val="both"/>
              <w:rPr>
                <w:ins w:id="1235" w:author="南" w:date="2026-10-21T22:16:00Z"/>
              </w:rPr>
              <w:pPrChange w:id="1236" w:author="南" w:date="2026-10-22T20:24:00Z">
                <w:pPr>
                  <w:spacing w:line="560" w:lineRule="exact"/>
                  <w:jc w:val="left"/>
                </w:pPr>
              </w:pPrChange>
            </w:pPr>
            <w:ins w:id="1237" w:author="南" w:date="2026-10-21T22:16:00Z">
              <w:r>
                <w:rPr>
                  <w:rFonts w:hint="eastAsia"/>
                  <w:rPrChange w:id="1238" w:author="南" w:date="2026-10-21T22:16:00Z">
                    <w:rPr>
                      <w:rFonts w:hint="eastAsia"/>
                      <w:b/>
                      <w:bCs/>
                    </w:rPr>
                  </w:rPrChange>
                </w:rPr>
                <w:t>围绕农业大模型、领域微调、检索增强生成及多智能体协作开展文献研究，分析通用模型在产品属性理解、个性化表达和多物料协调方面的不足。据此，将领域微调用于农业营销表达适配，外部知识检索用于提供企业与产品依据，多</w:t>
              </w:r>
              <w:r>
                <w:rPr>
                  <w:rFonts w:hint="eastAsia"/>
                  <w:rPrChange w:id="1239" w:author="南" w:date="2026-10-21T22:16:00Z">
                    <w:rPr>
                      <w:rFonts w:hint="eastAsia"/>
                      <w:b/>
                      <w:bCs/>
                    </w:rPr>
                  </w:rPrChange>
                </w:rPr>
                <w:t>Agent</w:t>
              </w:r>
              <w:r>
                <w:rPr>
                  <w:rFonts w:hint="eastAsia"/>
                  <w:rPrChange w:id="1240" w:author="南" w:date="2026-10-21T22:16:00Z">
                    <w:rPr>
                      <w:rFonts w:hint="eastAsia"/>
                      <w:b/>
                      <w:bCs/>
                    </w:rPr>
                  </w:rPrChange>
                </w:rPr>
                <w:t>技能编排用于组织不同内容任务，形成相互配合的技术路线。</w:t>
              </w:r>
            </w:ins>
          </w:p>
          <w:p w14:paraId="3AC755EC" w14:textId="77777777" w:rsidR="00C80897" w:rsidRPr="00C80897" w:rsidRDefault="00C831D6" w:rsidP="00C80897">
            <w:pPr>
              <w:pStyle w:val="ae"/>
              <w:widowControl/>
              <w:numPr>
                <w:ilvl w:val="0"/>
                <w:numId w:val="8"/>
                <w:ins w:id="1241" w:author="南" w:date="2026-10-21T22:18:00Z"/>
              </w:numPr>
              <w:spacing w:line="360" w:lineRule="auto"/>
              <w:jc w:val="both"/>
              <w:rPr>
                <w:ins w:id="1242" w:author="南" w:date="2026-10-21T22:18:00Z"/>
                <w:b/>
                <w:bCs/>
                <w:lang w:bidi="ar"/>
                <w:rPrChange w:id="1243" w:author="南" w:date="2026-10-22T20:24:00Z">
                  <w:rPr>
                    <w:ins w:id="1244" w:author="南" w:date="2026-10-21T22:18:00Z"/>
                    <w:sz w:val="24"/>
                  </w:rPr>
                </w:rPrChange>
              </w:rPr>
              <w:pPrChange w:id="1245" w:author="南" w:date="2026-10-21T22:18:00Z">
                <w:pPr>
                  <w:spacing w:line="560" w:lineRule="exact"/>
                  <w:jc w:val="left"/>
                </w:pPr>
              </w:pPrChange>
            </w:pPr>
            <w:ins w:id="1246" w:author="南" w:date="2026-10-21T22:16:00Z">
              <w:r>
                <w:rPr>
                  <w:rFonts w:hint="eastAsia"/>
                  <w:b/>
                  <w:bCs/>
                  <w:rPrChange w:id="1247" w:author="南" w:date="2026-10-22T20:24:00Z">
                    <w:rPr>
                      <w:rFonts w:hint="eastAsia"/>
                    </w:rPr>
                  </w:rPrChange>
                </w:rPr>
                <w:t>将企业真实需求反馈</w:t>
              </w:r>
            </w:ins>
            <w:ins w:id="1248" w:author="南" w:date="2026-10-21T22:17:00Z">
              <w:r>
                <w:rPr>
                  <w:rFonts w:hint="eastAsia"/>
                  <w:b/>
                  <w:bCs/>
                  <w:rPrChange w:id="1249" w:author="南" w:date="2026-10-22T20:24:00Z">
                    <w:rPr>
                      <w:rFonts w:hint="eastAsia"/>
                    </w:rPr>
                  </w:rPrChange>
                </w:rPr>
                <w:t>转化为系统具体功能</w:t>
              </w:r>
            </w:ins>
          </w:p>
          <w:p w14:paraId="0C380F36" w14:textId="77777777" w:rsidR="00C80897" w:rsidRDefault="00C831D6" w:rsidP="00C80897">
            <w:pPr>
              <w:pStyle w:val="ae"/>
              <w:widowControl/>
              <w:numPr>
                <w:ilvl w:val="255"/>
                <w:numId w:val="0"/>
              </w:numPr>
              <w:spacing w:line="360" w:lineRule="auto"/>
              <w:jc w:val="both"/>
              <w:rPr>
                <w:ins w:id="1250" w:author="南" w:date="2026-10-21T22:19:00Z"/>
              </w:rPr>
              <w:pPrChange w:id="1251" w:author="南" w:date="2026-10-21T22:18:00Z">
                <w:pPr>
                  <w:spacing w:line="560" w:lineRule="exact"/>
                  <w:jc w:val="left"/>
                </w:pPr>
              </w:pPrChange>
            </w:pPr>
            <w:ins w:id="1252" w:author="南" w:date="2026-10-21T22:18:00Z">
              <w:r>
                <w:rPr>
                  <w:rFonts w:hint="eastAsia"/>
                </w:rPr>
                <w:t xml:space="preserve"> </w:t>
              </w:r>
            </w:ins>
            <w:ins w:id="1253" w:author="南" w:date="2026-10-21T22:19:00Z">
              <w:r>
                <w:rPr>
                  <w:rFonts w:hint="eastAsia"/>
                </w:rPr>
                <w:t xml:space="preserve"> </w:t>
              </w:r>
            </w:ins>
            <w:ins w:id="1254" w:author="郝鹃" w:date="2026-10-22T22:47:00Z">
              <w:r>
                <w:rPr>
                  <w:rFonts w:hint="eastAsia"/>
                </w:rPr>
                <w:t xml:space="preserve">  </w:t>
              </w:r>
            </w:ins>
            <w:ins w:id="1255" w:author="南" w:date="2026-10-21T22:19:00Z">
              <w:r>
                <w:rPr>
                  <w:rFonts w:hint="eastAsia"/>
                </w:rPr>
                <w:t>团队将调研中了解到的企业诉求与日常宣传操作相结合，形成以下功能设计，如表</w:t>
              </w:r>
              <w:r>
                <w:rPr>
                  <w:rFonts w:hint="eastAsia"/>
                </w:rPr>
                <w:t>1</w:t>
              </w:r>
              <w:r>
                <w:rPr>
                  <w:rFonts w:hint="eastAsia"/>
                </w:rPr>
                <w:t>。</w:t>
              </w:r>
            </w:ins>
          </w:p>
          <w:p w14:paraId="5DAC413D" w14:textId="77777777" w:rsidR="00C80897" w:rsidRPr="00C80897" w:rsidRDefault="00C831D6" w:rsidP="00C80897">
            <w:pPr>
              <w:pStyle w:val="ae"/>
              <w:widowControl/>
              <w:numPr>
                <w:ilvl w:val="255"/>
                <w:numId w:val="0"/>
              </w:numPr>
              <w:spacing w:line="360" w:lineRule="auto"/>
              <w:jc w:val="center"/>
              <w:rPr>
                <w:ins w:id="1256" w:author="南" w:date="2026-10-21T22:18:00Z"/>
                <w:rFonts w:asciiTheme="majorEastAsia" w:eastAsiaTheme="majorEastAsia" w:hAnsiTheme="majorEastAsia" w:cstheme="majorEastAsia"/>
                <w:b/>
                <w:bCs/>
                <w:sz w:val="21"/>
                <w:szCs w:val="21"/>
                <w:lang w:bidi="ar"/>
                <w:rPrChange w:id="1257" w:author="南" w:date="2026-10-22T20:25:00Z">
                  <w:rPr>
                    <w:ins w:id="1258" w:author="南" w:date="2026-10-21T22:18:00Z"/>
                    <w:sz w:val="24"/>
                  </w:rPr>
                </w:rPrChange>
              </w:rPr>
              <w:pPrChange w:id="1259" w:author="南" w:date="2026-10-21T22:19:00Z">
                <w:pPr>
                  <w:spacing w:line="560" w:lineRule="exact"/>
                  <w:jc w:val="left"/>
                </w:pPr>
              </w:pPrChange>
            </w:pPr>
            <w:ins w:id="1260" w:author="南" w:date="2026-10-21T22:19:00Z">
              <w:r>
                <w:rPr>
                  <w:rFonts w:asciiTheme="majorEastAsia" w:eastAsiaTheme="majorEastAsia" w:hAnsiTheme="majorEastAsia" w:cstheme="majorEastAsia" w:hint="eastAsia"/>
                  <w:b/>
                  <w:bCs/>
                  <w:sz w:val="21"/>
                  <w:szCs w:val="21"/>
                  <w:rPrChange w:id="1261" w:author="南" w:date="2026-10-22T20:25:00Z">
                    <w:rPr>
                      <w:rFonts w:hint="eastAsia"/>
                    </w:rPr>
                  </w:rPrChange>
                </w:rPr>
                <w:t>表</w:t>
              </w:r>
              <w:r>
                <w:rPr>
                  <w:rFonts w:asciiTheme="majorEastAsia" w:eastAsiaTheme="majorEastAsia" w:hAnsiTheme="majorEastAsia" w:cstheme="majorEastAsia" w:hint="eastAsia"/>
                  <w:b/>
                  <w:bCs/>
                  <w:sz w:val="21"/>
                  <w:szCs w:val="21"/>
                  <w:rPrChange w:id="1262" w:author="南" w:date="2026-10-22T20:25:00Z">
                    <w:rPr>
                      <w:rFonts w:hint="eastAsia"/>
                    </w:rPr>
                  </w:rPrChange>
                </w:rPr>
                <w:t>1</w:t>
              </w:r>
              <w:r>
                <w:rPr>
                  <w:rFonts w:asciiTheme="majorEastAsia" w:eastAsiaTheme="majorEastAsia" w:hAnsiTheme="majorEastAsia" w:cstheme="majorEastAsia"/>
                  <w:b/>
                  <w:bCs/>
                  <w:sz w:val="21"/>
                  <w:szCs w:val="21"/>
                  <w:rPrChange w:id="1263" w:author="南" w:date="2026-10-22T20:25:00Z">
                    <w:rPr/>
                  </w:rPrChange>
                </w:rPr>
                <w:t xml:space="preserve"> </w:t>
              </w:r>
              <w:r>
                <w:rPr>
                  <w:rFonts w:asciiTheme="majorEastAsia" w:eastAsiaTheme="majorEastAsia" w:hAnsiTheme="majorEastAsia" w:cstheme="majorEastAsia" w:hint="eastAsia"/>
                  <w:b/>
                  <w:bCs/>
                  <w:sz w:val="21"/>
                  <w:szCs w:val="21"/>
                  <w:rPrChange w:id="1264" w:author="南" w:date="2026-10-22T20:25:00Z">
                    <w:rPr>
                      <w:rFonts w:hint="eastAsia"/>
                    </w:rPr>
                  </w:rPrChange>
                </w:rPr>
                <w:t>企业需求与功能转化表</w:t>
              </w:r>
            </w:ins>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Change w:id="1265" w:author="南" w:date="2026-10-22T20:24:00Z">
                <w:tblPr>
                  <w:tblW w:w="0" w:type="auto"/>
                  <w:tblLayout w:type="fixed"/>
                  <w:tblLook w:val="04A0" w:firstRow="1" w:lastRow="0" w:firstColumn="1" w:lastColumn="0" w:noHBand="0" w:noVBand="1"/>
                </w:tblPr>
              </w:tblPrChange>
            </w:tblPr>
            <w:tblGrid>
              <w:gridCol w:w="776"/>
              <w:gridCol w:w="2152"/>
              <w:gridCol w:w="4046"/>
              <w:tblGridChange w:id="1266">
                <w:tblGrid>
                  <w:gridCol w:w="776"/>
                  <w:gridCol w:w="1662"/>
                  <w:gridCol w:w="490"/>
                  <w:gridCol w:w="1778"/>
                  <w:gridCol w:w="2268"/>
                </w:tblGrid>
              </w:tblGridChange>
            </w:tblGrid>
            <w:tr w:rsidR="00C80897" w14:paraId="0C51FDF1" w14:textId="77777777" w:rsidTr="00D77721">
              <w:trPr>
                <w:cantSplit/>
                <w:tblHeader/>
                <w:jc w:val="center"/>
                <w:ins w:id="1267" w:author="南" w:date="2026-10-22T16:58:00Z"/>
                <w:trPrChange w:id="1268" w:author="南" w:date="2026-10-22T20:24:00Z">
                  <w:trPr>
                    <w:cantSplit/>
                    <w:tblHeader/>
                  </w:trPr>
                </w:trPrChange>
              </w:trPr>
              <w:tc>
                <w:tcPr>
                  <w:tcW w:w="776" w:type="dxa"/>
                  <w:shd w:val="clear" w:color="auto" w:fill="E8EEF3"/>
                  <w:tcPrChange w:id="1269" w:author="南" w:date="2026-10-22T20:24:00Z">
                    <w:tcPr>
                      <w:tcW w:w="2438" w:type="dxa"/>
                      <w:gridSpan w:val="2"/>
                      <w:tcBorders>
                        <w:top w:val="single" w:sz="4" w:space="0" w:color="D9D9D9"/>
                        <w:left w:val="single" w:sz="4" w:space="0" w:color="D9D9D9"/>
                        <w:bottom w:val="single" w:sz="4" w:space="0" w:color="D9D9D9"/>
                        <w:right w:val="single" w:sz="4" w:space="0" w:color="D9D9D9"/>
                      </w:tcBorders>
                      <w:shd w:val="clear" w:color="auto" w:fill="E8EEF3"/>
                    </w:tcPr>
                  </w:tcPrChange>
                </w:tcPr>
                <w:p w14:paraId="344FAAF6" w14:textId="77777777" w:rsidR="00C80897" w:rsidRPr="00C80897" w:rsidRDefault="00C831D6" w:rsidP="00C80897">
                  <w:pPr>
                    <w:spacing w:before="40" w:after="40" w:line="300" w:lineRule="auto"/>
                    <w:jc w:val="center"/>
                    <w:rPr>
                      <w:ins w:id="1270" w:author="南" w:date="2026-10-22T16:58:00Z"/>
                      <w:rFonts w:eastAsiaTheme="minorEastAsia"/>
                      <w:b/>
                      <w:rPrChange w:id="1271" w:author="南" w:date="2026-10-22T16:58:00Z">
                        <w:rPr>
                          <w:ins w:id="1272" w:author="南" w:date="2026-10-22T16:58:00Z"/>
                          <w:rFonts w:eastAsiaTheme="minorEastAsia"/>
                        </w:rPr>
                      </w:rPrChange>
                    </w:rPr>
                    <w:pPrChange w:id="1273" w:author="郝鹃" w:date="2026-10-22T22:47:00Z">
                      <w:pPr>
                        <w:spacing w:before="40" w:after="40" w:line="300" w:lineRule="auto"/>
                      </w:pPr>
                    </w:pPrChange>
                  </w:pPr>
                  <w:ins w:id="1274" w:author="南" w:date="2026-10-22T16:58:00Z">
                    <w:r>
                      <w:rPr>
                        <w:rFonts w:hint="eastAsia"/>
                        <w:b/>
                      </w:rPr>
                      <w:lastRenderedPageBreak/>
                      <w:t>序号</w:t>
                    </w:r>
                  </w:ins>
                </w:p>
              </w:tc>
              <w:tc>
                <w:tcPr>
                  <w:tcW w:w="2152" w:type="dxa"/>
                  <w:shd w:val="clear" w:color="auto" w:fill="E8EEF3"/>
                  <w:tcPrChange w:id="1275" w:author="南" w:date="2026-10-22T20:24:00Z">
                    <w:tcPr>
                      <w:tcW w:w="2268" w:type="dxa"/>
                      <w:gridSpan w:val="2"/>
                      <w:tcBorders>
                        <w:top w:val="single" w:sz="4" w:space="0" w:color="D9D9D9"/>
                        <w:left w:val="single" w:sz="4" w:space="0" w:color="D9D9D9"/>
                        <w:bottom w:val="single" w:sz="4" w:space="0" w:color="D9D9D9"/>
                        <w:right w:val="single" w:sz="4" w:space="0" w:color="D9D9D9"/>
                      </w:tcBorders>
                      <w:shd w:val="clear" w:color="auto" w:fill="E8EEF3"/>
                    </w:tcPr>
                  </w:tcPrChange>
                </w:tcPr>
                <w:p w14:paraId="6F5E651F" w14:textId="77777777" w:rsidR="00C80897" w:rsidRPr="00C80897" w:rsidRDefault="00C831D6" w:rsidP="00C80897">
                  <w:pPr>
                    <w:spacing w:before="40" w:after="40" w:line="300" w:lineRule="auto"/>
                    <w:jc w:val="center"/>
                    <w:rPr>
                      <w:ins w:id="1276" w:author="南" w:date="2026-10-22T16:58:00Z"/>
                      <w:rFonts w:eastAsiaTheme="minorEastAsia"/>
                      <w:b/>
                      <w:rPrChange w:id="1277" w:author="南" w:date="2026-10-22T16:58:00Z">
                        <w:rPr>
                          <w:ins w:id="1278" w:author="南" w:date="2026-10-22T16:58:00Z"/>
                          <w:rFonts w:eastAsiaTheme="minorEastAsia"/>
                        </w:rPr>
                      </w:rPrChange>
                    </w:rPr>
                    <w:pPrChange w:id="1279" w:author="郝鹃" w:date="2026-10-22T22:47:00Z">
                      <w:pPr>
                        <w:spacing w:before="40" w:after="40" w:line="300" w:lineRule="auto"/>
                      </w:pPr>
                    </w:pPrChange>
                  </w:pPr>
                  <w:ins w:id="1280" w:author="南" w:date="2026-10-22T16:58:00Z">
                    <w:r>
                      <w:rPr>
                        <w:rFonts w:hint="eastAsia"/>
                        <w:b/>
                        <w:rPrChange w:id="1281" w:author="南" w:date="2026-10-22T16:58:00Z">
                          <w:rPr>
                            <w:rFonts w:hint="eastAsia"/>
                          </w:rPr>
                        </w:rPrChange>
                      </w:rPr>
                      <w:t>需求与问题</w:t>
                    </w:r>
                  </w:ins>
                </w:p>
              </w:tc>
              <w:tc>
                <w:tcPr>
                  <w:tcW w:w="4046" w:type="dxa"/>
                  <w:shd w:val="clear" w:color="auto" w:fill="E8EEF3"/>
                  <w:tcPrChange w:id="1282" w:author="南" w:date="2026-10-22T20:24:00Z">
                    <w:tcPr>
                      <w:tcW w:w="2268" w:type="dxa"/>
                      <w:tcBorders>
                        <w:top w:val="single" w:sz="4" w:space="0" w:color="D9D9D9"/>
                        <w:left w:val="single" w:sz="4" w:space="0" w:color="D9D9D9"/>
                        <w:bottom w:val="single" w:sz="4" w:space="0" w:color="D9D9D9"/>
                        <w:right w:val="single" w:sz="4" w:space="0" w:color="D9D9D9"/>
                      </w:tcBorders>
                      <w:shd w:val="clear" w:color="auto" w:fill="E8EEF3"/>
                    </w:tcPr>
                  </w:tcPrChange>
                </w:tcPr>
                <w:p w14:paraId="135A5A97" w14:textId="77777777" w:rsidR="00C80897" w:rsidRPr="00C80897" w:rsidRDefault="00C831D6" w:rsidP="00C80897">
                  <w:pPr>
                    <w:spacing w:before="40" w:after="40" w:line="300" w:lineRule="auto"/>
                    <w:jc w:val="center"/>
                    <w:rPr>
                      <w:ins w:id="1283" w:author="南" w:date="2026-10-22T16:58:00Z"/>
                      <w:rFonts w:eastAsiaTheme="minorEastAsia"/>
                      <w:b/>
                      <w:rPrChange w:id="1284" w:author="南" w:date="2026-10-22T16:58:00Z">
                        <w:rPr>
                          <w:ins w:id="1285" w:author="南" w:date="2026-10-22T16:58:00Z"/>
                          <w:rFonts w:eastAsiaTheme="minorEastAsia"/>
                        </w:rPr>
                      </w:rPrChange>
                    </w:rPr>
                    <w:pPrChange w:id="1286" w:author="郝鹃" w:date="2026-10-22T22:47:00Z">
                      <w:pPr>
                        <w:spacing w:before="40" w:after="40" w:line="300" w:lineRule="auto"/>
                      </w:pPr>
                    </w:pPrChange>
                  </w:pPr>
                  <w:ins w:id="1287" w:author="南" w:date="2026-10-22T16:58:00Z">
                    <w:r>
                      <w:rPr>
                        <w:rFonts w:hint="eastAsia"/>
                        <w:b/>
                        <w:rPrChange w:id="1288" w:author="南" w:date="2026-10-22T16:58:00Z">
                          <w:rPr>
                            <w:rFonts w:hint="eastAsia"/>
                          </w:rPr>
                        </w:rPrChange>
                      </w:rPr>
                      <w:t>功能设计</w:t>
                    </w:r>
                  </w:ins>
                </w:p>
              </w:tc>
            </w:tr>
            <w:tr w:rsidR="00C80897" w14:paraId="369973C4" w14:textId="77777777" w:rsidTr="00D77721">
              <w:trPr>
                <w:cantSplit/>
                <w:jc w:val="center"/>
                <w:ins w:id="1289" w:author="南" w:date="2026-10-22T16:58:00Z"/>
                <w:trPrChange w:id="1290" w:author="南" w:date="2026-10-22T20:24:00Z">
                  <w:trPr>
                    <w:cantSplit/>
                  </w:trPr>
                </w:trPrChange>
              </w:trPr>
              <w:tc>
                <w:tcPr>
                  <w:tcW w:w="776" w:type="dxa"/>
                  <w:tcPrChange w:id="1291" w:author="南" w:date="2026-10-22T20:24:00Z">
                    <w:tcPr>
                      <w:tcW w:w="2438" w:type="dxa"/>
                      <w:gridSpan w:val="2"/>
                      <w:tcBorders>
                        <w:top w:val="single" w:sz="4" w:space="0" w:color="D9D9D9"/>
                        <w:left w:val="single" w:sz="4" w:space="0" w:color="D9D9D9"/>
                        <w:bottom w:val="single" w:sz="4" w:space="0" w:color="D9D9D9"/>
                        <w:right w:val="single" w:sz="4" w:space="0" w:color="D9D9D9"/>
                      </w:tcBorders>
                    </w:tcPr>
                  </w:tcPrChange>
                </w:tcPr>
                <w:p w14:paraId="4087CB09" w14:textId="77777777" w:rsidR="00C80897" w:rsidRDefault="00C831D6">
                  <w:pPr>
                    <w:spacing w:before="40" w:after="40" w:line="300" w:lineRule="auto"/>
                    <w:rPr>
                      <w:ins w:id="1292" w:author="南" w:date="2026-10-22T16:58:00Z"/>
                      <w:rFonts w:eastAsiaTheme="minorEastAsia"/>
                    </w:rPr>
                  </w:pPr>
                  <w:ins w:id="1293" w:author="南" w:date="2026-10-22T16:58:00Z">
                    <w:r>
                      <w:rPr>
                        <w:rFonts w:hint="eastAsia"/>
                      </w:rPr>
                      <w:t>1</w:t>
                    </w:r>
                  </w:ins>
                </w:p>
              </w:tc>
              <w:tc>
                <w:tcPr>
                  <w:tcW w:w="2152" w:type="dxa"/>
                  <w:tcPrChange w:id="1294" w:author="南" w:date="2026-10-22T20:24:00Z">
                    <w:tcPr>
                      <w:tcW w:w="2268" w:type="dxa"/>
                      <w:gridSpan w:val="2"/>
                      <w:tcBorders>
                        <w:top w:val="single" w:sz="4" w:space="0" w:color="D9D9D9"/>
                        <w:left w:val="single" w:sz="4" w:space="0" w:color="D9D9D9"/>
                        <w:bottom w:val="single" w:sz="4" w:space="0" w:color="D9D9D9"/>
                        <w:right w:val="single" w:sz="4" w:space="0" w:color="D9D9D9"/>
                      </w:tcBorders>
                    </w:tcPr>
                  </w:tcPrChange>
                </w:tcPr>
                <w:p w14:paraId="3484F2DC" w14:textId="77777777" w:rsidR="00C80897" w:rsidRPr="00D77721" w:rsidRDefault="00C831D6">
                  <w:pPr>
                    <w:spacing w:before="40" w:after="40" w:line="300" w:lineRule="auto"/>
                    <w:rPr>
                      <w:ins w:id="1295" w:author="南" w:date="2026-10-22T16:58:00Z"/>
                      <w:szCs w:val="21"/>
                    </w:rPr>
                  </w:pPr>
                  <w:ins w:id="1296" w:author="南" w:date="2026-10-22T16:58:00Z">
                    <w:r>
                      <w:rPr>
                        <w:rFonts w:ascii="宋体" w:hAnsi="宋体" w:cs="宋体" w:hint="eastAsia"/>
                        <w:kern w:val="0"/>
                        <w:szCs w:val="21"/>
                        <w:lang w:bidi="ar"/>
                        <w:rPrChange w:id="1297" w:author="郝鹃" w:date="2026-10-22T22:47:00Z">
                          <w:rPr>
                            <w:rFonts w:ascii="宋体" w:hAnsi="宋体" w:cs="宋体" w:hint="eastAsia"/>
                            <w:kern w:val="0"/>
                            <w:sz w:val="24"/>
                            <w:lang w:bidi="ar"/>
                          </w:rPr>
                        </w:rPrChange>
                      </w:rPr>
                      <w:t>展示生产工艺、产品特色与品牌内涵</w:t>
                    </w:r>
                  </w:ins>
                </w:p>
              </w:tc>
              <w:tc>
                <w:tcPr>
                  <w:tcW w:w="4046" w:type="dxa"/>
                  <w:tcPrChange w:id="1298" w:author="南" w:date="2026-10-22T20:24:00Z">
                    <w:tcPr>
                      <w:tcW w:w="2268" w:type="dxa"/>
                      <w:tcBorders>
                        <w:top w:val="single" w:sz="4" w:space="0" w:color="D9D9D9"/>
                        <w:left w:val="single" w:sz="4" w:space="0" w:color="D9D9D9"/>
                        <w:bottom w:val="single" w:sz="4" w:space="0" w:color="D9D9D9"/>
                        <w:right w:val="single" w:sz="4" w:space="0" w:color="D9D9D9"/>
                      </w:tcBorders>
                    </w:tcPr>
                  </w:tcPrChange>
                </w:tcPr>
                <w:p w14:paraId="6B65AC8C" w14:textId="77777777" w:rsidR="00C80897" w:rsidRPr="00D77721" w:rsidRDefault="00C831D6">
                  <w:pPr>
                    <w:spacing w:before="40" w:after="40" w:line="300" w:lineRule="auto"/>
                    <w:rPr>
                      <w:ins w:id="1299" w:author="南" w:date="2026-10-22T16:58:00Z"/>
                      <w:szCs w:val="21"/>
                    </w:rPr>
                  </w:pPr>
                  <w:ins w:id="1300" w:author="南" w:date="2026-10-22T16:58:00Z">
                    <w:r>
                      <w:rPr>
                        <w:rFonts w:ascii="宋体" w:hAnsi="宋体" w:cs="宋体" w:hint="eastAsia"/>
                        <w:kern w:val="0"/>
                        <w:szCs w:val="21"/>
                        <w:lang w:bidi="ar"/>
                        <w:rPrChange w:id="1301" w:author="郝鹃" w:date="2026-10-22T22:47:00Z">
                          <w:rPr>
                            <w:rFonts w:ascii="宋体" w:hAnsi="宋体" w:cs="宋体" w:hint="eastAsia"/>
                            <w:kern w:val="0"/>
                            <w:sz w:val="24"/>
                            <w:lang w:bidi="ar"/>
                          </w:rPr>
                        </w:rPrChange>
                      </w:rPr>
                      <w:t>建立企业与产品档案，保存企业文化、资质荣誉、产品特色及生产加工流程，作为个性化生成的依据</w:t>
                    </w:r>
                  </w:ins>
                </w:p>
              </w:tc>
            </w:tr>
            <w:tr w:rsidR="00C80897" w14:paraId="3C2D3EBA" w14:textId="77777777" w:rsidTr="00D77721">
              <w:trPr>
                <w:cantSplit/>
                <w:jc w:val="center"/>
                <w:ins w:id="1302" w:author="南" w:date="2026-10-22T16:58:00Z"/>
                <w:trPrChange w:id="1303" w:author="南" w:date="2026-10-22T20:24:00Z">
                  <w:trPr>
                    <w:cantSplit/>
                  </w:trPr>
                </w:trPrChange>
              </w:trPr>
              <w:tc>
                <w:tcPr>
                  <w:tcW w:w="776" w:type="dxa"/>
                  <w:tcPrChange w:id="1304" w:author="南" w:date="2026-10-22T20:24:00Z">
                    <w:tcPr>
                      <w:tcW w:w="2438" w:type="dxa"/>
                      <w:gridSpan w:val="2"/>
                      <w:tcBorders>
                        <w:top w:val="single" w:sz="4" w:space="0" w:color="D9D9D9"/>
                        <w:left w:val="single" w:sz="4" w:space="0" w:color="D9D9D9"/>
                        <w:bottom w:val="single" w:sz="4" w:space="0" w:color="D9D9D9"/>
                        <w:right w:val="single" w:sz="4" w:space="0" w:color="D9D9D9"/>
                      </w:tcBorders>
                    </w:tcPr>
                  </w:tcPrChange>
                </w:tcPr>
                <w:p w14:paraId="37FAF840" w14:textId="77777777" w:rsidR="00C80897" w:rsidRDefault="00C831D6">
                  <w:pPr>
                    <w:spacing w:before="40" w:after="40" w:line="300" w:lineRule="auto"/>
                    <w:rPr>
                      <w:ins w:id="1305" w:author="南" w:date="2026-10-22T16:58:00Z"/>
                    </w:rPr>
                  </w:pPr>
                  <w:ins w:id="1306" w:author="南" w:date="2026-10-22T16:58:00Z">
                    <w:r>
                      <w:rPr>
                        <w:rFonts w:hint="eastAsia"/>
                      </w:rPr>
                      <w:t>2</w:t>
                    </w:r>
                  </w:ins>
                </w:p>
              </w:tc>
              <w:tc>
                <w:tcPr>
                  <w:tcW w:w="2152" w:type="dxa"/>
                  <w:tcPrChange w:id="1307" w:author="南" w:date="2026-10-22T20:24:00Z">
                    <w:tcPr>
                      <w:tcW w:w="2268" w:type="dxa"/>
                      <w:gridSpan w:val="2"/>
                      <w:tcBorders>
                        <w:top w:val="single" w:sz="4" w:space="0" w:color="D9D9D9"/>
                        <w:left w:val="single" w:sz="4" w:space="0" w:color="D9D9D9"/>
                        <w:bottom w:val="single" w:sz="4" w:space="0" w:color="D9D9D9"/>
                        <w:right w:val="single" w:sz="4" w:space="0" w:color="D9D9D9"/>
                      </w:tcBorders>
                    </w:tcPr>
                  </w:tcPrChange>
                </w:tcPr>
                <w:p w14:paraId="3212851E" w14:textId="77777777" w:rsidR="00C80897" w:rsidRPr="00D77721" w:rsidRDefault="00C831D6">
                  <w:pPr>
                    <w:spacing w:before="40" w:after="40" w:line="300" w:lineRule="auto"/>
                    <w:rPr>
                      <w:ins w:id="1308" w:author="南" w:date="2026-10-22T16:58:00Z"/>
                      <w:szCs w:val="21"/>
                    </w:rPr>
                  </w:pPr>
                  <w:ins w:id="1309" w:author="南" w:date="2026-10-22T16:58:00Z">
                    <w:r>
                      <w:rPr>
                        <w:rFonts w:ascii="宋体" w:hAnsi="宋体" w:cs="宋体" w:hint="eastAsia"/>
                        <w:kern w:val="0"/>
                        <w:szCs w:val="21"/>
                        <w:lang w:bidi="ar"/>
                        <w:rPrChange w:id="1310" w:author="郝鹃" w:date="2026-10-22T22:47:00Z">
                          <w:rPr>
                            <w:rFonts w:ascii="宋体" w:hAnsi="宋体" w:cs="宋体" w:hint="eastAsia"/>
                            <w:kern w:val="0"/>
                            <w:sz w:val="24"/>
                            <w:lang w:bidi="ar"/>
                          </w:rPr>
                        </w:rPrChange>
                      </w:rPr>
                      <w:t>产品资料需要反复使用，也会发生更新</w:t>
                    </w:r>
                  </w:ins>
                </w:p>
              </w:tc>
              <w:tc>
                <w:tcPr>
                  <w:tcW w:w="4046" w:type="dxa"/>
                  <w:tcPrChange w:id="1311" w:author="南" w:date="2026-10-22T20:24:00Z">
                    <w:tcPr>
                      <w:tcW w:w="2268" w:type="dxa"/>
                      <w:tcBorders>
                        <w:top w:val="single" w:sz="4" w:space="0" w:color="D9D9D9"/>
                        <w:left w:val="single" w:sz="4" w:space="0" w:color="D9D9D9"/>
                        <w:bottom w:val="single" w:sz="4" w:space="0" w:color="D9D9D9"/>
                        <w:right w:val="single" w:sz="4" w:space="0" w:color="D9D9D9"/>
                      </w:tcBorders>
                    </w:tcPr>
                  </w:tcPrChange>
                </w:tcPr>
                <w:p w14:paraId="0B89AFE3" w14:textId="77777777" w:rsidR="00C80897" w:rsidRPr="00D77721" w:rsidRDefault="00C831D6">
                  <w:pPr>
                    <w:spacing w:before="40" w:after="40" w:line="300" w:lineRule="auto"/>
                    <w:rPr>
                      <w:ins w:id="1312" w:author="南" w:date="2026-10-22T16:58:00Z"/>
                      <w:szCs w:val="21"/>
                    </w:rPr>
                  </w:pPr>
                  <w:ins w:id="1313" w:author="南" w:date="2026-10-22T16:58:00Z">
                    <w:r>
                      <w:rPr>
                        <w:rFonts w:ascii="宋体" w:hAnsi="宋体" w:cs="宋体" w:hint="eastAsia"/>
                        <w:kern w:val="0"/>
                        <w:szCs w:val="21"/>
                        <w:lang w:bidi="ar"/>
                        <w:rPrChange w:id="1314" w:author="郝鹃" w:date="2026-10-22T22:47:00Z">
                          <w:rPr>
                            <w:rFonts w:ascii="宋体" w:hAnsi="宋体" w:cs="宋体" w:hint="eastAsia"/>
                            <w:kern w:val="0"/>
                            <w:sz w:val="24"/>
                            <w:lang w:bidi="ar"/>
                          </w:rPr>
                        </w:rPrChange>
                      </w:rPr>
                      <w:t>支持档案持续更新、直接勾选调用，无需重复输入产品信息或上传图片。</w:t>
                    </w:r>
                  </w:ins>
                </w:p>
              </w:tc>
            </w:tr>
            <w:tr w:rsidR="00C80897" w14:paraId="30AC5362" w14:textId="77777777" w:rsidTr="00D77721">
              <w:trPr>
                <w:cantSplit/>
                <w:jc w:val="center"/>
                <w:ins w:id="1315" w:author="南" w:date="2026-10-22T16:58:00Z"/>
                <w:trPrChange w:id="1316" w:author="南" w:date="2026-10-22T20:24:00Z">
                  <w:trPr>
                    <w:cantSplit/>
                  </w:trPr>
                </w:trPrChange>
              </w:trPr>
              <w:tc>
                <w:tcPr>
                  <w:tcW w:w="776" w:type="dxa"/>
                  <w:tcPrChange w:id="1317" w:author="南" w:date="2026-10-22T20:24:00Z">
                    <w:tcPr>
                      <w:tcW w:w="2438" w:type="dxa"/>
                      <w:gridSpan w:val="2"/>
                      <w:tcBorders>
                        <w:top w:val="single" w:sz="4" w:space="0" w:color="D9D9D9"/>
                        <w:left w:val="single" w:sz="4" w:space="0" w:color="D9D9D9"/>
                        <w:bottom w:val="single" w:sz="4" w:space="0" w:color="D9D9D9"/>
                        <w:right w:val="single" w:sz="4" w:space="0" w:color="D9D9D9"/>
                      </w:tcBorders>
                    </w:tcPr>
                  </w:tcPrChange>
                </w:tcPr>
                <w:p w14:paraId="2ECC464E" w14:textId="77777777" w:rsidR="00C80897" w:rsidRDefault="00C831D6">
                  <w:pPr>
                    <w:spacing w:before="40" w:after="40" w:line="300" w:lineRule="auto"/>
                    <w:rPr>
                      <w:ins w:id="1318" w:author="南" w:date="2026-10-22T16:58:00Z"/>
                      <w:rFonts w:eastAsiaTheme="minorEastAsia"/>
                    </w:rPr>
                  </w:pPr>
                  <w:ins w:id="1319" w:author="南" w:date="2026-10-22T16:58:00Z">
                    <w:r>
                      <w:rPr>
                        <w:rFonts w:hint="eastAsia"/>
                      </w:rPr>
                      <w:t>3</w:t>
                    </w:r>
                  </w:ins>
                </w:p>
              </w:tc>
              <w:tc>
                <w:tcPr>
                  <w:tcW w:w="2152" w:type="dxa"/>
                  <w:tcPrChange w:id="1320" w:author="南" w:date="2026-10-22T20:24:00Z">
                    <w:tcPr>
                      <w:tcW w:w="2268" w:type="dxa"/>
                      <w:gridSpan w:val="2"/>
                      <w:tcBorders>
                        <w:top w:val="single" w:sz="4" w:space="0" w:color="D9D9D9"/>
                        <w:left w:val="single" w:sz="4" w:space="0" w:color="D9D9D9"/>
                        <w:bottom w:val="single" w:sz="4" w:space="0" w:color="D9D9D9"/>
                        <w:right w:val="single" w:sz="4" w:space="0" w:color="D9D9D9"/>
                      </w:tcBorders>
                    </w:tcPr>
                  </w:tcPrChange>
                </w:tcPr>
                <w:p w14:paraId="6DB1E4EA" w14:textId="77777777" w:rsidR="00C80897" w:rsidRPr="00D77721" w:rsidRDefault="00C831D6">
                  <w:pPr>
                    <w:spacing w:before="40" w:after="40" w:line="300" w:lineRule="auto"/>
                    <w:rPr>
                      <w:ins w:id="1321" w:author="南" w:date="2026-10-22T16:58:00Z"/>
                      <w:szCs w:val="21"/>
                    </w:rPr>
                  </w:pPr>
                  <w:ins w:id="1322" w:author="南" w:date="2026-10-22T16:58:00Z">
                    <w:r>
                      <w:rPr>
                        <w:rFonts w:ascii="宋体" w:hAnsi="宋体" w:cs="宋体" w:hint="eastAsia"/>
                        <w:kern w:val="0"/>
                        <w:szCs w:val="21"/>
                        <w:lang w:bidi="ar"/>
                        <w:rPrChange w:id="1323" w:author="郝鹃" w:date="2026-10-22T22:47:00Z">
                          <w:rPr>
                            <w:rFonts w:ascii="宋体" w:hAnsi="宋体" w:cs="宋体" w:hint="eastAsia"/>
                            <w:kern w:val="0"/>
                            <w:sz w:val="24"/>
                            <w:lang w:bidi="ar"/>
                          </w:rPr>
                        </w:rPrChange>
                      </w:rPr>
                      <w:t>不同品牌定位、目标人群和宣传场景需要不同表达</w:t>
                    </w:r>
                  </w:ins>
                </w:p>
              </w:tc>
              <w:tc>
                <w:tcPr>
                  <w:tcW w:w="4046" w:type="dxa"/>
                  <w:tcPrChange w:id="1324" w:author="南" w:date="2026-10-22T20:24:00Z">
                    <w:tcPr>
                      <w:tcW w:w="2268" w:type="dxa"/>
                      <w:tcBorders>
                        <w:top w:val="single" w:sz="4" w:space="0" w:color="D9D9D9"/>
                        <w:left w:val="single" w:sz="4" w:space="0" w:color="D9D9D9"/>
                        <w:bottom w:val="single" w:sz="4" w:space="0" w:color="D9D9D9"/>
                        <w:right w:val="single" w:sz="4" w:space="0" w:color="D9D9D9"/>
                      </w:tcBorders>
                    </w:tcPr>
                  </w:tcPrChange>
                </w:tcPr>
                <w:p w14:paraId="5CA7E941" w14:textId="77777777" w:rsidR="00C80897" w:rsidRPr="00D77721" w:rsidRDefault="00C831D6">
                  <w:pPr>
                    <w:spacing w:before="40" w:after="40" w:line="300" w:lineRule="auto"/>
                    <w:rPr>
                      <w:ins w:id="1325" w:author="南" w:date="2026-10-22T16:58:00Z"/>
                      <w:szCs w:val="21"/>
                    </w:rPr>
                  </w:pPr>
                  <w:ins w:id="1326" w:author="南" w:date="2026-10-22T16:58:00Z">
                    <w:r>
                      <w:rPr>
                        <w:rFonts w:ascii="宋体" w:hAnsi="宋体" w:cs="宋体" w:hint="eastAsia"/>
                        <w:kern w:val="0"/>
                        <w:szCs w:val="21"/>
                        <w:lang w:bidi="ar"/>
                        <w:rPrChange w:id="1327" w:author="郝鹃" w:date="2026-10-22T22:47:00Z">
                          <w:rPr>
                            <w:rFonts w:ascii="宋体" w:hAnsi="宋体" w:cs="宋体" w:hint="eastAsia"/>
                            <w:kern w:val="0"/>
                            <w:sz w:val="24"/>
                            <w:lang w:bidi="ar"/>
                          </w:rPr>
                        </w:rPrChange>
                      </w:rPr>
                      <w:t>设置目标人群、节日场景、表达风格等填空与选项，提供热门文案和海报样式供参考。</w:t>
                    </w:r>
                  </w:ins>
                </w:p>
              </w:tc>
            </w:tr>
            <w:tr w:rsidR="00C80897" w14:paraId="3E05C450" w14:textId="77777777" w:rsidTr="00D77721">
              <w:trPr>
                <w:cantSplit/>
                <w:jc w:val="center"/>
                <w:ins w:id="1328" w:author="南" w:date="2026-10-22T16:58:00Z"/>
                <w:trPrChange w:id="1329" w:author="南" w:date="2026-10-22T20:24:00Z">
                  <w:trPr>
                    <w:cantSplit/>
                  </w:trPr>
                </w:trPrChange>
              </w:trPr>
              <w:tc>
                <w:tcPr>
                  <w:tcW w:w="776" w:type="dxa"/>
                  <w:tcPrChange w:id="1330" w:author="南" w:date="2026-10-22T20:24:00Z">
                    <w:tcPr>
                      <w:tcW w:w="2438" w:type="dxa"/>
                      <w:gridSpan w:val="2"/>
                      <w:tcBorders>
                        <w:top w:val="single" w:sz="4" w:space="0" w:color="D9D9D9"/>
                        <w:left w:val="single" w:sz="4" w:space="0" w:color="D9D9D9"/>
                        <w:bottom w:val="single" w:sz="4" w:space="0" w:color="D9D9D9"/>
                        <w:right w:val="single" w:sz="4" w:space="0" w:color="D9D9D9"/>
                      </w:tcBorders>
                    </w:tcPr>
                  </w:tcPrChange>
                </w:tcPr>
                <w:p w14:paraId="5E07983D" w14:textId="77777777" w:rsidR="00C80897" w:rsidRDefault="00C831D6">
                  <w:pPr>
                    <w:spacing w:before="40" w:after="40" w:line="300" w:lineRule="auto"/>
                    <w:rPr>
                      <w:ins w:id="1331" w:author="南" w:date="2026-10-22T16:58:00Z"/>
                      <w:rFonts w:eastAsiaTheme="minorEastAsia"/>
                    </w:rPr>
                  </w:pPr>
                  <w:ins w:id="1332" w:author="南" w:date="2026-10-22T16:58:00Z">
                    <w:r>
                      <w:rPr>
                        <w:rFonts w:hint="eastAsia"/>
                      </w:rPr>
                      <w:t>4</w:t>
                    </w:r>
                  </w:ins>
                </w:p>
              </w:tc>
              <w:tc>
                <w:tcPr>
                  <w:tcW w:w="2152" w:type="dxa"/>
                  <w:tcPrChange w:id="1333" w:author="南" w:date="2026-10-22T20:24:00Z">
                    <w:tcPr>
                      <w:tcW w:w="2268" w:type="dxa"/>
                      <w:gridSpan w:val="2"/>
                      <w:tcBorders>
                        <w:top w:val="single" w:sz="4" w:space="0" w:color="D9D9D9"/>
                        <w:left w:val="single" w:sz="4" w:space="0" w:color="D9D9D9"/>
                        <w:bottom w:val="single" w:sz="4" w:space="0" w:color="D9D9D9"/>
                        <w:right w:val="single" w:sz="4" w:space="0" w:color="D9D9D9"/>
                      </w:tcBorders>
                    </w:tcPr>
                  </w:tcPrChange>
                </w:tcPr>
                <w:p w14:paraId="64683A7E" w14:textId="77777777" w:rsidR="00C80897" w:rsidRPr="00D77721" w:rsidRDefault="00C831D6">
                  <w:pPr>
                    <w:spacing w:before="40" w:after="40" w:line="300" w:lineRule="auto"/>
                    <w:rPr>
                      <w:ins w:id="1334" w:author="南" w:date="2026-10-22T16:58:00Z"/>
                      <w:szCs w:val="21"/>
                    </w:rPr>
                  </w:pPr>
                  <w:ins w:id="1335" w:author="南" w:date="2026-10-22T16:58:00Z">
                    <w:r>
                      <w:rPr>
                        <w:rFonts w:ascii="宋体" w:hAnsi="宋体" w:cs="宋体" w:hint="eastAsia"/>
                        <w:kern w:val="0"/>
                        <w:szCs w:val="21"/>
                        <w:lang w:bidi="ar"/>
                        <w:rPrChange w:id="1336" w:author="郝鹃" w:date="2026-10-22T22:47:00Z">
                          <w:rPr>
                            <w:rFonts w:ascii="宋体" w:hAnsi="宋体" w:cs="宋体" w:hint="eastAsia"/>
                            <w:kern w:val="0"/>
                            <w:sz w:val="24"/>
                            <w:lang w:bidi="ar"/>
                          </w:rPr>
                        </w:rPrChange>
                      </w:rPr>
                      <w:t>日常宣传需要多种内容，制作后还需调整</w:t>
                    </w:r>
                  </w:ins>
                </w:p>
              </w:tc>
              <w:tc>
                <w:tcPr>
                  <w:tcW w:w="4046" w:type="dxa"/>
                  <w:tcPrChange w:id="1337" w:author="南" w:date="2026-10-22T20:24:00Z">
                    <w:tcPr>
                      <w:tcW w:w="2268" w:type="dxa"/>
                      <w:tcBorders>
                        <w:top w:val="single" w:sz="4" w:space="0" w:color="D9D9D9"/>
                        <w:left w:val="single" w:sz="4" w:space="0" w:color="D9D9D9"/>
                        <w:bottom w:val="single" w:sz="4" w:space="0" w:color="D9D9D9"/>
                        <w:right w:val="single" w:sz="4" w:space="0" w:color="D9D9D9"/>
                      </w:tcBorders>
                    </w:tcPr>
                  </w:tcPrChange>
                </w:tcPr>
                <w:p w14:paraId="0D98E7EA" w14:textId="77777777" w:rsidR="00C80897" w:rsidRPr="00D77721" w:rsidRDefault="00C831D6">
                  <w:pPr>
                    <w:spacing w:before="40" w:after="40" w:line="300" w:lineRule="auto"/>
                    <w:rPr>
                      <w:ins w:id="1338" w:author="南" w:date="2026-10-22T16:58:00Z"/>
                      <w:szCs w:val="21"/>
                    </w:rPr>
                  </w:pPr>
                  <w:ins w:id="1339" w:author="南" w:date="2026-10-22T16:58:00Z">
                    <w:r>
                      <w:rPr>
                        <w:rFonts w:ascii="宋体" w:hAnsi="宋体" w:cs="宋体" w:hint="eastAsia"/>
                        <w:kern w:val="0"/>
                        <w:szCs w:val="21"/>
                        <w:lang w:bidi="ar"/>
                        <w:rPrChange w:id="1340" w:author="郝鹃" w:date="2026-10-22T22:47:00Z">
                          <w:rPr>
                            <w:rFonts w:ascii="宋体" w:hAnsi="宋体" w:cs="宋体" w:hint="eastAsia"/>
                            <w:kern w:val="0"/>
                            <w:sz w:val="24"/>
                            <w:lang w:bidi="ar"/>
                          </w:rPr>
                        </w:rPrChange>
                      </w:rPr>
                      <w:t>多模态个性化生成，并提供定向改写、图片编辑及滤镜调整等功能。</w:t>
                    </w:r>
                  </w:ins>
                </w:p>
              </w:tc>
            </w:tr>
            <w:tr w:rsidR="00C80897" w14:paraId="0CC03763" w14:textId="77777777" w:rsidTr="00D77721">
              <w:trPr>
                <w:cantSplit/>
                <w:jc w:val="center"/>
                <w:ins w:id="1341" w:author="南" w:date="2026-10-22T16:58:00Z"/>
                <w:trPrChange w:id="1342" w:author="南" w:date="2026-10-22T20:24:00Z">
                  <w:trPr>
                    <w:cantSplit/>
                  </w:trPr>
                </w:trPrChange>
              </w:trPr>
              <w:tc>
                <w:tcPr>
                  <w:tcW w:w="776" w:type="dxa"/>
                  <w:tcPrChange w:id="1343" w:author="南" w:date="2026-10-22T20:24:00Z">
                    <w:tcPr>
                      <w:tcW w:w="2438" w:type="dxa"/>
                      <w:gridSpan w:val="2"/>
                      <w:tcBorders>
                        <w:top w:val="single" w:sz="4" w:space="0" w:color="D9D9D9"/>
                        <w:left w:val="single" w:sz="4" w:space="0" w:color="D9D9D9"/>
                        <w:bottom w:val="single" w:sz="4" w:space="0" w:color="D9D9D9"/>
                        <w:right w:val="single" w:sz="4" w:space="0" w:color="D9D9D9"/>
                      </w:tcBorders>
                    </w:tcPr>
                  </w:tcPrChange>
                </w:tcPr>
                <w:p w14:paraId="7E4915C3" w14:textId="77777777" w:rsidR="00C80897" w:rsidRDefault="00C831D6">
                  <w:pPr>
                    <w:spacing w:before="40" w:after="40" w:line="300" w:lineRule="auto"/>
                    <w:rPr>
                      <w:ins w:id="1344" w:author="南" w:date="2026-10-22T16:58:00Z"/>
                      <w:rFonts w:eastAsiaTheme="minorEastAsia"/>
                    </w:rPr>
                  </w:pPr>
                  <w:ins w:id="1345" w:author="南" w:date="2026-10-22T16:58:00Z">
                    <w:r>
                      <w:rPr>
                        <w:rFonts w:hint="eastAsia"/>
                      </w:rPr>
                      <w:t>5</w:t>
                    </w:r>
                  </w:ins>
                </w:p>
              </w:tc>
              <w:tc>
                <w:tcPr>
                  <w:tcW w:w="2152" w:type="dxa"/>
                  <w:tcPrChange w:id="1346" w:author="南" w:date="2026-10-22T20:24:00Z">
                    <w:tcPr>
                      <w:tcW w:w="2268" w:type="dxa"/>
                      <w:gridSpan w:val="2"/>
                      <w:tcBorders>
                        <w:top w:val="single" w:sz="4" w:space="0" w:color="D9D9D9"/>
                        <w:left w:val="single" w:sz="4" w:space="0" w:color="D9D9D9"/>
                        <w:bottom w:val="single" w:sz="4" w:space="0" w:color="D9D9D9"/>
                        <w:right w:val="single" w:sz="4" w:space="0" w:color="D9D9D9"/>
                      </w:tcBorders>
                    </w:tcPr>
                  </w:tcPrChange>
                </w:tcPr>
                <w:p w14:paraId="54D4DED6" w14:textId="77777777" w:rsidR="00C80897" w:rsidRPr="00D77721" w:rsidRDefault="00C831D6">
                  <w:pPr>
                    <w:spacing w:before="40" w:after="40" w:line="300" w:lineRule="auto"/>
                    <w:rPr>
                      <w:ins w:id="1347" w:author="南" w:date="2026-10-22T16:58:00Z"/>
                      <w:szCs w:val="21"/>
                    </w:rPr>
                  </w:pPr>
                  <w:ins w:id="1348" w:author="南" w:date="2026-10-22T16:58:00Z">
                    <w:r>
                      <w:rPr>
                        <w:rFonts w:ascii="宋体" w:hAnsi="宋体" w:cs="宋体" w:hint="eastAsia"/>
                        <w:kern w:val="0"/>
                        <w:szCs w:val="21"/>
                        <w:lang w:bidi="ar"/>
                        <w:rPrChange w:id="1349" w:author="郝鹃" w:date="2026-10-22T22:47:00Z">
                          <w:rPr>
                            <w:rFonts w:ascii="宋体" w:hAnsi="宋体" w:cs="宋体" w:hint="eastAsia"/>
                            <w:kern w:val="0"/>
                            <w:sz w:val="24"/>
                            <w:lang w:bidi="ar"/>
                          </w:rPr>
                        </w:rPrChange>
                      </w:rPr>
                      <w:t>生成内容需要检查，并适配实际发布</w:t>
                    </w:r>
                  </w:ins>
                </w:p>
              </w:tc>
              <w:tc>
                <w:tcPr>
                  <w:tcW w:w="4046" w:type="dxa"/>
                  <w:tcPrChange w:id="1350" w:author="南" w:date="2026-10-22T20:24:00Z">
                    <w:tcPr>
                      <w:tcW w:w="2268" w:type="dxa"/>
                      <w:tcBorders>
                        <w:top w:val="single" w:sz="4" w:space="0" w:color="D9D9D9"/>
                        <w:left w:val="single" w:sz="4" w:space="0" w:color="D9D9D9"/>
                        <w:bottom w:val="single" w:sz="4" w:space="0" w:color="D9D9D9"/>
                        <w:right w:val="single" w:sz="4" w:space="0" w:color="D9D9D9"/>
                      </w:tcBorders>
                    </w:tcPr>
                  </w:tcPrChange>
                </w:tcPr>
                <w:p w14:paraId="0575A178" w14:textId="77777777" w:rsidR="00C80897" w:rsidRPr="00D77721" w:rsidRDefault="00C831D6">
                  <w:pPr>
                    <w:spacing w:before="40" w:after="40" w:line="300" w:lineRule="auto"/>
                    <w:rPr>
                      <w:ins w:id="1351" w:author="南" w:date="2026-10-22T16:58:00Z"/>
                      <w:szCs w:val="21"/>
                    </w:rPr>
                  </w:pPr>
                  <w:ins w:id="1352" w:author="南" w:date="2026-10-22T16:58:00Z">
                    <w:r>
                      <w:rPr>
                        <w:rFonts w:ascii="宋体" w:hAnsi="宋体" w:cs="宋体" w:hint="eastAsia"/>
                        <w:kern w:val="0"/>
                        <w:szCs w:val="21"/>
                        <w:lang w:bidi="ar"/>
                        <w:rPrChange w:id="1353" w:author="郝鹃" w:date="2026-10-22T22:47:00Z">
                          <w:rPr>
                            <w:rFonts w:ascii="宋体" w:hAnsi="宋体" w:cs="宋体" w:hint="eastAsia"/>
                            <w:kern w:val="0"/>
                            <w:sz w:val="24"/>
                            <w:lang w:bidi="ar"/>
                          </w:rPr>
                        </w:rPrChange>
                      </w:rPr>
                      <w:t>内</w:t>
                    </w:r>
                    <w:r>
                      <w:rPr>
                        <w:rFonts w:ascii="宋体" w:hAnsi="宋体" w:cs="宋体" w:hint="eastAsia"/>
                        <w:kern w:val="0"/>
                        <w:szCs w:val="21"/>
                        <w:lang w:bidi="ar"/>
                        <w:rPrChange w:id="1354" w:author="郝鹃" w:date="2026-10-22T22:47:00Z">
                          <w:rPr>
                            <w:rFonts w:ascii="宋体" w:hAnsi="宋体" w:cs="宋体" w:hint="eastAsia"/>
                            <w:kern w:val="0"/>
                            <w:sz w:val="24"/>
                            <w:lang w:bidi="ar"/>
                          </w:rPr>
                        </w:rPrChange>
                      </w:rPr>
                      <w:t>置内容审核、多平台预览与成果打包保存，衔接生成、确认和使用环节。</w:t>
                    </w:r>
                  </w:ins>
                </w:p>
              </w:tc>
            </w:tr>
          </w:tbl>
          <w:p w14:paraId="45198CAF" w14:textId="77777777" w:rsidR="00C80897" w:rsidRDefault="00C80897" w:rsidP="00C80897">
            <w:pPr>
              <w:pStyle w:val="ae"/>
              <w:widowControl/>
              <w:numPr>
                <w:ilvl w:val="255"/>
                <w:numId w:val="0"/>
              </w:numPr>
              <w:spacing w:line="360" w:lineRule="auto"/>
              <w:jc w:val="both"/>
              <w:rPr>
                <w:ins w:id="1355" w:author="南" w:date="2026-10-22T16:58:00Z"/>
                <w:del w:id="1356" w:author="郝鹃" w:date="2026-10-22T22:48:00Z"/>
              </w:rPr>
              <w:pPrChange w:id="1357" w:author="南" w:date="2026-10-21T22:25:00Z">
                <w:pPr>
                  <w:spacing w:line="560" w:lineRule="exact"/>
                  <w:jc w:val="left"/>
                </w:pPr>
              </w:pPrChange>
            </w:pPr>
          </w:p>
          <w:p w14:paraId="0036E680" w14:textId="77777777" w:rsidR="00C80897" w:rsidRPr="00C80897" w:rsidRDefault="00C831D6" w:rsidP="00C80897">
            <w:pPr>
              <w:pStyle w:val="ae"/>
              <w:widowControl/>
              <w:numPr>
                <w:ilvl w:val="255"/>
                <w:numId w:val="0"/>
              </w:numPr>
              <w:spacing w:line="360" w:lineRule="auto"/>
              <w:jc w:val="both"/>
              <w:rPr>
                <w:ins w:id="1358" w:author="南" w:date="2026-10-21T22:25:00Z"/>
                <w:rFonts w:asciiTheme="majorEastAsia" w:eastAsiaTheme="majorEastAsia" w:hAnsiTheme="majorEastAsia" w:cstheme="majorEastAsia"/>
                <w:b/>
                <w:bCs/>
                <w:lang w:bidi="ar"/>
                <w:rPrChange w:id="1359" w:author="南" w:date="2026-10-22T20:24:00Z">
                  <w:rPr>
                    <w:ins w:id="1360" w:author="南" w:date="2026-10-21T22:25:00Z"/>
                    <w:sz w:val="24"/>
                  </w:rPr>
                </w:rPrChange>
              </w:rPr>
              <w:pPrChange w:id="1361" w:author="南" w:date="2026-10-21T22:25:00Z">
                <w:pPr>
                  <w:spacing w:line="560" w:lineRule="exact"/>
                  <w:jc w:val="left"/>
                </w:pPr>
              </w:pPrChange>
            </w:pPr>
            <w:ins w:id="1362" w:author="南" w:date="2026-10-21T22:25:00Z">
              <w:r>
                <w:rPr>
                  <w:rFonts w:asciiTheme="majorEastAsia" w:eastAsiaTheme="majorEastAsia" w:hAnsiTheme="majorEastAsia" w:cstheme="majorEastAsia" w:hint="eastAsia"/>
                  <w:b/>
                  <w:bCs/>
                  <w:rPrChange w:id="1363" w:author="南" w:date="2026-10-22T20:24:00Z">
                    <w:rPr>
                      <w:rFonts w:hint="eastAsia"/>
                    </w:rPr>
                  </w:rPrChange>
                </w:rPr>
                <w:t>（</w:t>
              </w:r>
              <w:r>
                <w:rPr>
                  <w:rFonts w:asciiTheme="majorEastAsia" w:eastAsiaTheme="majorEastAsia" w:hAnsiTheme="majorEastAsia" w:cstheme="majorEastAsia" w:hint="eastAsia"/>
                  <w:b/>
                  <w:bCs/>
                  <w:rPrChange w:id="1364" w:author="南" w:date="2026-10-22T20:24:00Z">
                    <w:rPr>
                      <w:rFonts w:hint="eastAsia"/>
                    </w:rPr>
                  </w:rPrChange>
                </w:rPr>
                <w:t>4</w:t>
              </w:r>
              <w:r>
                <w:rPr>
                  <w:rFonts w:asciiTheme="majorEastAsia" w:eastAsiaTheme="majorEastAsia" w:hAnsiTheme="majorEastAsia" w:cstheme="majorEastAsia" w:hint="eastAsia"/>
                  <w:b/>
                  <w:bCs/>
                  <w:rPrChange w:id="1365" w:author="南" w:date="2026-10-22T20:24:00Z">
                    <w:rPr>
                      <w:rFonts w:hint="eastAsia"/>
                    </w:rPr>
                  </w:rPrChange>
                </w:rPr>
                <w:t>）构建</w:t>
              </w:r>
            </w:ins>
            <w:ins w:id="1366" w:author="郝鹃" w:date="2026-10-22T22:47:00Z">
              <w:r>
                <w:rPr>
                  <w:rFonts w:asciiTheme="majorEastAsia" w:eastAsiaTheme="majorEastAsia" w:hAnsiTheme="majorEastAsia" w:cstheme="majorEastAsia" w:hint="eastAsia"/>
                  <w:b/>
                  <w:bCs/>
                </w:rPr>
                <w:t>了农产品</w:t>
              </w:r>
            </w:ins>
            <w:ins w:id="1367" w:author="南" w:date="2026-10-21T22:25:00Z">
              <w:del w:id="1368" w:author="郝鹃" w:date="2026-10-22T22:47:00Z">
                <w:r>
                  <w:rPr>
                    <w:rFonts w:asciiTheme="majorEastAsia" w:eastAsiaTheme="majorEastAsia" w:hAnsiTheme="majorEastAsia" w:cstheme="majorEastAsia" w:hint="eastAsia"/>
                    <w:b/>
                    <w:bCs/>
                    <w:rPrChange w:id="1369" w:author="南" w:date="2026-10-22T20:24:00Z">
                      <w:rPr>
                        <w:rFonts w:hint="eastAsia"/>
                      </w:rPr>
                    </w:rPrChange>
                  </w:rPr>
                  <w:delText>农业</w:delText>
                </w:r>
              </w:del>
              <w:r>
                <w:rPr>
                  <w:rFonts w:asciiTheme="majorEastAsia" w:eastAsiaTheme="majorEastAsia" w:hAnsiTheme="majorEastAsia" w:cstheme="majorEastAsia" w:hint="eastAsia"/>
                  <w:b/>
                  <w:bCs/>
                  <w:rPrChange w:id="1370" w:author="南" w:date="2026-10-22T20:24:00Z">
                    <w:rPr>
                      <w:rFonts w:hint="eastAsia"/>
                    </w:rPr>
                  </w:rPrChange>
                </w:rPr>
                <w:t>营销领域数据集</w:t>
              </w:r>
            </w:ins>
          </w:p>
          <w:p w14:paraId="55357692" w14:textId="77777777" w:rsidR="00C80897" w:rsidRDefault="00C831D6" w:rsidP="00C80897">
            <w:pPr>
              <w:pStyle w:val="ae"/>
              <w:widowControl/>
              <w:numPr>
                <w:ilvl w:val="255"/>
                <w:numId w:val="0"/>
              </w:numPr>
              <w:spacing w:line="360" w:lineRule="auto"/>
              <w:ind w:firstLineChars="200" w:firstLine="480"/>
              <w:jc w:val="both"/>
              <w:rPr>
                <w:ins w:id="1371" w:author="郝鹃" w:date="2026-10-22T22:50:00Z"/>
              </w:rPr>
              <w:pPrChange w:id="1372" w:author="南" w:date="2026-10-21T22:25:00Z">
                <w:pPr>
                  <w:spacing w:line="560" w:lineRule="exact"/>
                  <w:jc w:val="left"/>
                </w:pPr>
              </w:pPrChange>
            </w:pPr>
            <w:ins w:id="1373" w:author="南" w:date="2026-10-21T22:25:00Z">
              <w:r>
                <w:t>目前，</w:t>
              </w:r>
            </w:ins>
            <w:ins w:id="1374" w:author="南" w:date="2026-10-22T20:25:00Z">
              <w:r>
                <w:rPr>
                  <w:rFonts w:hint="eastAsia"/>
                </w:rPr>
                <w:t>团队</w:t>
              </w:r>
            </w:ins>
            <w:ins w:id="1375" w:author="南" w:date="2026-10-21T22:25:00Z">
              <w:del w:id="1376" w:author="南" w:date="2026-10-23T11:58:00Z">
                <w:r>
                  <w:delText>已收集超</w:delText>
                </w:r>
                <w:r>
                  <w:rPr>
                    <w:rFonts w:hint="eastAsia"/>
                    <w:color w:val="FF0000"/>
                    <w:rPrChange w:id="1377" w:author="郝鹃" w:date="2026-10-22T22:48:00Z">
                      <w:rPr>
                        <w:rFonts w:hint="eastAsia"/>
                      </w:rPr>
                    </w:rPrChange>
                  </w:rPr>
                  <w:delText>三千条</w:delText>
                </w:r>
                <w:r>
                  <w:delText>农产品资料，大部分</w:delText>
                </w:r>
              </w:del>
            </w:ins>
            <w:ins w:id="1378" w:author="南" w:date="2026-10-23T11:58:00Z">
              <w:r>
                <w:rPr>
                  <w:rFonts w:hint="eastAsia"/>
                </w:rPr>
                <w:t>以</w:t>
              </w:r>
            </w:ins>
            <w:ins w:id="1379" w:author="南" w:date="2026-10-21T22:25:00Z">
              <w:r>
                <w:t>广东地理标志农产品</w:t>
              </w:r>
            </w:ins>
            <w:ins w:id="1380" w:author="南" w:date="2026-10-23T11:58:00Z">
              <w:r>
                <w:rPr>
                  <w:rFonts w:hint="eastAsia"/>
                </w:rPr>
                <w:t>为重点</w:t>
              </w:r>
            </w:ins>
            <w:ins w:id="1381" w:author="南" w:date="2026-10-21T22:25:00Z">
              <w:r>
                <w:t>，涵盖</w:t>
              </w:r>
            </w:ins>
            <w:ins w:id="1382" w:author="郝鹃" w:date="2026-10-22T22:49:00Z">
              <w:r>
                <w:rPr>
                  <w:rFonts w:hint="eastAsia"/>
                </w:rPr>
                <w:t>茶叶、板栗，</w:t>
              </w:r>
            </w:ins>
            <w:ins w:id="1383" w:author="南" w:date="2026-10-21T22:25:00Z">
              <w:r>
                <w:t>荔枝、龙眼等品类，</w:t>
              </w:r>
            </w:ins>
            <w:ins w:id="1384" w:author="郝鹃" w:date="2026-10-22T22:48:00Z">
              <w:r>
                <w:t>已收集</w:t>
              </w:r>
              <w:r>
                <w:rPr>
                  <w:rFonts w:hint="eastAsia"/>
                </w:rPr>
                <w:t>超</w:t>
              </w:r>
              <w:del w:id="1385" w:author="南" w:date="2026-10-23T11:56:00Z">
                <w:r>
                  <w:rPr>
                    <w:rFonts w:hint="eastAsia"/>
                    <w:b/>
                    <w:bCs/>
                    <w:rPrChange w:id="1386" w:author="南" w:date="2026-10-23T11:56:00Z">
                      <w:rPr>
                        <w:rFonts w:hint="eastAsia"/>
                        <w:color w:val="FF0000"/>
                      </w:rPr>
                    </w:rPrChange>
                  </w:rPr>
                  <w:delText>三千条</w:delText>
                </w:r>
              </w:del>
            </w:ins>
            <w:ins w:id="1387" w:author="南" w:date="2026-10-23T11:56:00Z">
              <w:r>
                <w:rPr>
                  <w:rFonts w:hint="eastAsia"/>
                  <w:b/>
                  <w:bCs/>
                  <w:rPrChange w:id="1388" w:author="南" w:date="2026-10-23T11:56:00Z">
                    <w:rPr>
                      <w:rFonts w:hint="eastAsia"/>
                      <w:b/>
                      <w:bCs/>
                      <w:color w:val="FF0000"/>
                    </w:rPr>
                  </w:rPrChange>
                </w:rPr>
                <w:t>一万</w:t>
              </w:r>
            </w:ins>
            <w:ins w:id="1389" w:author="郝鹃" w:date="2026-10-22T22:48:00Z">
              <w:r>
                <w:t>农产品资料，</w:t>
              </w:r>
            </w:ins>
            <w:ins w:id="1390" w:author="南" w:date="2026-10-21T22:25:00Z">
              <w:r>
                <w:t>内容</w:t>
              </w:r>
            </w:ins>
            <w:ins w:id="1391" w:author="南" w:date="2026-10-23T11:58:00Z">
              <w:r>
                <w:rPr>
                  <w:rFonts w:hint="eastAsia"/>
                </w:rPr>
                <w:t>涉及</w:t>
              </w:r>
            </w:ins>
            <w:ins w:id="1392" w:author="南" w:date="2026-10-21T22:25:00Z">
              <w:r>
                <w:t>产地背景、产品特色、</w:t>
              </w:r>
            </w:ins>
            <w:ins w:id="1393" w:author="南" w:date="2026-10-23T11:59:00Z">
              <w:r>
                <w:rPr>
                  <w:rFonts w:hint="eastAsia"/>
                </w:rPr>
                <w:t>企业产品信息、</w:t>
              </w:r>
            </w:ins>
            <w:ins w:id="1394" w:author="南" w:date="2026-10-21T22:25:00Z">
              <w:r>
                <w:t>地域文化及生产加工知识</w:t>
              </w:r>
            </w:ins>
            <w:ins w:id="1395" w:author="南" w:date="2026-10-23T11:59:00Z">
              <w:r>
                <w:rPr>
                  <w:rFonts w:hint="eastAsia"/>
                </w:rPr>
                <w:t>，主要包括以下三类：</w:t>
              </w:r>
            </w:ins>
            <w:ins w:id="1396" w:author="南" w:date="2026-10-21T22:25:00Z">
              <w:del w:id="1397" w:author="南" w:date="2026-10-23T11:58:00Z">
                <w:r>
                  <w:delText>项目组对资料进行清洗、去重、分类与来源标注，并按知识检索和模型训练的需要加工整理，构建农业营销领域数据集。</w:delText>
                </w:r>
              </w:del>
            </w:ins>
          </w:p>
          <w:p w14:paraId="7F12901C" w14:textId="77777777" w:rsidR="00C80897" w:rsidRPr="00C80897" w:rsidRDefault="00C831D6" w:rsidP="00C80897">
            <w:pPr>
              <w:pStyle w:val="ae"/>
              <w:widowControl/>
              <w:numPr>
                <w:ilvl w:val="1"/>
                <w:numId w:val="9"/>
                <w:ins w:id="1398" w:author="南" w:date="2026-10-23T11:59:00Z"/>
              </w:numPr>
              <w:spacing w:line="360" w:lineRule="auto"/>
              <w:jc w:val="both"/>
              <w:rPr>
                <w:ins w:id="1399" w:author="南" w:date="2026-10-23T11:59:00Z"/>
                <w:rFonts w:ascii="宋体" w:hAnsi="宋体" w:cs="宋体"/>
                <w:b/>
                <w:bCs/>
                <w:lang w:bidi="ar"/>
                <w:rPrChange w:id="1400" w:author="南" w:date="2026-10-23T12:01:00Z">
                  <w:rPr>
                    <w:ins w:id="1401" w:author="南" w:date="2026-10-23T11:59:00Z"/>
                    <w:sz w:val="24"/>
                  </w:rPr>
                </w:rPrChange>
              </w:rPr>
              <w:pPrChange w:id="1402" w:author="南" w:date="2026-10-23T11:59:00Z">
                <w:pPr>
                  <w:spacing w:line="560" w:lineRule="exact"/>
                  <w:jc w:val="left"/>
                </w:pPr>
              </w:pPrChange>
            </w:pPr>
            <w:ins w:id="1403" w:author="郝鹃" w:date="2026-10-22T22:50:00Z">
              <w:del w:id="1404" w:author="南" w:date="2026-10-23T11:59:00Z">
                <w:r>
                  <w:rPr>
                    <w:rFonts w:ascii="宋体" w:hAnsi="宋体" w:cs="宋体" w:hint="eastAsia"/>
                    <w:b/>
                    <w:bCs/>
                    <w:rPrChange w:id="1405" w:author="南" w:date="2026-10-23T12:01:00Z">
                      <w:rPr>
                        <w:rFonts w:hint="eastAsia"/>
                      </w:rPr>
                    </w:rPrChange>
                  </w:rPr>
                  <w:delText>热门文案</w:delText>
                </w:r>
                <w:r>
                  <w:rPr>
                    <w:rFonts w:ascii="宋体" w:hAnsi="宋体" w:cs="宋体"/>
                    <w:b/>
                    <w:bCs/>
                    <w:rPrChange w:id="1406" w:author="南" w:date="2026-10-23T12:01:00Z">
                      <w:rPr/>
                    </w:rPrChange>
                  </w:rPr>
                  <w:delText>-</w:delText>
                </w:r>
              </w:del>
            </w:ins>
            <w:ins w:id="1407" w:author="南" w:date="2026-10-23T11:59:00Z">
              <w:r>
                <w:rPr>
                  <w:rFonts w:ascii="宋体" w:hAnsi="宋体" w:cs="宋体" w:hint="eastAsia"/>
                  <w:b/>
                  <w:bCs/>
                  <w:rPrChange w:id="1408" w:author="南" w:date="2026-10-23T12:01:00Z">
                    <w:rPr>
                      <w:rFonts w:hint="eastAsia"/>
                    </w:rPr>
                  </w:rPrChange>
                </w:rPr>
                <w:t>热门营销推文数据</w:t>
              </w:r>
            </w:ins>
          </w:p>
          <w:p w14:paraId="062F7EEE" w14:textId="77777777" w:rsidR="00C80897" w:rsidRDefault="00C831D6" w:rsidP="00C80897">
            <w:pPr>
              <w:pStyle w:val="ae"/>
              <w:widowControl/>
              <w:spacing w:line="360" w:lineRule="auto"/>
              <w:ind w:leftChars="100" w:left="210" w:firstLineChars="200" w:firstLine="480"/>
              <w:jc w:val="both"/>
              <w:rPr>
                <w:ins w:id="1409" w:author="南" w:date="2026-10-23T11:59:00Z"/>
              </w:rPr>
              <w:pPrChange w:id="1410" w:author="南" w:date="2026-10-23T12:00:00Z">
                <w:pPr>
                  <w:spacing w:line="560" w:lineRule="exact"/>
                  <w:jc w:val="left"/>
                </w:pPr>
              </w:pPrChange>
            </w:pPr>
            <w:ins w:id="1411" w:author="南" w:date="2026-10-23T12:00:00Z">
              <w:r>
                <w:rPr>
                  <w:rFonts w:hint="eastAsia"/>
                </w:rPr>
                <w:t>团队</w:t>
              </w:r>
            </w:ins>
            <w:ins w:id="1412" w:author="南" w:date="2026-10-23T11:59:00Z">
              <w:r>
                <w:rPr>
                  <w:rFonts w:hint="eastAsia"/>
                </w:rPr>
                <w:t>收集整理</w:t>
              </w:r>
            </w:ins>
            <w:ins w:id="1413" w:author="南" w:date="2026-10-23T12:00:00Z">
              <w:r>
                <w:rPr>
                  <w:rFonts w:hint="eastAsia"/>
                </w:rPr>
                <w:t>超</w:t>
              </w:r>
              <w:r>
                <w:rPr>
                  <w:rFonts w:hint="eastAsia"/>
                </w:rPr>
                <w:t>6000</w:t>
              </w:r>
            </w:ins>
            <w:ins w:id="1414" w:author="南" w:date="2026-10-23T11:59:00Z">
              <w:r>
                <w:rPr>
                  <w:rFonts w:hint="eastAsia"/>
                </w:rPr>
                <w:t>条</w:t>
              </w:r>
            </w:ins>
            <w:ins w:id="1415" w:author="南" w:date="2026-10-23T12:00:00Z">
              <w:r>
                <w:rPr>
                  <w:rFonts w:hint="eastAsia"/>
                </w:rPr>
                <w:t>营销推文</w:t>
              </w:r>
            </w:ins>
            <w:ins w:id="1416" w:author="南" w:date="2026-10-23T11:59:00Z">
              <w:r>
                <w:rPr>
                  <w:rFonts w:hint="eastAsia"/>
                </w:rPr>
                <w:t>，涵盖水果、茶叶、坚果及农产品加工品等，来源包括小红书、抖音和微信公众号等平台的公开内容。围绕产品卖点、标题结构、消费场景和表达风格进行分类，优先选取产品主题明确、内容完整、具有互动表现参考且经人工筛查的样本，并记录来源平台、发布时间及采集时的互动数据，为模型学习营销表达提供参考。</w:t>
              </w:r>
            </w:ins>
          </w:p>
          <w:p w14:paraId="67253492" w14:textId="77777777" w:rsidR="00C80897" w:rsidRDefault="00C831D6" w:rsidP="00C80897">
            <w:pPr>
              <w:pStyle w:val="ae"/>
              <w:widowControl/>
              <w:numPr>
                <w:ilvl w:val="255"/>
                <w:numId w:val="0"/>
              </w:numPr>
              <w:spacing w:line="360" w:lineRule="auto"/>
              <w:ind w:left="420"/>
              <w:jc w:val="both"/>
              <w:rPr>
                <w:ins w:id="1417" w:author="郝鹃" w:date="2026-10-22T22:51:00Z"/>
                <w:del w:id="1418" w:author="南" w:date="2026-10-23T11:59:00Z"/>
              </w:rPr>
              <w:pPrChange w:id="1419" w:author="南" w:date="2026-10-23T11:59:00Z">
                <w:pPr>
                  <w:spacing w:line="560" w:lineRule="exact"/>
                  <w:jc w:val="left"/>
                </w:pPr>
              </w:pPrChange>
            </w:pPr>
            <w:ins w:id="1420" w:author="郝鹃" w:date="2026-10-22T22:50:00Z">
              <w:del w:id="1421" w:author="南" w:date="2026-10-23T11:59:00Z">
                <w:r>
                  <w:rPr>
                    <w:rFonts w:hint="eastAsia"/>
                  </w:rPr>
                  <w:delText>---5000</w:delText>
                </w:r>
                <w:r>
                  <w:rPr>
                    <w:rFonts w:hint="eastAsia"/>
                  </w:rPr>
                  <w:delText>，包括什么产品，在平台，标准</w:delText>
                </w:r>
              </w:del>
            </w:ins>
          </w:p>
          <w:p w14:paraId="195EA327" w14:textId="77777777" w:rsidR="00C80897" w:rsidRDefault="00C831D6" w:rsidP="00C80897">
            <w:pPr>
              <w:pStyle w:val="ae"/>
              <w:widowControl/>
              <w:numPr>
                <w:ilvl w:val="1"/>
                <w:numId w:val="9"/>
                <w:ins w:id="1422" w:author="南" w:date="2026-10-23T12:00:00Z"/>
              </w:numPr>
              <w:spacing w:line="360" w:lineRule="auto"/>
              <w:jc w:val="both"/>
              <w:rPr>
                <w:ins w:id="1423" w:author="郝鹃" w:date="2026-10-22T22:51:00Z"/>
                <w:del w:id="1424" w:author="南" w:date="2026-10-23T12:00:00Z"/>
              </w:rPr>
              <w:pPrChange w:id="1425" w:author="南" w:date="2026-10-23T12:00:00Z">
                <w:pPr>
                  <w:spacing w:line="560" w:lineRule="exact"/>
                  <w:jc w:val="left"/>
                </w:pPr>
              </w:pPrChange>
            </w:pPr>
            <w:ins w:id="1426" w:author="郝鹃" w:date="2026-10-22T22:51:00Z">
              <w:del w:id="1427" w:author="南" w:date="2026-10-23T12:00:00Z">
                <w:r>
                  <w:delText>企业知识</w:delText>
                </w:r>
                <w:r>
                  <w:delText>---</w:delText>
                </w:r>
              </w:del>
            </w:ins>
            <w:ins w:id="1428" w:author="郝鹃" w:date="2026-10-22T22:52:00Z">
              <w:del w:id="1429" w:author="南" w:date="2026-10-23T12:00:00Z">
                <w:r>
                  <w:delText>走访企业</w:delText>
                </w:r>
              </w:del>
            </w:ins>
            <w:ins w:id="1430" w:author="郝鹃" w:date="2026-10-22T22:51:00Z">
              <w:del w:id="1431" w:author="南" w:date="2026-10-23T12:00:00Z">
                <w:r>
                  <w:delText>信息，产品，</w:delText>
                </w:r>
              </w:del>
            </w:ins>
          </w:p>
          <w:p w14:paraId="5EA5C809" w14:textId="77777777" w:rsidR="00C80897" w:rsidRDefault="00C831D6" w:rsidP="00C80897">
            <w:pPr>
              <w:pStyle w:val="ae"/>
              <w:widowControl/>
              <w:numPr>
                <w:ilvl w:val="1"/>
                <w:numId w:val="9"/>
                <w:ins w:id="1432" w:author="南" w:date="2026-10-23T12:00:00Z"/>
              </w:numPr>
              <w:spacing w:line="360" w:lineRule="auto"/>
              <w:jc w:val="both"/>
              <w:rPr>
                <w:ins w:id="1433" w:author="南" w:date="2026-10-23T12:02:00Z"/>
                <w:b/>
                <w:bCs/>
              </w:rPr>
              <w:pPrChange w:id="1434" w:author="南" w:date="2026-10-23T12:00:00Z">
                <w:pPr>
                  <w:spacing w:line="560" w:lineRule="exact"/>
                  <w:jc w:val="left"/>
                </w:pPr>
              </w:pPrChange>
            </w:pPr>
            <w:ins w:id="1435" w:author="南" w:date="2026-10-23T12:00:00Z">
              <w:r>
                <w:rPr>
                  <w:rFonts w:hint="eastAsia"/>
                  <w:b/>
                  <w:bCs/>
                  <w:rPrChange w:id="1436" w:author="南" w:date="2026-10-23T12:01:00Z">
                    <w:rPr>
                      <w:rFonts w:hint="eastAsia"/>
                    </w:rPr>
                  </w:rPrChange>
                </w:rPr>
                <w:t>企业与产品知识数据</w:t>
              </w:r>
            </w:ins>
          </w:p>
          <w:p w14:paraId="18F7FC4E" w14:textId="77777777" w:rsidR="00C80897" w:rsidRDefault="00C831D6" w:rsidP="00C80897">
            <w:pPr>
              <w:pStyle w:val="ae"/>
              <w:widowControl/>
              <w:spacing w:line="360" w:lineRule="auto"/>
              <w:ind w:leftChars="100" w:left="210" w:firstLineChars="200" w:firstLine="480"/>
              <w:jc w:val="both"/>
              <w:rPr>
                <w:ins w:id="1437" w:author="南" w:date="2026-10-23T12:02:00Z"/>
                <w:b/>
                <w:bCs/>
              </w:rPr>
              <w:pPrChange w:id="1438" w:author="南" w:date="2026-10-23T12:02:00Z">
                <w:pPr>
                  <w:spacing w:line="560" w:lineRule="exact"/>
                  <w:jc w:val="left"/>
                </w:pPr>
              </w:pPrChange>
            </w:pPr>
            <w:ins w:id="1439" w:author="南" w:date="2026-10-23T12:02:00Z">
              <w:r>
                <w:rPr>
                  <w:rFonts w:hint="eastAsia"/>
                </w:rPr>
                <w:lastRenderedPageBreak/>
                <w:t>团队</w:t>
              </w:r>
              <w:r>
                <w:t>通过走访佛山高明红茶叶企业、河源板栗企业及黑龙江农业经营主体，整理企业文化、品牌故事、资质荣誉、产品特点、规格包装和生产加工流程等资料，关联企业提供的图片、视频素材。资料按企业和产品分别归档，标注来源及确认状态，为个性化生成和产品信息核对提供依据。</w:t>
              </w:r>
            </w:ins>
          </w:p>
          <w:p w14:paraId="7C96F98D" w14:textId="77777777" w:rsidR="00C80897" w:rsidRPr="00C80897" w:rsidRDefault="00C831D6" w:rsidP="00C80897">
            <w:pPr>
              <w:pStyle w:val="ae"/>
              <w:widowControl/>
              <w:numPr>
                <w:ilvl w:val="1"/>
                <w:numId w:val="9"/>
                <w:ins w:id="1440" w:author="南" w:date="2026-10-23T12:00:00Z"/>
              </w:numPr>
              <w:spacing w:line="360" w:lineRule="auto"/>
              <w:jc w:val="both"/>
              <w:rPr>
                <w:ins w:id="1441" w:author="南" w:date="2026-10-23T12:00:00Z"/>
                <w:b/>
                <w:bCs/>
                <w:lang w:bidi="ar"/>
                <w:rPrChange w:id="1442" w:author="南" w:date="2026-10-23T12:01:00Z">
                  <w:rPr>
                    <w:ins w:id="1443" w:author="南" w:date="2026-10-23T12:00:00Z"/>
                    <w:sz w:val="24"/>
                  </w:rPr>
                </w:rPrChange>
              </w:rPr>
              <w:pPrChange w:id="1444" w:author="南" w:date="2026-10-23T12:00:00Z">
                <w:pPr>
                  <w:spacing w:line="560" w:lineRule="exact"/>
                  <w:jc w:val="left"/>
                </w:pPr>
              </w:pPrChange>
            </w:pPr>
            <w:ins w:id="1445" w:author="南" w:date="2026-10-23T12:02:00Z">
              <w:r>
                <w:rPr>
                  <w:rFonts w:hint="eastAsia"/>
                  <w:b/>
                  <w:bCs/>
                </w:rPr>
                <w:t>地域文化背景数据</w:t>
              </w:r>
            </w:ins>
          </w:p>
          <w:p w14:paraId="46F07F6C" w14:textId="77777777" w:rsidR="00C80897" w:rsidRDefault="00C831D6" w:rsidP="00C80897">
            <w:pPr>
              <w:pStyle w:val="ae"/>
              <w:widowControl/>
              <w:spacing w:line="360" w:lineRule="auto"/>
              <w:ind w:leftChars="100" w:left="210" w:firstLineChars="200" w:firstLine="480"/>
              <w:jc w:val="both"/>
              <w:rPr>
                <w:ins w:id="1446" w:author="南" w:date="2026-10-23T12:02:00Z"/>
              </w:rPr>
              <w:pPrChange w:id="1447" w:author="南" w:date="2026-10-23T12:02:00Z">
                <w:pPr>
                  <w:pStyle w:val="ae"/>
                  <w:widowControl/>
                  <w:numPr>
                    <w:ilvl w:val="255"/>
                  </w:numPr>
                  <w:spacing w:line="360" w:lineRule="auto"/>
                  <w:ind w:firstLineChars="200" w:firstLine="480"/>
                  <w:jc w:val="both"/>
                </w:pPr>
              </w:pPrChange>
            </w:pPr>
            <w:ins w:id="1448" w:author="南" w:date="2026-10-23T12:02:00Z">
              <w:r>
                <w:rPr>
                  <w:rFonts w:hint="eastAsia"/>
                </w:rPr>
                <w:t>团队</w:t>
              </w:r>
              <w:r>
                <w:t>围绕走访企业所在地及相关产品产区，</w:t>
              </w:r>
            </w:ins>
            <w:ins w:id="1449" w:author="南" w:date="2026-10-23T12:03:00Z">
              <w:r>
                <w:rPr>
                  <w:rFonts w:hint="eastAsia"/>
                </w:rPr>
                <w:t>收集</w:t>
              </w:r>
            </w:ins>
            <w:ins w:id="1450" w:author="南" w:date="2026-10-23T12:02:00Z">
              <w:r>
                <w:t>政府网站和公共文化机构公开资料，整理历史沿革、农业传统、民俗节庆、传统技艺及地理标志背景。按地区与产品品类建立关联，为品牌故事、宣传主题和视觉元素设计提供文化参考。</w:t>
              </w:r>
            </w:ins>
          </w:p>
          <w:p w14:paraId="13552CFA" w14:textId="77777777" w:rsidR="00C80897" w:rsidRDefault="00C831D6">
            <w:pPr>
              <w:pStyle w:val="ae"/>
              <w:widowControl/>
              <w:numPr>
                <w:ilvl w:val="255"/>
                <w:numId w:val="0"/>
              </w:numPr>
              <w:spacing w:line="360" w:lineRule="auto"/>
              <w:ind w:firstLineChars="200" w:firstLine="480"/>
              <w:jc w:val="both"/>
              <w:rPr>
                <w:ins w:id="1451" w:author="南" w:date="2026-10-23T12:03:00Z"/>
              </w:rPr>
            </w:pPr>
            <w:ins w:id="1452" w:author="南" w:date="2026-10-23T12:03:00Z">
              <w:r>
                <w:t>项目组对上述资料进行清洗、去重、分类和来源标注，并补充广告宣传规范及平台内容规则。根据用途分别建设知识库和微调训练样本集，</w:t>
              </w:r>
              <w:r>
                <w:rPr>
                  <w:rFonts w:hint="eastAsia"/>
                </w:rPr>
                <w:t>将</w:t>
              </w:r>
              <w:r>
                <w:t>资料总量与实际训练样本量分别统计，为知识调用、模型适配和内容审核提供数据支持。</w:t>
              </w:r>
            </w:ins>
          </w:p>
          <w:p w14:paraId="45AB2506" w14:textId="77777777" w:rsidR="00C80897" w:rsidRDefault="00C80897" w:rsidP="00C80897">
            <w:pPr>
              <w:pStyle w:val="ae"/>
              <w:widowControl/>
              <w:numPr>
                <w:ilvl w:val="255"/>
                <w:numId w:val="0"/>
              </w:numPr>
              <w:spacing w:line="360" w:lineRule="auto"/>
              <w:ind w:firstLineChars="200" w:firstLine="480"/>
              <w:jc w:val="both"/>
              <w:rPr>
                <w:ins w:id="1453" w:author="南" w:date="2026-10-21T22:26:00Z"/>
              </w:rPr>
              <w:pPrChange w:id="1454" w:author="南" w:date="2026-10-21T22:25:00Z">
                <w:pPr>
                  <w:spacing w:line="560" w:lineRule="exact"/>
                  <w:jc w:val="left"/>
                </w:pPr>
              </w:pPrChange>
            </w:pPr>
          </w:p>
          <w:p w14:paraId="51B8257B" w14:textId="77777777" w:rsidR="00C80897" w:rsidRPr="00C80897" w:rsidRDefault="00C831D6" w:rsidP="00C80897">
            <w:pPr>
              <w:pStyle w:val="ae"/>
              <w:widowControl/>
              <w:numPr>
                <w:ilvl w:val="255"/>
                <w:numId w:val="0"/>
              </w:numPr>
              <w:spacing w:line="360" w:lineRule="auto"/>
              <w:jc w:val="both"/>
              <w:rPr>
                <w:ins w:id="1455" w:author="南" w:date="2026-10-21T22:26:00Z"/>
                <w:rFonts w:asciiTheme="majorEastAsia" w:eastAsiaTheme="majorEastAsia" w:hAnsiTheme="majorEastAsia" w:cstheme="majorEastAsia"/>
                <w:b/>
                <w:bCs/>
                <w:lang w:bidi="ar"/>
                <w:rPrChange w:id="1456" w:author="南" w:date="2026-10-22T20:24:00Z">
                  <w:rPr>
                    <w:ins w:id="1457" w:author="南" w:date="2026-10-21T22:26:00Z"/>
                    <w:sz w:val="24"/>
                  </w:rPr>
                </w:rPrChange>
              </w:rPr>
              <w:pPrChange w:id="1458" w:author="南" w:date="2026-10-21T22:17:00Z">
                <w:pPr>
                  <w:spacing w:line="560" w:lineRule="exact"/>
                  <w:jc w:val="left"/>
                </w:pPr>
              </w:pPrChange>
            </w:pPr>
            <w:ins w:id="1459" w:author="南" w:date="2026-10-21T22:26:00Z">
              <w:r>
                <w:rPr>
                  <w:rFonts w:asciiTheme="majorEastAsia" w:eastAsiaTheme="majorEastAsia" w:hAnsiTheme="majorEastAsia" w:cstheme="majorEastAsia" w:hint="eastAsia"/>
                  <w:b/>
                  <w:bCs/>
                  <w:rPrChange w:id="1460" w:author="南" w:date="2026-10-22T20:24:00Z">
                    <w:rPr>
                      <w:rFonts w:hint="eastAsia"/>
                    </w:rPr>
                  </w:rPrChange>
                </w:rPr>
                <w:t>（</w:t>
              </w:r>
              <w:r>
                <w:rPr>
                  <w:rFonts w:asciiTheme="majorEastAsia" w:eastAsiaTheme="majorEastAsia" w:hAnsiTheme="majorEastAsia" w:cstheme="majorEastAsia" w:hint="eastAsia"/>
                  <w:b/>
                  <w:bCs/>
                  <w:rPrChange w:id="1461" w:author="南" w:date="2026-10-22T20:24:00Z">
                    <w:rPr>
                      <w:rFonts w:hint="eastAsia"/>
                    </w:rPr>
                  </w:rPrChange>
                </w:rPr>
                <w:t>5</w:t>
              </w:r>
              <w:r>
                <w:rPr>
                  <w:rFonts w:asciiTheme="majorEastAsia" w:eastAsiaTheme="majorEastAsia" w:hAnsiTheme="majorEastAsia" w:cstheme="majorEastAsia" w:hint="eastAsia"/>
                  <w:b/>
                  <w:bCs/>
                  <w:rPrChange w:id="1462" w:author="南" w:date="2026-10-22T20:24:00Z">
                    <w:rPr>
                      <w:rFonts w:hint="eastAsia"/>
                    </w:rPr>
                  </w:rPrChange>
                </w:rPr>
                <w:t>）开展模型</w:t>
              </w:r>
            </w:ins>
            <w:ins w:id="1463" w:author="郝鹃" w:date="2026-10-22T22:55:00Z">
              <w:r>
                <w:rPr>
                  <w:rFonts w:asciiTheme="majorEastAsia" w:eastAsiaTheme="majorEastAsia" w:hAnsiTheme="majorEastAsia" w:cstheme="majorEastAsia" w:hint="eastAsia"/>
                  <w:b/>
                  <w:bCs/>
                </w:rPr>
                <w:t>微调</w:t>
              </w:r>
            </w:ins>
            <w:ins w:id="1464" w:author="南" w:date="2026-10-21T22:26:00Z">
              <w:del w:id="1465" w:author="郝鹃" w:date="2026-10-22T22:55:00Z">
                <w:r>
                  <w:rPr>
                    <w:rFonts w:asciiTheme="majorEastAsia" w:eastAsiaTheme="majorEastAsia" w:hAnsiTheme="majorEastAsia" w:cstheme="majorEastAsia" w:hint="eastAsia"/>
                    <w:b/>
                    <w:bCs/>
                    <w:rPrChange w:id="1466" w:author="南" w:date="2026-10-22T20:24:00Z">
                      <w:rPr>
                        <w:rFonts w:hint="eastAsia"/>
                      </w:rPr>
                    </w:rPrChange>
                  </w:rPr>
                  <w:delText>训练</w:delText>
                </w:r>
              </w:del>
              <w:r>
                <w:rPr>
                  <w:rFonts w:asciiTheme="majorEastAsia" w:eastAsiaTheme="majorEastAsia" w:hAnsiTheme="majorEastAsia" w:cstheme="majorEastAsia" w:hint="eastAsia"/>
                  <w:b/>
                  <w:bCs/>
                  <w:rPrChange w:id="1467" w:author="南" w:date="2026-10-22T20:24:00Z">
                    <w:rPr>
                      <w:rFonts w:hint="eastAsia"/>
                    </w:rPr>
                  </w:rPrChange>
                </w:rPr>
                <w:t>，改善农业营销任务表达</w:t>
              </w:r>
            </w:ins>
          </w:p>
          <w:p w14:paraId="2082B268" w14:textId="77777777" w:rsidR="00C80897" w:rsidRPr="00C80897" w:rsidRDefault="00C831D6" w:rsidP="00C80897">
            <w:pPr>
              <w:pStyle w:val="ae"/>
              <w:widowControl/>
              <w:numPr>
                <w:ilvl w:val="255"/>
                <w:numId w:val="0"/>
              </w:numPr>
              <w:spacing w:line="360" w:lineRule="auto"/>
              <w:ind w:firstLineChars="200" w:firstLine="480"/>
              <w:jc w:val="both"/>
              <w:rPr>
                <w:ins w:id="1468" w:author="南" w:date="2026-10-23T12:22:00Z"/>
                <w:rFonts w:ascii="宋体" w:hAnsi="宋体" w:cs="宋体" w:hint="eastAsia"/>
                <w:rPrChange w:id="1469" w:author="南" w:date="2026-10-23T12:22:00Z">
                  <w:rPr>
                    <w:ins w:id="1470" w:author="南" w:date="2026-10-23T12:22:00Z"/>
                    <w:rFonts w:ascii="宋体" w:hAnsi="宋体" w:cs="宋体" w:hint="eastAsia"/>
                    <w:b/>
                    <w:bCs/>
                  </w:rPr>
                </w:rPrChange>
              </w:rPr>
              <w:pPrChange w:id="1471" w:author="南" w:date="2026-10-23T12:22:00Z">
                <w:pPr>
                  <w:pStyle w:val="ae"/>
                  <w:widowControl/>
                  <w:numPr>
                    <w:ilvl w:val="255"/>
                  </w:numPr>
                  <w:spacing w:line="360" w:lineRule="auto"/>
                  <w:jc w:val="both"/>
                </w:pPr>
              </w:pPrChange>
            </w:pPr>
            <w:ins w:id="1472" w:author="南" w:date="2026-10-23T12:22:00Z">
              <w:r>
                <w:rPr>
                  <w:rFonts w:ascii="宋体" w:hAnsi="宋体" w:cs="宋体" w:hint="eastAsia"/>
                  <w:rPrChange w:id="1473" w:author="南" w:date="2026-10-23T12:22:00Z">
                    <w:rPr>
                      <w:rFonts w:ascii="宋体" w:hAnsi="宋体" w:cs="宋体" w:hint="eastAsia"/>
                      <w:b/>
                      <w:bCs/>
                    </w:rPr>
                  </w:rPrChange>
                </w:rPr>
                <w:t>农产品</w:t>
              </w:r>
              <w:r>
                <w:rPr>
                  <w:rFonts w:ascii="宋体" w:hAnsi="宋体" w:cs="宋体" w:hint="eastAsia"/>
                </w:rPr>
                <w:t>营销</w:t>
              </w:r>
              <w:r>
                <w:rPr>
                  <w:rFonts w:ascii="宋体" w:hAnsi="宋体" w:cs="宋体" w:hint="eastAsia"/>
                  <w:rPrChange w:id="1474" w:author="南" w:date="2026-10-23T12:22:00Z">
                    <w:rPr>
                      <w:rFonts w:ascii="宋体" w:hAnsi="宋体" w:cs="宋体" w:hint="eastAsia"/>
                      <w:b/>
                      <w:bCs/>
                    </w:rPr>
                  </w:rPrChange>
                </w:rPr>
                <w:t>既需要准确理解产品特点，也需要根据企业定位、目标人群和发布平台组织</w:t>
              </w:r>
              <w:r>
                <w:rPr>
                  <w:rFonts w:ascii="宋体" w:hAnsi="宋体" w:cs="宋体" w:hint="eastAsia"/>
                </w:rPr>
                <w:t>个性化</w:t>
              </w:r>
              <w:r>
                <w:rPr>
                  <w:rFonts w:ascii="宋体" w:hAnsi="宋体" w:cs="宋体" w:hint="eastAsia"/>
                  <w:rPrChange w:id="1475" w:author="南" w:date="2026-10-23T12:22:00Z">
                    <w:rPr>
                      <w:rFonts w:ascii="宋体" w:hAnsi="宋体" w:cs="宋体" w:hint="eastAsia"/>
                      <w:b/>
                      <w:bCs/>
                    </w:rPr>
                  </w:rPrChange>
                </w:rPr>
                <w:t>表达。直接使用通用模型，容易出现卖点笼统、企业特色呈现不足及输出格式不稳定等问题。同时，企业文化、生产工艺及内部产品资料涉及信息管理需求，需要减少向外部公共服务反复提交资料，支持在受控环境中开展内容生产。</w:t>
              </w:r>
            </w:ins>
          </w:p>
          <w:p w14:paraId="510307A3" w14:textId="77777777" w:rsidR="00C80897" w:rsidRDefault="00C831D6" w:rsidP="00C80897">
            <w:pPr>
              <w:pStyle w:val="ae"/>
              <w:widowControl/>
              <w:numPr>
                <w:ilvl w:val="255"/>
                <w:numId w:val="0"/>
              </w:numPr>
              <w:spacing w:line="360" w:lineRule="auto"/>
              <w:ind w:firstLineChars="200" w:firstLine="480"/>
              <w:jc w:val="both"/>
              <w:rPr>
                <w:ins w:id="1476" w:author="南" w:date="2026-10-23T12:27:00Z"/>
                <w:rFonts w:ascii="宋体" w:hAnsi="宋体" w:cs="宋体" w:hint="eastAsia"/>
              </w:rPr>
              <w:pPrChange w:id="1477" w:author="南" w:date="2026-10-23T12:22:00Z">
                <w:pPr>
                  <w:pStyle w:val="ae"/>
                  <w:widowControl/>
                  <w:numPr>
                    <w:ilvl w:val="255"/>
                  </w:numPr>
                  <w:spacing w:line="360" w:lineRule="auto"/>
                  <w:jc w:val="both"/>
                </w:pPr>
              </w:pPrChange>
            </w:pPr>
            <w:ins w:id="1478" w:author="南" w:date="2026-10-23T12:22:00Z">
              <w:r>
                <w:rPr>
                  <w:rFonts w:ascii="宋体" w:hAnsi="宋体" w:cs="宋体" w:hint="eastAsia"/>
                  <w:rPrChange w:id="1479" w:author="南" w:date="2026-10-23T12:22:00Z">
                    <w:rPr>
                      <w:rFonts w:ascii="宋体" w:hAnsi="宋体" w:cs="宋体" w:hint="eastAsia"/>
                      <w:b/>
                      <w:bCs/>
                    </w:rPr>
                  </w:rPrChange>
                </w:rPr>
                <w:t>项目以</w:t>
              </w:r>
              <w:r>
                <w:rPr>
                  <w:rFonts w:ascii="宋体" w:hAnsi="宋体" w:cs="宋体" w:hint="eastAsia"/>
                  <w:rPrChange w:id="1480" w:author="南" w:date="2026-10-23T12:22:00Z">
                    <w:rPr>
                      <w:rFonts w:ascii="宋体" w:hAnsi="宋体" w:cs="宋体" w:hint="eastAsia"/>
                      <w:b/>
                      <w:bCs/>
                    </w:rPr>
                  </w:rPrChange>
                </w:rPr>
                <w:t>Qwen3.8</w:t>
              </w:r>
              <w:r>
                <w:rPr>
                  <w:rFonts w:ascii="宋体" w:hAnsi="宋体" w:cs="宋体" w:hint="eastAsia"/>
                  <w:rPrChange w:id="1481" w:author="南" w:date="2026-10-23T12:22:00Z">
                    <w:rPr>
                      <w:rFonts w:ascii="宋体" w:hAnsi="宋体" w:cs="宋体" w:hint="eastAsia"/>
                      <w:b/>
                      <w:bCs/>
                    </w:rPr>
                  </w:rPrChange>
                </w:rPr>
                <w:t>大语言模型为基础，利用构建的农业营销领域数据集开展监督微调。训练样本覆盖产品信息理解、卖点提炼、宣传推文及脚本生成等任务，采用</w:t>
              </w:r>
              <w:r>
                <w:rPr>
                  <w:rFonts w:ascii="宋体" w:hAnsi="宋体" w:cs="宋体" w:hint="eastAsia"/>
                  <w:rPrChange w:id="1482" w:author="南" w:date="2026-10-23T12:22:00Z">
                    <w:rPr>
                      <w:rFonts w:ascii="宋体" w:hAnsi="宋体" w:cs="宋体" w:hint="eastAsia"/>
                      <w:b/>
                      <w:bCs/>
                    </w:rPr>
                  </w:rPrChange>
                </w:rPr>
                <w:t>LoRA</w:t>
              </w:r>
              <w:r>
                <w:rPr>
                  <w:rFonts w:ascii="宋体" w:hAnsi="宋体" w:cs="宋体" w:hint="eastAsia"/>
                  <w:rPrChange w:id="1483" w:author="南" w:date="2026-10-23T12:22:00Z">
                    <w:rPr>
                      <w:rFonts w:ascii="宋体" w:hAnsi="宋体" w:cs="宋体" w:hint="eastAsia"/>
                      <w:b/>
                      <w:bCs/>
                    </w:rPr>
                  </w:rPrChange>
                </w:rPr>
                <w:t>训练增量参数，使模型学习依据给定</w:t>
              </w:r>
              <w:r>
                <w:rPr>
                  <w:rFonts w:ascii="宋体" w:hAnsi="宋体" w:cs="宋体" w:hint="eastAsia"/>
                  <w:rPrChange w:id="1484" w:author="南" w:date="2026-10-23T12:22:00Z">
                    <w:rPr>
                      <w:rFonts w:ascii="宋体" w:hAnsi="宋体" w:cs="宋体" w:hint="eastAsia"/>
                      <w:b/>
                      <w:bCs/>
                    </w:rPr>
                  </w:rPrChange>
                </w:rPr>
                <w:lastRenderedPageBreak/>
                <w:t>资料组织表达，并遵循受众、平台和内容形式要求。经过多次训练与参数调整，形成适用于农产品营销内容生成的领域模型。</w:t>
              </w:r>
            </w:ins>
            <w:ins w:id="1485" w:author="南" w:date="2026-10-23T12:26:00Z">
              <w:r>
                <w:rPr>
                  <w:rFonts w:ascii="宋体" w:hAnsi="宋体" w:cs="宋体" w:hint="eastAsia"/>
                </w:rPr>
                <w:t>模型微调流程如图</w:t>
              </w:r>
              <w:r>
                <w:rPr>
                  <w:rFonts w:ascii="宋体" w:hAnsi="宋体" w:cs="宋体" w:hint="eastAsia"/>
                </w:rPr>
                <w:t>4</w:t>
              </w:r>
            </w:ins>
            <w:ins w:id="1486" w:author="南" w:date="2026-10-23T12:27:00Z">
              <w:r>
                <w:rPr>
                  <w:rFonts w:ascii="宋体" w:hAnsi="宋体" w:cs="宋体" w:hint="eastAsia"/>
                </w:rPr>
                <w:t>所示。</w:t>
              </w:r>
            </w:ins>
          </w:p>
          <w:p w14:paraId="7C48D978" w14:textId="77777777" w:rsidR="00C80897" w:rsidRDefault="00C831D6" w:rsidP="00C80897">
            <w:pPr>
              <w:pStyle w:val="ae"/>
              <w:widowControl/>
              <w:numPr>
                <w:ilvl w:val="255"/>
                <w:numId w:val="0"/>
              </w:numPr>
              <w:spacing w:line="360" w:lineRule="auto"/>
              <w:ind w:firstLineChars="200" w:firstLine="480"/>
              <w:jc w:val="both"/>
              <w:rPr>
                <w:ins w:id="1487" w:author="南" w:date="2026-10-23T12:28:00Z"/>
                <w:rFonts w:ascii="宋体" w:hAnsi="宋体" w:cs="宋体" w:hint="eastAsia"/>
              </w:rPr>
              <w:pPrChange w:id="1488" w:author="南" w:date="2026-10-23T12:29:00Z">
                <w:pPr>
                  <w:pStyle w:val="ae"/>
                  <w:widowControl/>
                  <w:numPr>
                    <w:ilvl w:val="255"/>
                  </w:numPr>
                  <w:spacing w:line="360" w:lineRule="auto"/>
                  <w:jc w:val="both"/>
                </w:pPr>
              </w:pPrChange>
            </w:pPr>
            <w:ins w:id="1489" w:author="南" w:date="2026-10-23T12:29:00Z">
              <w:r>
                <w:rPr>
                  <w:rFonts w:ascii="宋体" w:hAnsi="宋体" w:cs="宋体"/>
                  <w:noProof/>
                </w:rPr>
                <w:drawing>
                  <wp:inline distT="0" distB="0" distL="114300" distR="114300" wp14:anchorId="58CE245C" wp14:editId="7755B635">
                    <wp:extent cx="4355465" cy="1307465"/>
                    <wp:effectExtent l="0" t="0" r="6985" b="6985"/>
                    <wp:docPr id="1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IMG_256"/>
                            <pic:cNvPicPr>
                              <a:picLocks noChangeAspect="1"/>
                            </pic:cNvPicPr>
                          </pic:nvPicPr>
                          <pic:blipFill>
                            <a:blip r:embed="rId13"/>
                            <a:srcRect b="12545"/>
                            <a:stretch>
                              <a:fillRect/>
                            </a:stretch>
                          </pic:blipFill>
                          <pic:spPr>
                            <a:xfrm>
                              <a:off x="0" y="0"/>
                              <a:ext cx="4355465" cy="1307465"/>
                            </a:xfrm>
                            <a:prstGeom prst="rect">
                              <a:avLst/>
                            </a:prstGeom>
                            <a:noFill/>
                            <a:ln w="9525">
                              <a:noFill/>
                            </a:ln>
                          </pic:spPr>
                        </pic:pic>
                      </a:graphicData>
                    </a:graphic>
                  </wp:inline>
                </w:drawing>
              </w:r>
            </w:ins>
          </w:p>
          <w:p w14:paraId="11CBC7F5" w14:textId="77777777" w:rsidR="00C80897" w:rsidRPr="00C80897" w:rsidRDefault="00C831D6" w:rsidP="00C80897">
            <w:pPr>
              <w:pStyle w:val="ae"/>
              <w:widowControl/>
              <w:numPr>
                <w:ilvl w:val="255"/>
                <w:numId w:val="0"/>
              </w:numPr>
              <w:spacing w:line="360" w:lineRule="auto"/>
              <w:ind w:firstLineChars="200" w:firstLine="422"/>
              <w:jc w:val="center"/>
              <w:rPr>
                <w:ins w:id="1490" w:author="南" w:date="2026-10-23T12:22:00Z"/>
                <w:rFonts w:ascii="宋体" w:hAnsi="宋体" w:cs="宋体" w:hint="eastAsia"/>
                <w:b/>
                <w:bCs/>
                <w:sz w:val="21"/>
                <w:szCs w:val="21"/>
                <w:rPrChange w:id="1491" w:author="南" w:date="2026-10-23T12:28:00Z">
                  <w:rPr>
                    <w:ins w:id="1492" w:author="南" w:date="2026-10-23T12:22:00Z"/>
                    <w:rFonts w:ascii="宋体" w:hAnsi="宋体" w:cs="宋体" w:hint="eastAsia"/>
                    <w:b/>
                    <w:bCs/>
                  </w:rPr>
                </w:rPrChange>
              </w:rPr>
              <w:pPrChange w:id="1493" w:author="南" w:date="2026-10-23T12:28:00Z">
                <w:pPr>
                  <w:pStyle w:val="ae"/>
                  <w:widowControl/>
                  <w:numPr>
                    <w:ilvl w:val="255"/>
                  </w:numPr>
                  <w:spacing w:line="360" w:lineRule="auto"/>
                  <w:jc w:val="both"/>
                </w:pPr>
              </w:pPrChange>
            </w:pPr>
            <w:ins w:id="1494" w:author="南" w:date="2026-10-23T12:28:00Z">
              <w:r>
                <w:rPr>
                  <w:rFonts w:ascii="宋体" w:hAnsi="宋体" w:cs="宋体" w:hint="eastAsia"/>
                  <w:b/>
                  <w:bCs/>
                  <w:sz w:val="21"/>
                  <w:szCs w:val="21"/>
                  <w:rPrChange w:id="1495" w:author="南" w:date="2026-10-23T12:28:00Z">
                    <w:rPr>
                      <w:rFonts w:ascii="宋体" w:hAnsi="宋体" w:cs="宋体" w:hint="eastAsia"/>
                    </w:rPr>
                  </w:rPrChange>
                </w:rPr>
                <w:t>图</w:t>
              </w:r>
              <w:r>
                <w:rPr>
                  <w:rFonts w:ascii="宋体" w:hAnsi="宋体" w:cs="宋体" w:hint="eastAsia"/>
                  <w:b/>
                  <w:bCs/>
                  <w:sz w:val="21"/>
                  <w:szCs w:val="21"/>
                  <w:rPrChange w:id="1496" w:author="南" w:date="2026-10-23T12:28:00Z">
                    <w:rPr>
                      <w:rFonts w:ascii="宋体" w:hAnsi="宋体" w:cs="宋体" w:hint="eastAsia"/>
                    </w:rPr>
                  </w:rPrChange>
                </w:rPr>
                <w:t xml:space="preserve">4 </w:t>
              </w:r>
              <w:r>
                <w:rPr>
                  <w:rFonts w:ascii="宋体" w:hAnsi="宋体" w:cs="宋体" w:hint="eastAsia"/>
                  <w:b/>
                  <w:bCs/>
                  <w:sz w:val="21"/>
                  <w:szCs w:val="21"/>
                  <w:rPrChange w:id="1497" w:author="南" w:date="2026-10-23T12:28:00Z">
                    <w:rPr>
                      <w:rFonts w:ascii="宋体" w:hAnsi="宋体" w:cs="宋体" w:hint="eastAsia"/>
                    </w:rPr>
                  </w:rPrChange>
                </w:rPr>
                <w:t>领域模型微调流程</w:t>
              </w:r>
            </w:ins>
          </w:p>
          <w:p w14:paraId="51C2C31E" w14:textId="77777777" w:rsidR="00C80897" w:rsidRPr="00C80897" w:rsidRDefault="00C831D6" w:rsidP="00C80897">
            <w:pPr>
              <w:pStyle w:val="ae"/>
              <w:widowControl/>
              <w:numPr>
                <w:ilvl w:val="255"/>
                <w:numId w:val="0"/>
              </w:numPr>
              <w:spacing w:line="360" w:lineRule="auto"/>
              <w:ind w:firstLineChars="200" w:firstLine="480"/>
              <w:jc w:val="both"/>
              <w:rPr>
                <w:ins w:id="1498" w:author="南" w:date="2026-10-23T12:22:00Z"/>
                <w:rFonts w:ascii="宋体" w:hAnsi="宋体" w:cs="宋体" w:hint="eastAsia"/>
                <w:rPrChange w:id="1499" w:author="南" w:date="2026-10-23T12:22:00Z">
                  <w:rPr>
                    <w:ins w:id="1500" w:author="南" w:date="2026-10-23T12:22:00Z"/>
                    <w:rFonts w:ascii="宋体" w:hAnsi="宋体" w:cs="宋体" w:hint="eastAsia"/>
                    <w:b/>
                    <w:bCs/>
                  </w:rPr>
                </w:rPrChange>
              </w:rPr>
              <w:pPrChange w:id="1501" w:author="南" w:date="2026-10-23T12:22:00Z">
                <w:pPr>
                  <w:pStyle w:val="ae"/>
                  <w:widowControl/>
                  <w:numPr>
                    <w:ilvl w:val="255"/>
                  </w:numPr>
                  <w:spacing w:line="360" w:lineRule="auto"/>
                  <w:jc w:val="both"/>
                </w:pPr>
              </w:pPrChange>
            </w:pPr>
            <w:ins w:id="1502" w:author="南" w:date="2026-10-23T12:22:00Z">
              <w:r>
                <w:rPr>
                  <w:rFonts w:ascii="宋体" w:hAnsi="宋体" w:cs="宋体" w:hint="eastAsia"/>
                  <w:rPrChange w:id="1503" w:author="南" w:date="2026-10-23T12:22:00Z">
                    <w:rPr>
                      <w:rFonts w:ascii="宋体" w:hAnsi="宋体" w:cs="宋体" w:hint="eastAsia"/>
                      <w:b/>
                      <w:bCs/>
                    </w:rPr>
                  </w:rPrChange>
                </w:rPr>
                <w:t>微调模型与企业知识库配合使用：模型负责表达和内容组织，企业档案提供具体产品事实，价格、活动等变化信息通过检索读取。结合受控部署、企业资料隔离与访问权限管理，在改善生成针对性的同时，为企业信息保护提供支持。</w:t>
              </w:r>
            </w:ins>
          </w:p>
          <w:p w14:paraId="37C429D2" w14:textId="77777777" w:rsidR="00C80897" w:rsidRPr="00C80897" w:rsidRDefault="00C831D6" w:rsidP="00C80897">
            <w:pPr>
              <w:pStyle w:val="ae"/>
              <w:widowControl/>
              <w:numPr>
                <w:ilvl w:val="255"/>
                <w:numId w:val="0"/>
              </w:numPr>
              <w:spacing w:line="360" w:lineRule="auto"/>
              <w:jc w:val="both"/>
              <w:rPr>
                <w:ins w:id="1504" w:author="南" w:date="2026-10-21T22:28:00Z"/>
                <w:rFonts w:ascii="宋体" w:hAnsi="宋体" w:cs="宋体" w:hint="eastAsia"/>
                <w:b/>
                <w:bCs/>
                <w:lang w:bidi="ar"/>
                <w:rPrChange w:id="1505" w:author="南" w:date="2026-10-22T20:25:00Z">
                  <w:rPr>
                    <w:ins w:id="1506" w:author="南" w:date="2026-10-21T22:28:00Z"/>
                    <w:rFonts w:ascii="宋体" w:hAnsi="宋体" w:cs="宋体" w:hint="eastAsia"/>
                    <w:sz w:val="24"/>
                  </w:rPr>
                </w:rPrChange>
              </w:rPr>
              <w:pPrChange w:id="1507" w:author="南" w:date="2026-10-21T22:28:00Z">
                <w:pPr>
                  <w:spacing w:line="560" w:lineRule="exact"/>
                  <w:jc w:val="left"/>
                </w:pPr>
              </w:pPrChange>
            </w:pPr>
            <w:ins w:id="1508" w:author="南" w:date="2026-10-21T22:28:00Z">
              <w:r>
                <w:rPr>
                  <w:rFonts w:ascii="宋体" w:hAnsi="宋体" w:cs="宋体" w:hint="eastAsia"/>
                  <w:b/>
                  <w:bCs/>
                  <w:rPrChange w:id="1509" w:author="南" w:date="2026-10-22T20:25:00Z">
                    <w:rPr>
                      <w:rFonts w:ascii="宋体" w:hAnsi="宋体" w:cs="宋体" w:hint="eastAsia"/>
                    </w:rPr>
                  </w:rPrChange>
                </w:rPr>
                <w:t>（</w:t>
              </w:r>
              <w:r>
                <w:rPr>
                  <w:rFonts w:ascii="宋体" w:hAnsi="宋体" w:cs="宋体" w:hint="eastAsia"/>
                  <w:b/>
                  <w:bCs/>
                  <w:rPrChange w:id="1510" w:author="南" w:date="2026-10-22T20:25:00Z">
                    <w:rPr>
                      <w:rFonts w:ascii="宋体" w:hAnsi="宋体" w:cs="宋体" w:hint="eastAsia"/>
                    </w:rPr>
                  </w:rPrChange>
                </w:rPr>
                <w:t>6</w:t>
              </w:r>
              <w:r>
                <w:rPr>
                  <w:rFonts w:ascii="宋体" w:hAnsi="宋体" w:cs="宋体" w:hint="eastAsia"/>
                  <w:b/>
                  <w:bCs/>
                  <w:rPrChange w:id="1511" w:author="南" w:date="2026-10-22T20:25:00Z">
                    <w:rPr>
                      <w:rFonts w:ascii="宋体" w:hAnsi="宋体" w:cs="宋体" w:hint="eastAsia"/>
                    </w:rPr>
                  </w:rPrChange>
                </w:rPr>
                <w:t>）</w:t>
              </w:r>
              <w:del w:id="1512" w:author="郝鹃" w:date="2026-10-22T22:57:00Z">
                <w:r>
                  <w:rPr>
                    <w:rFonts w:ascii="宋体" w:hAnsi="宋体" w:cs="宋体" w:hint="eastAsia"/>
                    <w:b/>
                    <w:bCs/>
                    <w:rPrChange w:id="1513" w:author="南" w:date="2026-10-22T20:25:00Z">
                      <w:rPr>
                        <w:rFonts w:ascii="宋体" w:hAnsi="宋体" w:cs="宋体" w:hint="eastAsia"/>
                      </w:rPr>
                    </w:rPrChange>
                  </w:rPr>
                  <w:delText>整合模型与工具，</w:delText>
                </w:r>
              </w:del>
              <w:r>
                <w:rPr>
                  <w:rFonts w:ascii="宋体" w:hAnsi="宋体" w:cs="宋体" w:hint="eastAsia"/>
                  <w:b/>
                  <w:bCs/>
                  <w:rPrChange w:id="1514" w:author="南" w:date="2026-10-22T20:25:00Z">
                    <w:rPr>
                      <w:rFonts w:ascii="宋体" w:hAnsi="宋体" w:cs="宋体" w:hint="eastAsia"/>
                    </w:rPr>
                  </w:rPrChange>
                </w:rPr>
                <w:t>完成多模态农产品营销内容</w:t>
              </w:r>
            </w:ins>
            <w:ins w:id="1515" w:author="南" w:date="2026-10-21T22:29:00Z">
              <w:r>
                <w:rPr>
                  <w:rFonts w:ascii="宋体" w:hAnsi="宋体" w:cs="宋体" w:hint="eastAsia"/>
                  <w:b/>
                  <w:bCs/>
                  <w:rPrChange w:id="1516" w:author="南" w:date="2026-10-22T20:25:00Z">
                    <w:rPr>
                      <w:rFonts w:ascii="宋体" w:hAnsi="宋体" w:cs="宋体" w:hint="eastAsia"/>
                    </w:rPr>
                  </w:rPrChange>
                </w:rPr>
                <w:t>智能生产系统</w:t>
              </w:r>
            </w:ins>
            <w:ins w:id="1517" w:author="郝鹃" w:date="2026-10-22T22:57:00Z">
              <w:r>
                <w:rPr>
                  <w:rFonts w:ascii="宋体" w:hAnsi="宋体" w:cs="宋体" w:hint="eastAsia"/>
                  <w:b/>
                  <w:bCs/>
                </w:rPr>
                <w:t>的</w:t>
              </w:r>
            </w:ins>
            <w:ins w:id="1518" w:author="南" w:date="2026-10-21T22:29:00Z">
              <w:r>
                <w:rPr>
                  <w:rFonts w:ascii="宋体" w:hAnsi="宋体" w:cs="宋体" w:hint="eastAsia"/>
                  <w:b/>
                  <w:bCs/>
                  <w:rPrChange w:id="1519" w:author="南" w:date="2026-10-22T20:25:00Z">
                    <w:rPr>
                      <w:rFonts w:ascii="宋体" w:hAnsi="宋体" w:cs="宋体" w:hint="eastAsia"/>
                    </w:rPr>
                  </w:rPrChange>
                </w:rPr>
                <w:t>开发</w:t>
              </w:r>
            </w:ins>
          </w:p>
          <w:p w14:paraId="7B85218C" w14:textId="77777777" w:rsidR="00C80897" w:rsidRDefault="00C831D6" w:rsidP="00C80897">
            <w:pPr>
              <w:pStyle w:val="ae"/>
              <w:widowControl/>
              <w:numPr>
                <w:ilvl w:val="255"/>
                <w:numId w:val="0"/>
              </w:numPr>
              <w:spacing w:line="360" w:lineRule="auto"/>
              <w:ind w:firstLineChars="200" w:firstLine="480"/>
              <w:jc w:val="both"/>
              <w:rPr>
                <w:ins w:id="1520" w:author="郝鹃" w:date="2026-10-22T22:59:00Z"/>
                <w:rFonts w:ascii="宋体" w:hAnsi="宋体" w:cs="宋体" w:hint="eastAsia"/>
              </w:rPr>
              <w:pPrChange w:id="1521" w:author="南" w:date="2026-10-21T22:29:00Z">
                <w:pPr>
                  <w:spacing w:line="560" w:lineRule="exact"/>
                  <w:jc w:val="left"/>
                </w:pPr>
              </w:pPrChange>
            </w:pPr>
            <w:ins w:id="1522" w:author="郝鹃" w:date="2026-10-22T22:57:00Z">
              <w:r>
                <w:rPr>
                  <w:rFonts w:ascii="宋体" w:hAnsi="宋体" w:cs="宋体" w:hint="eastAsia"/>
                </w:rPr>
                <w:t>系统</w:t>
              </w:r>
            </w:ins>
            <w:ins w:id="1523" w:author="南" w:date="2026-10-21T22:30:00Z">
              <w:del w:id="1524" w:author="郝鹃" w:date="2026-10-22T22:57:00Z">
                <w:r>
                  <w:rPr>
                    <w:rFonts w:ascii="宋体" w:hAnsi="宋体" w:cs="宋体"/>
                  </w:rPr>
                  <w:delText>项目</w:delText>
                </w:r>
              </w:del>
              <w:r>
                <w:rPr>
                  <w:rFonts w:ascii="宋体" w:hAnsi="宋体" w:cs="宋体"/>
                </w:rPr>
                <w:t>采用</w:t>
              </w:r>
              <w:r>
                <w:rPr>
                  <w:rFonts w:ascii="宋体" w:hAnsi="宋体" w:cs="宋体"/>
                </w:rPr>
                <w:t>LangChain</w:t>
              </w:r>
              <w:del w:id="1525" w:author="郝鹃" w:date="2026-10-22T22:58:00Z">
                <w:r>
                  <w:rPr>
                    <w:rFonts w:ascii="宋体" w:hAnsi="宋体" w:cs="宋体"/>
                  </w:rPr>
                  <w:delText>模型</w:delText>
                </w:r>
              </w:del>
            </w:ins>
            <w:ins w:id="1526" w:author="郝鹃" w:date="2026-10-22T22:58:00Z">
              <w:r>
                <w:rPr>
                  <w:rFonts w:ascii="宋体" w:hAnsi="宋体" w:cs="宋体" w:hint="eastAsia"/>
                </w:rPr>
                <w:t>框架</w:t>
              </w:r>
            </w:ins>
            <w:ins w:id="1527" w:author="南" w:date="2026-10-21T22:30:00Z">
              <w:r>
                <w:rPr>
                  <w:rFonts w:ascii="宋体" w:hAnsi="宋体" w:cs="宋体"/>
                </w:rPr>
                <w:t>与</w:t>
              </w:r>
              <w:r>
                <w:rPr>
                  <w:rFonts w:ascii="宋体" w:hAnsi="宋体" w:cs="宋体" w:hint="eastAsia"/>
                  <w:color w:val="FF0000"/>
                  <w:rPrChange w:id="1528" w:author="郝鹃" w:date="2026-10-22T22:58:00Z">
                    <w:rPr>
                      <w:rFonts w:ascii="宋体" w:hAnsi="宋体" w:cs="宋体" w:hint="eastAsia"/>
                    </w:rPr>
                  </w:rPrChange>
                </w:rPr>
                <w:t>工具封装</w:t>
              </w:r>
              <w:r>
                <w:rPr>
                  <w:rFonts w:ascii="宋体" w:hAnsi="宋体" w:cs="宋体"/>
                </w:rPr>
                <w:t>、</w:t>
              </w:r>
              <w:r>
                <w:rPr>
                  <w:rFonts w:ascii="宋体" w:hAnsi="宋体" w:cs="宋体"/>
                </w:rPr>
                <w:t>LangGraph</w:t>
              </w:r>
              <w:r>
                <w:rPr>
                  <w:rFonts w:ascii="宋体" w:hAnsi="宋体" w:cs="宋体"/>
                </w:rPr>
                <w:t>任务编排及多</w:t>
              </w:r>
              <w:r>
                <w:rPr>
                  <w:rFonts w:ascii="宋体" w:hAnsi="宋体" w:cs="宋体"/>
                </w:rPr>
                <w:t>Agent</w:t>
              </w:r>
              <w:r>
                <w:rPr>
                  <w:rFonts w:ascii="宋体" w:hAnsi="宋体" w:cs="宋体"/>
                </w:rPr>
                <w:t>技能协作，结合知识检索、图像生成编辑和视频处理等技术，</w:t>
              </w:r>
            </w:ins>
          </w:p>
          <w:p w14:paraId="3D64E3E8" w14:textId="77777777" w:rsidR="00C80897" w:rsidRDefault="00C831D6" w:rsidP="00C80897">
            <w:pPr>
              <w:pStyle w:val="ae"/>
              <w:widowControl/>
              <w:numPr>
                <w:ilvl w:val="255"/>
                <w:numId w:val="0"/>
              </w:numPr>
              <w:spacing w:line="360" w:lineRule="auto"/>
              <w:ind w:firstLineChars="200" w:firstLine="480"/>
              <w:jc w:val="both"/>
              <w:rPr>
                <w:ins w:id="1529" w:author="郝鹃" w:date="2026-10-22T22:59:00Z"/>
                <w:rFonts w:ascii="宋体" w:hAnsi="宋体" w:cs="宋体" w:hint="eastAsia"/>
              </w:rPr>
              <w:pPrChange w:id="1530" w:author="南" w:date="2026-10-21T22:29:00Z">
                <w:pPr>
                  <w:spacing w:line="560" w:lineRule="exact"/>
                  <w:jc w:val="left"/>
                </w:pPr>
              </w:pPrChange>
            </w:pPr>
            <w:ins w:id="1531" w:author="郝鹃" w:date="2026-10-22T22:59:00Z">
              <w:r>
                <w:rPr>
                  <w:rFonts w:ascii="宋体" w:hAnsi="宋体" w:cs="宋体" w:hint="eastAsia"/>
                </w:rPr>
                <w:t>实现了推文生成</w:t>
              </w:r>
              <w:r>
                <w:rPr>
                  <w:rFonts w:ascii="宋体" w:hAnsi="宋体" w:cs="宋体" w:hint="eastAsia"/>
                </w:rPr>
                <w:t>A</w:t>
              </w:r>
            </w:ins>
            <w:ins w:id="1532" w:author="郝鹃" w:date="2026-10-22T23:00:00Z">
              <w:r>
                <w:rPr>
                  <w:rFonts w:ascii="宋体" w:hAnsi="宋体" w:cs="宋体" w:hint="eastAsia"/>
                </w:rPr>
                <w:t>gent,</w:t>
              </w:r>
            </w:ins>
          </w:p>
          <w:p w14:paraId="6288126C" w14:textId="77777777" w:rsidR="00C80897" w:rsidRDefault="00C831D6" w:rsidP="00C80897">
            <w:pPr>
              <w:pStyle w:val="ae"/>
              <w:widowControl/>
              <w:numPr>
                <w:ilvl w:val="255"/>
                <w:numId w:val="0"/>
              </w:numPr>
              <w:spacing w:line="360" w:lineRule="auto"/>
              <w:ind w:firstLineChars="200" w:firstLine="480"/>
              <w:jc w:val="both"/>
              <w:rPr>
                <w:ins w:id="1533" w:author="郝鹃" w:date="2026-10-22T22:58:00Z"/>
                <w:rFonts w:ascii="宋体" w:hAnsi="宋体" w:cs="宋体" w:hint="eastAsia"/>
              </w:rPr>
              <w:pPrChange w:id="1534" w:author="南" w:date="2026-10-21T22:29:00Z">
                <w:pPr>
                  <w:spacing w:line="560" w:lineRule="exact"/>
                  <w:jc w:val="left"/>
                </w:pPr>
              </w:pPrChange>
            </w:pPr>
            <w:ins w:id="1535" w:author="南" w:date="2026-10-21T22:30:00Z">
              <w:r>
                <w:rPr>
                  <w:rFonts w:ascii="宋体" w:hAnsi="宋体" w:cs="宋体"/>
                </w:rPr>
                <w:t>开发了多模态农产品营销内容智能生成平台。平台支持</w:t>
              </w:r>
            </w:ins>
            <w:ins w:id="1536" w:author="郝鹃" w:date="2026-10-22T23:01:00Z">
              <w:r>
                <w:rPr>
                  <w:rFonts w:ascii="宋体" w:hAnsi="宋体" w:cs="宋体"/>
                </w:rPr>
                <w:t>文案、海报、视频和直播脚本个性化生成</w:t>
              </w:r>
              <w:r>
                <w:rPr>
                  <w:rFonts w:ascii="宋体" w:hAnsi="宋体" w:cs="宋体" w:hint="eastAsia"/>
                </w:rPr>
                <w:t>,</w:t>
              </w:r>
            </w:ins>
            <w:ins w:id="1537" w:author="郝鹃" w:date="2026-10-22T23:02:00Z">
              <w:r>
                <w:rPr>
                  <w:rFonts w:ascii="宋体" w:hAnsi="宋体" w:cs="宋体" w:hint="eastAsia"/>
                </w:rPr>
                <w:t>可以</w:t>
              </w:r>
            </w:ins>
            <w:ins w:id="1538" w:author="郝鹃" w:date="2026-10-22T23:01:00Z">
              <w:r>
                <w:rPr>
                  <w:rFonts w:ascii="宋体" w:hAnsi="宋体" w:cs="宋体"/>
                </w:rPr>
                <w:t>修改</w:t>
              </w:r>
            </w:ins>
            <w:ins w:id="1539" w:author="南" w:date="2026-10-21T22:30:00Z">
              <w:r>
                <w:rPr>
                  <w:rFonts w:ascii="宋体" w:hAnsi="宋体" w:cs="宋体"/>
                </w:rPr>
                <w:t>企业与产品资料存储更新、宣传素材套用，以及</w:t>
              </w:r>
              <w:del w:id="1540" w:author="郝鹃" w:date="2026-10-22T23:01:00Z">
                <w:r>
                  <w:rPr>
                    <w:rFonts w:ascii="宋体" w:hAnsi="宋体" w:cs="宋体"/>
                  </w:rPr>
                  <w:delText>文案、海报、视频和直播脚本个性化生成与修改</w:delText>
                </w:r>
              </w:del>
              <w:r>
                <w:rPr>
                  <w:rFonts w:ascii="宋体" w:hAnsi="宋体" w:cs="宋体"/>
                </w:rPr>
                <w:t>，并提供内容审核、多平台预览和一键打包保存功能。</w:t>
              </w:r>
            </w:ins>
          </w:p>
          <w:p w14:paraId="19379C98" w14:textId="77777777" w:rsidR="00C80897" w:rsidRDefault="00C831D6" w:rsidP="00C80897">
            <w:pPr>
              <w:pStyle w:val="ae"/>
              <w:widowControl/>
              <w:numPr>
                <w:ilvl w:val="255"/>
                <w:numId w:val="0"/>
              </w:numPr>
              <w:spacing w:line="360" w:lineRule="auto"/>
              <w:ind w:firstLineChars="200" w:firstLine="480"/>
              <w:jc w:val="both"/>
              <w:rPr>
                <w:ins w:id="1541" w:author="南" w:date="2026-10-21T22:30:00Z"/>
                <w:rFonts w:ascii="宋体" w:hAnsi="宋体" w:cs="宋体" w:hint="eastAsia"/>
              </w:rPr>
              <w:pPrChange w:id="1542" w:author="南" w:date="2026-10-21T22:29:00Z">
                <w:pPr>
                  <w:spacing w:line="560" w:lineRule="exact"/>
                  <w:jc w:val="left"/>
                </w:pPr>
              </w:pPrChange>
            </w:pPr>
            <w:ins w:id="1543" w:author="郝鹃" w:date="2026-10-22T22:59:00Z">
              <w:r>
                <w:rPr>
                  <w:rFonts w:ascii="宋体" w:hAnsi="宋体" w:cs="宋体" w:hint="eastAsia"/>
                </w:rPr>
                <w:t>设计了什么什么</w:t>
              </w:r>
              <w:r>
                <w:rPr>
                  <w:rFonts w:ascii="宋体" w:hAnsi="宋体" w:cs="宋体" w:hint="eastAsia"/>
                </w:rPr>
                <w:t>Agent</w:t>
              </w:r>
            </w:ins>
            <w:ins w:id="1544" w:author="郝鹃" w:date="2026-10-22T23:01:00Z">
              <w:r>
                <w:rPr>
                  <w:rFonts w:ascii="宋体" w:hAnsi="宋体" w:cs="宋体" w:hint="eastAsia"/>
                </w:rPr>
                <w:t>----</w:t>
              </w:r>
              <w:r>
                <w:rPr>
                  <w:rFonts w:ascii="宋体" w:hAnsi="宋体" w:cs="宋体" w:hint="eastAsia"/>
                </w:rPr>
                <w:t>推文，海报，视频，直播绝不，多</w:t>
              </w:r>
            </w:ins>
            <w:ins w:id="1545" w:author="郝鹃" w:date="2026-10-22T23:02:00Z">
              <w:r>
                <w:rPr>
                  <w:rFonts w:ascii="宋体" w:hAnsi="宋体" w:cs="宋体" w:hint="eastAsia"/>
                </w:rPr>
                <w:t>控台</w:t>
              </w:r>
              <w:r>
                <w:rPr>
                  <w:rFonts w:ascii="宋体" w:hAnsi="宋体" w:cs="宋体"/>
                </w:rPr>
                <w:t>多平台预览</w:t>
              </w:r>
            </w:ins>
          </w:p>
          <w:p w14:paraId="057F2127" w14:textId="77777777" w:rsidR="00C80897" w:rsidRDefault="00C831D6" w:rsidP="00C80897">
            <w:pPr>
              <w:pStyle w:val="ae"/>
              <w:widowControl/>
              <w:numPr>
                <w:ilvl w:val="0"/>
                <w:numId w:val="7"/>
                <w:ins w:id="1546" w:author="南" w:date="2026-10-21T22:30:00Z"/>
              </w:numPr>
              <w:spacing w:line="360" w:lineRule="auto"/>
              <w:jc w:val="both"/>
              <w:rPr>
                <w:ins w:id="1547" w:author="南" w:date="2026-10-21T22:30:00Z"/>
                <w:rFonts w:ascii="宋体" w:hAnsi="宋体" w:cs="宋体" w:hint="eastAsia"/>
                <w:b/>
                <w:bCs/>
                <w:sz w:val="28"/>
                <w:szCs w:val="28"/>
              </w:rPr>
              <w:pPrChange w:id="1548" w:author="南" w:date="2026-10-21T22:30:00Z">
                <w:pPr>
                  <w:spacing w:line="560" w:lineRule="exact"/>
                  <w:jc w:val="left"/>
                </w:pPr>
              </w:pPrChange>
            </w:pPr>
            <w:ins w:id="1549" w:author="南" w:date="2026-10-21T22:30:00Z">
              <w:r>
                <w:rPr>
                  <w:rFonts w:ascii="宋体" w:hAnsi="宋体" w:cs="宋体" w:hint="eastAsia"/>
                  <w:b/>
                  <w:bCs/>
                  <w:sz w:val="28"/>
                  <w:szCs w:val="28"/>
                  <w:rPrChange w:id="1550" w:author="南" w:date="2026-10-21T22:30:00Z">
                    <w:rPr>
                      <w:rFonts w:ascii="宋体" w:hAnsi="宋体" w:cs="宋体" w:hint="eastAsia"/>
                    </w:rPr>
                  </w:rPrChange>
                </w:rPr>
                <w:lastRenderedPageBreak/>
                <w:t>创新点</w:t>
              </w:r>
            </w:ins>
          </w:p>
          <w:p w14:paraId="792795E7" w14:textId="77777777" w:rsidR="00C80897" w:rsidRDefault="00C831D6" w:rsidP="00C80897">
            <w:pPr>
              <w:pStyle w:val="ae"/>
              <w:widowControl/>
              <w:numPr>
                <w:ilvl w:val="0"/>
                <w:numId w:val="10"/>
                <w:ins w:id="1551" w:author="南" w:date="2026-10-22T13:22:00Z"/>
              </w:numPr>
              <w:spacing w:line="360" w:lineRule="auto"/>
              <w:jc w:val="both"/>
              <w:rPr>
                <w:ins w:id="1552" w:author="郝鹃" w:date="2026-10-22T23:05:00Z"/>
                <w:rFonts w:ascii="宋体" w:hAnsi="宋体" w:cs="宋体" w:hint="eastAsia"/>
                <w:b/>
                <w:bCs/>
              </w:rPr>
              <w:pPrChange w:id="1553" w:author="南" w:date="2026-10-22T13:22:00Z">
                <w:pPr>
                  <w:spacing w:line="560" w:lineRule="exact"/>
                  <w:jc w:val="left"/>
                </w:pPr>
              </w:pPrChange>
            </w:pPr>
            <w:ins w:id="1554" w:author="南" w:date="2026-10-22T13:22:00Z">
              <w:r>
                <w:rPr>
                  <w:rFonts w:ascii="宋体" w:hAnsi="宋体" w:cs="宋体" w:hint="eastAsia"/>
                  <w:b/>
                  <w:bCs/>
                  <w:rPrChange w:id="1555" w:author="南" w:date="2026-10-22T20:26:00Z">
                    <w:rPr>
                      <w:rFonts w:ascii="宋体" w:hAnsi="宋体" w:cs="宋体" w:hint="eastAsia"/>
                    </w:rPr>
                  </w:rPrChange>
                </w:rPr>
                <w:t>以</w:t>
              </w:r>
              <w:r>
                <w:rPr>
                  <w:rFonts w:ascii="宋体" w:hAnsi="宋体" w:cs="宋体" w:hint="eastAsia"/>
                  <w:b/>
                  <w:bCs/>
                  <w:color w:val="FF0000"/>
                  <w:rPrChange w:id="1556" w:author="郝鹃" w:date="2026-10-22T23:06:00Z">
                    <w:rPr>
                      <w:rFonts w:ascii="宋体" w:hAnsi="宋体" w:cs="宋体" w:hint="eastAsia"/>
                    </w:rPr>
                  </w:rPrChange>
                </w:rPr>
                <w:t>企业真实资料</w:t>
              </w:r>
              <w:r>
                <w:rPr>
                  <w:rFonts w:ascii="宋体" w:hAnsi="宋体" w:cs="宋体" w:hint="eastAsia"/>
                  <w:b/>
                  <w:bCs/>
                  <w:rPrChange w:id="1557" w:author="南" w:date="2026-10-22T20:26:00Z">
                    <w:rPr>
                      <w:rFonts w:ascii="宋体" w:hAnsi="宋体" w:cs="宋体" w:hint="eastAsia"/>
                    </w:rPr>
                  </w:rPrChange>
                </w:rPr>
                <w:t>支撑农产品</w:t>
              </w:r>
              <w:del w:id="1558" w:author="郝鹃" w:date="2026-10-22T23:03:00Z">
                <w:r>
                  <w:rPr>
                    <w:rFonts w:ascii="宋体" w:hAnsi="宋体" w:cs="宋体" w:hint="eastAsia"/>
                    <w:b/>
                    <w:bCs/>
                    <w:rPrChange w:id="1559" w:author="南" w:date="2026-10-22T20:26:00Z">
                      <w:rPr>
                        <w:rFonts w:ascii="宋体" w:hAnsi="宋体" w:cs="宋体" w:hint="eastAsia"/>
                      </w:rPr>
                    </w:rPrChange>
                  </w:rPr>
                  <w:delText>差异</w:delText>
                </w:r>
              </w:del>
            </w:ins>
            <w:ins w:id="1560" w:author="郝鹃" w:date="2026-10-22T23:03:00Z">
              <w:r>
                <w:rPr>
                  <w:rFonts w:ascii="宋体" w:hAnsi="宋体" w:cs="宋体" w:hint="eastAsia"/>
                  <w:b/>
                  <w:bCs/>
                </w:rPr>
                <w:t>个性</w:t>
              </w:r>
            </w:ins>
            <w:ins w:id="1561" w:author="南" w:date="2026-10-22T13:22:00Z">
              <w:r>
                <w:rPr>
                  <w:rFonts w:ascii="宋体" w:hAnsi="宋体" w:cs="宋体" w:hint="eastAsia"/>
                  <w:b/>
                  <w:bCs/>
                  <w:rPrChange w:id="1562" w:author="南" w:date="2026-10-22T20:26:00Z">
                    <w:rPr>
                      <w:rFonts w:ascii="宋体" w:hAnsi="宋体" w:cs="宋体" w:hint="eastAsia"/>
                    </w:rPr>
                  </w:rPrChange>
                </w:rPr>
                <w:t>化宣传</w:t>
              </w:r>
            </w:ins>
          </w:p>
          <w:p w14:paraId="7EAEBCB8" w14:textId="77777777" w:rsidR="00C80897" w:rsidRPr="00C80897" w:rsidRDefault="00C831D6" w:rsidP="00C80897">
            <w:pPr>
              <w:pStyle w:val="ae"/>
              <w:widowControl/>
              <w:numPr>
                <w:ilvl w:val="255"/>
                <w:numId w:val="0"/>
              </w:numPr>
              <w:spacing w:line="360" w:lineRule="auto"/>
              <w:ind w:firstLineChars="300" w:firstLine="723"/>
              <w:jc w:val="both"/>
              <w:rPr>
                <w:ins w:id="1563" w:author="南" w:date="2026-10-22T13:22:00Z"/>
                <w:rFonts w:ascii="宋体" w:hAnsi="宋体" w:cs="宋体" w:hint="eastAsia"/>
                <w:b/>
                <w:bCs/>
                <w:lang w:bidi="ar"/>
                <w:rPrChange w:id="1564" w:author="南" w:date="2026-10-22T20:26:00Z">
                  <w:rPr>
                    <w:ins w:id="1565" w:author="南" w:date="2026-10-22T13:22:00Z"/>
                    <w:rFonts w:ascii="宋体" w:hAnsi="宋体" w:cs="宋体" w:hint="eastAsia"/>
                    <w:sz w:val="24"/>
                  </w:rPr>
                </w:rPrChange>
              </w:rPr>
              <w:pPrChange w:id="1566" w:author="郝鹃" w:date="2026-10-22T23:05:00Z">
                <w:pPr>
                  <w:spacing w:line="560" w:lineRule="exact"/>
                  <w:jc w:val="left"/>
                </w:pPr>
              </w:pPrChange>
            </w:pPr>
            <w:ins w:id="1567" w:author="郝鹃" w:date="2026-10-22T23:06:00Z">
              <w:r>
                <w:rPr>
                  <w:rFonts w:asciiTheme="majorEastAsia" w:eastAsiaTheme="majorEastAsia" w:hAnsiTheme="majorEastAsia" w:cstheme="majorEastAsia" w:hint="eastAsia"/>
                  <w:b/>
                  <w:bCs/>
                </w:rPr>
                <w:t>以</w:t>
              </w:r>
            </w:ins>
            <w:ins w:id="1568" w:author="郝鹃" w:date="2026-10-22T23:05:00Z">
              <w:r>
                <w:rPr>
                  <w:rFonts w:asciiTheme="majorEastAsia" w:eastAsiaTheme="majorEastAsia" w:hAnsiTheme="majorEastAsia" w:cstheme="majorEastAsia" w:hint="eastAsia"/>
                  <w:b/>
                  <w:bCs/>
                </w:rPr>
                <w:t>农产品营销</w:t>
              </w:r>
            </w:ins>
            <w:ins w:id="1569" w:author="郝鹃" w:date="2026-10-22T23:06:00Z">
              <w:r>
                <w:rPr>
                  <w:rFonts w:asciiTheme="majorEastAsia" w:eastAsiaTheme="majorEastAsia" w:hAnsiTheme="majorEastAsia" w:cstheme="majorEastAsia" w:hint="eastAsia"/>
                  <w:b/>
                  <w:bCs/>
                </w:rPr>
                <w:t>知识库</w:t>
              </w:r>
              <w:r>
                <w:rPr>
                  <w:rFonts w:ascii="宋体" w:hAnsi="宋体" w:cs="宋体" w:hint="eastAsia"/>
                  <w:b/>
                  <w:bCs/>
                </w:rPr>
                <w:t>支撑农产品个性化宣传</w:t>
              </w:r>
            </w:ins>
          </w:p>
          <w:p w14:paraId="108ADE26" w14:textId="77777777" w:rsidR="00C80897" w:rsidRDefault="00C831D6" w:rsidP="00C80897">
            <w:pPr>
              <w:pStyle w:val="ae"/>
              <w:widowControl/>
              <w:numPr>
                <w:ilvl w:val="255"/>
                <w:numId w:val="0"/>
              </w:numPr>
              <w:spacing w:line="360" w:lineRule="auto"/>
              <w:ind w:firstLineChars="200" w:firstLine="480"/>
              <w:jc w:val="both"/>
              <w:rPr>
                <w:ins w:id="1570" w:author="南" w:date="2026-10-22T13:23:00Z"/>
                <w:rFonts w:ascii="宋体" w:hAnsi="宋体" w:cs="宋体" w:hint="eastAsia"/>
              </w:rPr>
              <w:pPrChange w:id="1571" w:author="南" w:date="2026-10-22T13:23:00Z">
                <w:pPr>
                  <w:spacing w:line="560" w:lineRule="exact"/>
                  <w:jc w:val="left"/>
                </w:pPr>
              </w:pPrChange>
            </w:pPr>
            <w:ins w:id="1572" w:author="南" w:date="2026-10-22T13:23:00Z">
              <w:r>
                <w:rPr>
                  <w:rFonts w:ascii="宋体" w:hAnsi="宋体" w:cs="宋体"/>
                </w:rPr>
                <w:t>通用模型生成的农产品宣传容易停留在品类共性，难以体现具体企业</w:t>
              </w:r>
              <w:r>
                <w:rPr>
                  <w:rFonts w:ascii="宋体" w:hAnsi="宋体" w:cs="宋体" w:hint="eastAsia"/>
                </w:rPr>
                <w:t>及产品</w:t>
              </w:r>
              <w:r>
                <w:rPr>
                  <w:rFonts w:ascii="宋体" w:hAnsi="宋体" w:cs="宋体"/>
                </w:rPr>
                <w:t>优势。作品将</w:t>
              </w:r>
              <w:r>
                <w:rPr>
                  <w:rFonts w:ascii="宋体" w:hAnsi="宋体" w:cs="宋体" w:hint="eastAsia"/>
                  <w:color w:val="FF0000"/>
                  <w:rPrChange w:id="1573" w:author="郝鹃" w:date="2026-10-22T23:06:00Z">
                    <w:rPr>
                      <w:rFonts w:ascii="宋体" w:hAnsi="宋体" w:cs="宋体" w:hint="eastAsia"/>
                    </w:rPr>
                  </w:rPrChange>
                </w:rPr>
                <w:t>企业文化、资质荣誉、产品特色与生产加工流程纳入可更新档案</w:t>
              </w:r>
              <w:r>
                <w:rPr>
                  <w:rFonts w:ascii="宋体" w:hAnsi="宋体" w:cs="宋体"/>
                </w:rPr>
                <w:t>，结合目标人群和宣传场景组织内容，使同类农产品也能呈现不同的品牌表达。同时</w:t>
              </w:r>
            </w:ins>
            <w:ins w:id="1574" w:author="郝鹃" w:date="2026-10-22T23:07:00Z">
              <w:r>
                <w:rPr>
                  <w:rFonts w:ascii="宋体" w:hAnsi="宋体" w:cs="宋体" w:hint="eastAsia"/>
                </w:rPr>
                <w:t>，</w:t>
              </w:r>
            </w:ins>
            <w:ins w:id="1575" w:author="南" w:date="2026-10-22T13:23:00Z">
              <w:r>
                <w:rPr>
                  <w:rFonts w:ascii="宋体" w:hAnsi="宋体" w:cs="宋体"/>
                </w:rPr>
                <w:t>区分企业事实与营销参考，减少案例套用造成的属性错配，让个性化宣传有真实依据。</w:t>
              </w:r>
            </w:ins>
          </w:p>
          <w:p w14:paraId="3A7922A9" w14:textId="77777777" w:rsidR="00C80897" w:rsidRPr="00C80897" w:rsidRDefault="00C831D6" w:rsidP="00C80897">
            <w:pPr>
              <w:pStyle w:val="ae"/>
              <w:widowControl/>
              <w:numPr>
                <w:ilvl w:val="0"/>
                <w:numId w:val="10"/>
                <w:ins w:id="1576" w:author="南" w:date="2026-10-22T13:25:00Z"/>
              </w:numPr>
              <w:spacing w:line="360" w:lineRule="auto"/>
              <w:jc w:val="both"/>
              <w:rPr>
                <w:ins w:id="1577" w:author="南" w:date="2026-10-22T13:25:00Z"/>
                <w:rFonts w:ascii="宋体" w:hAnsi="宋体" w:cs="宋体" w:hint="eastAsia"/>
                <w:b/>
                <w:bCs/>
                <w:lang w:bidi="ar"/>
                <w:rPrChange w:id="1578" w:author="南" w:date="2026-10-22T20:26:00Z">
                  <w:rPr>
                    <w:ins w:id="1579" w:author="南" w:date="2026-10-22T13:25:00Z"/>
                    <w:rFonts w:ascii="宋体" w:hAnsi="宋体" w:cs="宋体" w:hint="eastAsia"/>
                    <w:sz w:val="24"/>
                  </w:rPr>
                </w:rPrChange>
              </w:rPr>
              <w:pPrChange w:id="1580" w:author="南" w:date="2026-10-22T13:25:00Z">
                <w:pPr>
                  <w:spacing w:line="560" w:lineRule="exact"/>
                  <w:jc w:val="left"/>
                </w:pPr>
              </w:pPrChange>
            </w:pPr>
            <w:ins w:id="1581" w:author="南" w:date="2026-10-22T13:25:00Z">
              <w:r>
                <w:rPr>
                  <w:rFonts w:ascii="宋体" w:hAnsi="宋体" w:cs="宋体" w:hint="eastAsia"/>
                  <w:b/>
                  <w:bCs/>
                  <w:rPrChange w:id="1582" w:author="南" w:date="2026-10-22T20:26:00Z">
                    <w:rPr>
                      <w:rFonts w:ascii="宋体" w:hAnsi="宋体" w:cs="宋体" w:hint="eastAsia"/>
                    </w:rPr>
                  </w:rPrChange>
                </w:rPr>
                <w:t>将人工智能技术应用于农产品</w:t>
              </w:r>
            </w:ins>
            <w:ins w:id="1583" w:author="郝鹃" w:date="2026-10-22T23:07:00Z">
              <w:r>
                <w:rPr>
                  <w:rFonts w:ascii="宋体" w:hAnsi="宋体" w:cs="宋体" w:hint="eastAsia"/>
                  <w:b/>
                  <w:bCs/>
                  <w:color w:val="FF0000"/>
                  <w:rPrChange w:id="1584" w:author="郝鹃" w:date="2026-10-22T23:07:00Z">
                    <w:rPr>
                      <w:rFonts w:ascii="宋体" w:hAnsi="宋体" w:cs="宋体" w:hint="eastAsia"/>
                      <w:b/>
                      <w:bCs/>
                    </w:rPr>
                  </w:rPrChange>
                </w:rPr>
                <w:t>数智营销</w:t>
              </w:r>
            </w:ins>
            <w:ins w:id="1585" w:author="南" w:date="2026-10-22T13:25:00Z">
              <w:del w:id="1586" w:author="郝鹃" w:date="2026-10-22T23:07:00Z">
                <w:r>
                  <w:rPr>
                    <w:rFonts w:ascii="宋体" w:hAnsi="宋体" w:cs="宋体" w:hint="eastAsia"/>
                    <w:b/>
                    <w:bCs/>
                    <w:rPrChange w:id="1587" w:author="南" w:date="2026-10-22T20:26:00Z">
                      <w:rPr>
                        <w:rFonts w:ascii="宋体" w:hAnsi="宋体" w:cs="宋体" w:hint="eastAsia"/>
                      </w:rPr>
                    </w:rPrChange>
                  </w:rPr>
                  <w:delText>宣传</w:delText>
                </w:r>
              </w:del>
              <w:r>
                <w:rPr>
                  <w:rFonts w:ascii="宋体" w:hAnsi="宋体" w:cs="宋体" w:hint="eastAsia"/>
                  <w:b/>
                  <w:bCs/>
                  <w:rPrChange w:id="1588" w:author="南" w:date="2026-10-22T20:26:00Z">
                    <w:rPr>
                      <w:rFonts w:ascii="宋体" w:hAnsi="宋体" w:cs="宋体" w:hint="eastAsia"/>
                    </w:rPr>
                  </w:rPrChange>
                </w:rPr>
                <w:t>实践</w:t>
              </w:r>
            </w:ins>
          </w:p>
          <w:p w14:paraId="5433727A" w14:textId="77777777" w:rsidR="00C80897" w:rsidRDefault="00C831D6" w:rsidP="00C80897">
            <w:pPr>
              <w:pStyle w:val="ae"/>
              <w:widowControl/>
              <w:numPr>
                <w:ilvl w:val="255"/>
                <w:numId w:val="0"/>
              </w:numPr>
              <w:spacing w:line="360" w:lineRule="auto"/>
              <w:ind w:firstLineChars="200" w:firstLine="480"/>
              <w:jc w:val="both"/>
              <w:rPr>
                <w:ins w:id="1589" w:author="南" w:date="2026-10-22T13:26:00Z"/>
                <w:rFonts w:ascii="宋体" w:hAnsi="宋体" w:cs="宋体" w:hint="eastAsia"/>
              </w:rPr>
              <w:pPrChange w:id="1590" w:author="南" w:date="2026-10-22T13:25:00Z">
                <w:pPr>
                  <w:spacing w:line="560" w:lineRule="exact"/>
                  <w:jc w:val="left"/>
                </w:pPr>
              </w:pPrChange>
            </w:pPr>
            <w:ins w:id="1591" w:author="南" w:date="2026-10-22T13:25:00Z">
              <w:r>
                <w:rPr>
                  <w:rFonts w:ascii="宋体" w:hAnsi="宋体" w:cs="宋体"/>
                </w:rPr>
                <w:t>本项目在广东省</w:t>
              </w:r>
              <w:r>
                <w:rPr>
                  <w:rFonts w:ascii="宋体" w:hAnsi="宋体" w:cs="宋体" w:hint="eastAsia"/>
                </w:rPr>
                <w:t>“</w:t>
              </w:r>
              <w:r>
                <w:rPr>
                  <w:rFonts w:ascii="宋体" w:hAnsi="宋体" w:cs="宋体"/>
                </w:rPr>
                <w:t>百千万工程</w:t>
              </w:r>
              <w:r>
                <w:rPr>
                  <w:rFonts w:ascii="宋体" w:hAnsi="宋体" w:cs="宋体"/>
                </w:rPr>
                <w:t>”</w:t>
              </w:r>
              <w:r>
                <w:rPr>
                  <w:rFonts w:ascii="宋体" w:hAnsi="宋体" w:cs="宋体"/>
                </w:rPr>
                <w:t>指引下，</w:t>
              </w:r>
              <w:r>
                <w:rPr>
                  <w:rFonts w:ascii="宋体" w:hAnsi="宋体" w:cs="宋体" w:hint="eastAsia"/>
                </w:rPr>
                <w:t>团队深入相关领域企业多次调研，</w:t>
              </w:r>
              <w:r>
                <w:rPr>
                  <w:rFonts w:ascii="宋体" w:hAnsi="宋体" w:cs="宋体"/>
                </w:rPr>
                <w:t>面向农业经营主体的真实宣传需求，将领域微调模型与多</w:t>
              </w:r>
              <w:r>
                <w:rPr>
                  <w:rFonts w:ascii="宋体" w:hAnsi="宋体" w:cs="宋体"/>
                </w:rPr>
                <w:t>Agent</w:t>
              </w:r>
              <w:r>
                <w:rPr>
                  <w:rFonts w:ascii="宋体" w:hAnsi="宋体" w:cs="宋体"/>
                </w:rPr>
                <w:t>技能编排应用于农产品营销内容生产，推动宣传制作由人工分散操作向人机协同转变。针对专业人员不足、制作成本较高及产品特色表达不充分等问题，系统依托企业资料生成个性化文案、海报、视频与直播脚本，帮助经营者更便捷地传递产品优势和品牌价值，为特色农产品市场拓展与乡村产业发展提供数智化支持。</w:t>
              </w:r>
            </w:ins>
          </w:p>
          <w:p w14:paraId="54BB9E4B" w14:textId="77777777" w:rsidR="00C80897" w:rsidRPr="00C80897" w:rsidRDefault="00C831D6" w:rsidP="00C80897">
            <w:pPr>
              <w:pStyle w:val="ae"/>
              <w:widowControl/>
              <w:numPr>
                <w:ilvl w:val="0"/>
                <w:numId w:val="10"/>
                <w:ins w:id="1592" w:author="南" w:date="2026-10-22T13:32:00Z"/>
              </w:numPr>
              <w:spacing w:line="360" w:lineRule="auto"/>
              <w:jc w:val="both"/>
              <w:rPr>
                <w:ins w:id="1593" w:author="南" w:date="2026-10-22T13:32:00Z"/>
                <w:rFonts w:ascii="宋体" w:hAnsi="宋体" w:cs="宋体" w:hint="eastAsia"/>
                <w:b/>
                <w:bCs/>
                <w:lang w:bidi="ar"/>
                <w:rPrChange w:id="1594" w:author="南" w:date="2026-10-22T20:26:00Z">
                  <w:rPr>
                    <w:ins w:id="1595" w:author="南" w:date="2026-10-22T13:32:00Z"/>
                    <w:rFonts w:ascii="宋体" w:hAnsi="宋体" w:cs="宋体" w:hint="eastAsia"/>
                    <w:sz w:val="24"/>
                  </w:rPr>
                </w:rPrChange>
              </w:rPr>
              <w:pPrChange w:id="1596" w:author="南" w:date="2026-10-22T13:32:00Z">
                <w:pPr>
                  <w:spacing w:line="560" w:lineRule="exact"/>
                  <w:jc w:val="left"/>
                </w:pPr>
              </w:pPrChange>
            </w:pPr>
            <w:ins w:id="1597" w:author="南" w:date="2026-10-22T13:32:00Z">
              <w:r>
                <w:rPr>
                  <w:rFonts w:ascii="宋体" w:hAnsi="宋体" w:cs="宋体" w:hint="eastAsia"/>
                  <w:b/>
                  <w:bCs/>
                  <w:rPrChange w:id="1598" w:author="南" w:date="2026-10-22T20:26:00Z">
                    <w:rPr>
                      <w:rFonts w:ascii="宋体" w:hAnsi="宋体" w:cs="宋体" w:hint="eastAsia"/>
                    </w:rPr>
                  </w:rPrChange>
                </w:rPr>
                <w:t>多模态农产品营销内容智能生成系统的设计与实现</w:t>
              </w:r>
            </w:ins>
          </w:p>
          <w:p w14:paraId="3CB47345" w14:textId="77777777" w:rsidR="00C80897" w:rsidRDefault="00C831D6" w:rsidP="00C80897">
            <w:pPr>
              <w:pStyle w:val="ae"/>
              <w:widowControl/>
              <w:numPr>
                <w:ilvl w:val="255"/>
                <w:numId w:val="0"/>
              </w:numPr>
              <w:spacing w:line="360" w:lineRule="auto"/>
              <w:ind w:firstLineChars="200" w:firstLine="480"/>
              <w:jc w:val="both"/>
              <w:rPr>
                <w:ins w:id="1599" w:author="南" w:date="2026-10-22T13:32:00Z"/>
                <w:rFonts w:ascii="宋体" w:hAnsi="宋体" w:cs="宋体" w:hint="eastAsia"/>
              </w:rPr>
              <w:pPrChange w:id="1600" w:author="南" w:date="2026-10-22T13:32:00Z">
                <w:pPr>
                  <w:pStyle w:val="ae"/>
                  <w:widowControl/>
                  <w:numPr>
                    <w:ilvl w:val="255"/>
                  </w:numPr>
                  <w:spacing w:line="360" w:lineRule="auto"/>
                  <w:jc w:val="both"/>
                </w:pPr>
              </w:pPrChange>
            </w:pPr>
            <w:ins w:id="1601" w:author="南" w:date="2026-10-22T13:32:00Z">
              <w:r>
                <w:rPr>
                  <w:rFonts w:ascii="宋体" w:hAnsi="宋体" w:cs="宋体"/>
                </w:rPr>
                <w:t>本项目设计并开发了集企业资料管理、多模态内容生成与编辑审核于一体的农产品营销内容智能生成系统。系统通过</w:t>
              </w:r>
              <w:r>
                <w:rPr>
                  <w:rFonts w:ascii="宋体" w:hAnsi="宋体" w:cs="宋体"/>
                </w:rPr>
                <w:t>LangChain</w:t>
              </w:r>
              <w:r>
                <w:rPr>
                  <w:rFonts w:ascii="宋体" w:hAnsi="宋体" w:cs="宋体"/>
                </w:rPr>
                <w:t>模型与工具封装、</w:t>
              </w:r>
              <w:r>
                <w:rPr>
                  <w:rFonts w:ascii="宋体" w:hAnsi="宋体" w:cs="宋体"/>
                </w:rPr>
                <w:t>LangGraph</w:t>
              </w:r>
              <w:r>
                <w:rPr>
                  <w:rFonts w:ascii="宋体" w:hAnsi="宋体" w:cs="宋体"/>
                </w:rPr>
                <w:t>任务编排及多</w:t>
              </w:r>
              <w:r>
                <w:rPr>
                  <w:rFonts w:ascii="宋体" w:hAnsi="宋体" w:cs="宋体"/>
                </w:rPr>
                <w:t>Agent</w:t>
              </w:r>
              <w:r>
                <w:rPr>
                  <w:rFonts w:ascii="宋体" w:hAnsi="宋体" w:cs="宋体"/>
                </w:rPr>
                <w:t>技能协作，实现企业资料在文案、海报、视频和直播脚本生成环节中的共享调用。相较于分别使用多个制作工具，系统支持档案勾选、个性化生成与局部修改，</w:t>
              </w:r>
              <w:r>
                <w:rPr>
                  <w:rFonts w:ascii="宋体" w:hAnsi="宋体" w:cs="宋体"/>
                </w:rPr>
                <w:lastRenderedPageBreak/>
                <w:t>并衔接内容审核、多平台预览和成果打包保存，减少重复录入与工具切换，为农业经营主体提供便捷、连贯的宣传制作流程。</w:t>
              </w:r>
            </w:ins>
          </w:p>
          <w:p w14:paraId="71B6F79A" w14:textId="77777777" w:rsidR="00C80897" w:rsidRPr="00C80897" w:rsidRDefault="00C831D6" w:rsidP="00C80897">
            <w:pPr>
              <w:pStyle w:val="ae"/>
              <w:widowControl/>
              <w:numPr>
                <w:ilvl w:val="0"/>
                <w:numId w:val="10"/>
                <w:ins w:id="1602" w:author="南" w:date="2026-10-22T13:33:00Z"/>
              </w:numPr>
              <w:spacing w:line="360" w:lineRule="auto"/>
              <w:jc w:val="both"/>
              <w:rPr>
                <w:ins w:id="1603" w:author="南" w:date="2026-10-22T13:33:00Z"/>
                <w:rFonts w:ascii="宋体" w:hAnsi="宋体" w:cs="宋体" w:hint="eastAsia"/>
                <w:b/>
                <w:bCs/>
                <w:lang w:bidi="ar"/>
                <w:rPrChange w:id="1604" w:author="南" w:date="2026-10-22T20:26:00Z">
                  <w:rPr>
                    <w:ins w:id="1605" w:author="南" w:date="2026-10-22T13:33:00Z"/>
                    <w:rFonts w:ascii="宋体" w:hAnsi="宋体" w:cs="宋体" w:hint="eastAsia"/>
                    <w:sz w:val="24"/>
                  </w:rPr>
                </w:rPrChange>
              </w:rPr>
              <w:pPrChange w:id="1606" w:author="南" w:date="2026-10-22T13:33:00Z">
                <w:pPr>
                  <w:spacing w:line="560" w:lineRule="exact"/>
                  <w:jc w:val="left"/>
                </w:pPr>
              </w:pPrChange>
            </w:pPr>
            <w:ins w:id="1607" w:author="南" w:date="2026-10-22T13:32:00Z">
              <w:r>
                <w:rPr>
                  <w:rFonts w:ascii="宋体" w:hAnsi="宋体" w:cs="宋体" w:hint="eastAsia"/>
                  <w:b/>
                  <w:bCs/>
                  <w:rPrChange w:id="1608" w:author="南" w:date="2026-10-22T20:26:00Z">
                    <w:rPr>
                      <w:rFonts w:ascii="宋体" w:hAnsi="宋体" w:cs="宋体" w:hint="eastAsia"/>
                    </w:rPr>
                  </w:rPrChange>
                </w:rPr>
                <w:t>构建以广东特色</w:t>
              </w:r>
            </w:ins>
            <w:ins w:id="1609" w:author="南" w:date="2026-10-22T13:33:00Z">
              <w:r>
                <w:rPr>
                  <w:rFonts w:ascii="宋体" w:hAnsi="宋体" w:cs="宋体" w:hint="eastAsia"/>
                  <w:b/>
                  <w:bCs/>
                  <w:rPrChange w:id="1610" w:author="南" w:date="2026-10-22T20:26:00Z">
                    <w:rPr>
                      <w:rFonts w:ascii="宋体" w:hAnsi="宋体" w:cs="宋体" w:hint="eastAsia"/>
                    </w:rPr>
                  </w:rPrChange>
                </w:rPr>
                <w:t>农产品为重点的领域数据集</w:t>
              </w:r>
            </w:ins>
          </w:p>
          <w:p w14:paraId="1345D179" w14:textId="77777777" w:rsidR="00C80897" w:rsidRDefault="00C831D6" w:rsidP="00C80897">
            <w:pPr>
              <w:pStyle w:val="ae"/>
              <w:widowControl/>
              <w:numPr>
                <w:ilvl w:val="255"/>
                <w:numId w:val="0"/>
              </w:numPr>
              <w:spacing w:line="360" w:lineRule="auto"/>
              <w:ind w:firstLineChars="200" w:firstLine="480"/>
              <w:jc w:val="both"/>
              <w:rPr>
                <w:ins w:id="1611" w:author="南" w:date="2026-10-22T13:35:00Z"/>
                <w:rFonts w:ascii="宋体" w:hAnsi="宋体" w:cs="宋体" w:hint="eastAsia"/>
              </w:rPr>
              <w:pPrChange w:id="1612" w:author="南" w:date="2026-10-22T13:34:00Z">
                <w:pPr>
                  <w:pStyle w:val="ae"/>
                  <w:widowControl/>
                  <w:numPr>
                    <w:ilvl w:val="255"/>
                  </w:numPr>
                  <w:spacing w:line="360" w:lineRule="auto"/>
                  <w:jc w:val="both"/>
                </w:pPr>
              </w:pPrChange>
            </w:pPr>
            <w:ins w:id="1613" w:author="南" w:date="2026-10-22T13:34:00Z">
              <w:r>
                <w:rPr>
                  <w:rFonts w:ascii="宋体" w:hAnsi="宋体" w:cs="宋体"/>
                </w:rPr>
                <w:t>针对通用数据难以充分体现农产品地域特色与营销需求的问题，项目构建了以广东地理标志农产品为重点的领域数据集，整理</w:t>
              </w:r>
              <w:r>
                <w:rPr>
                  <w:rFonts w:ascii="宋体" w:hAnsi="宋体" w:cs="宋体" w:hint="eastAsia"/>
                  <w:color w:val="FF0000"/>
                  <w:rPrChange w:id="1614" w:author="郝鹃" w:date="2026-10-22T23:08:00Z">
                    <w:rPr>
                      <w:rFonts w:ascii="宋体" w:hAnsi="宋体" w:cs="宋体" w:hint="eastAsia"/>
                    </w:rPr>
                  </w:rPrChange>
                </w:rPr>
                <w:t>三千余条资料</w:t>
              </w:r>
              <w:r>
                <w:rPr>
                  <w:rFonts w:ascii="宋体" w:hAnsi="宋体" w:cs="宋体"/>
                </w:rPr>
                <w:t>，</w:t>
              </w:r>
              <w:r>
                <w:rPr>
                  <w:rFonts w:ascii="宋体" w:hAnsi="宋体" w:cs="宋体" w:hint="eastAsia"/>
                  <w:color w:val="FF0000"/>
                  <w:rPrChange w:id="1615" w:author="郝鹃" w:date="2026-10-22T23:08:00Z">
                    <w:rPr>
                      <w:rFonts w:ascii="宋体" w:hAnsi="宋体" w:cs="宋体" w:hint="eastAsia"/>
                    </w:rPr>
                  </w:rPrChange>
                </w:rPr>
                <w:t>涵盖</w:t>
              </w:r>
            </w:ins>
            <w:ins w:id="1616" w:author="郝鹃" w:date="2026-10-22T23:08:00Z">
              <w:r>
                <w:rPr>
                  <w:rFonts w:ascii="宋体" w:hAnsi="宋体" w:cs="宋体" w:hint="eastAsia"/>
                  <w:color w:val="FF0000"/>
                </w:rPr>
                <w:t>茶叶、板栗、</w:t>
              </w:r>
            </w:ins>
            <w:ins w:id="1617" w:author="南" w:date="2026-10-22T13:34:00Z">
              <w:r>
                <w:rPr>
                  <w:rFonts w:ascii="宋体" w:hAnsi="宋体" w:cs="宋体" w:hint="eastAsia"/>
                  <w:color w:val="FF0000"/>
                  <w:rPrChange w:id="1618" w:author="郝鹃" w:date="2026-10-22T23:08:00Z">
                    <w:rPr>
                      <w:rFonts w:ascii="宋体" w:hAnsi="宋体" w:cs="宋体" w:hint="eastAsia"/>
                    </w:rPr>
                  </w:rPrChange>
                </w:rPr>
                <w:t>荔枝、龙眼等品</w:t>
              </w:r>
              <w:r>
                <w:rPr>
                  <w:rFonts w:ascii="宋体" w:hAnsi="宋体" w:cs="宋体"/>
                </w:rPr>
                <w:t>类的产地背景、产品特点、地域文化和生产加工知识，并补充营销文案与宣传规范。数据经清洗、去重、分类及来源标注，为领域模型微调、知识检索和内容审核提供支持，也为后续</w:t>
              </w:r>
              <w:r>
                <w:rPr>
                  <w:rFonts w:ascii="宋体" w:hAnsi="宋体" w:cs="宋体" w:hint="eastAsia"/>
                </w:rPr>
                <w:t>类似应用的研究提供了</w:t>
              </w:r>
            </w:ins>
            <w:ins w:id="1619" w:author="南" w:date="2026-10-22T13:35:00Z">
              <w:r>
                <w:rPr>
                  <w:rFonts w:ascii="宋体" w:hAnsi="宋体" w:cs="宋体" w:hint="eastAsia"/>
                </w:rPr>
                <w:t>宝贵的</w:t>
              </w:r>
            </w:ins>
            <w:ins w:id="1620" w:author="南" w:date="2026-10-22T13:34:00Z">
              <w:r>
                <w:rPr>
                  <w:rFonts w:ascii="宋体" w:hAnsi="宋体" w:cs="宋体"/>
                </w:rPr>
                <w:t>数据资源。</w:t>
              </w:r>
            </w:ins>
          </w:p>
          <w:p w14:paraId="6DFF24AC" w14:textId="77777777" w:rsidR="00D77721" w:rsidRPr="00D77721" w:rsidRDefault="00D77721" w:rsidP="00D77721">
            <w:pPr>
              <w:pStyle w:val="ae"/>
              <w:widowControl/>
              <w:numPr>
                <w:ilvl w:val="255"/>
                <w:numId w:val="0"/>
              </w:numPr>
              <w:jc w:val="both"/>
              <w:rPr>
                <w:rFonts w:hint="eastAsia"/>
                <w:b/>
                <w:bCs/>
                <w:szCs w:val="28"/>
              </w:rPr>
            </w:pPr>
            <w:r w:rsidRPr="00D77721">
              <w:rPr>
                <w:rFonts w:hint="eastAsia"/>
                <w:b/>
                <w:bCs/>
                <w:szCs w:val="28"/>
              </w:rPr>
              <w:t>5</w:t>
            </w:r>
            <w:r w:rsidRPr="00D77721">
              <w:rPr>
                <w:rFonts w:hint="eastAsia"/>
                <w:b/>
                <w:bCs/>
                <w:szCs w:val="28"/>
              </w:rPr>
              <w:t>、技术关键</w:t>
            </w:r>
          </w:p>
          <w:p w14:paraId="3F167771" w14:textId="77777777" w:rsidR="00D77721" w:rsidRPr="00D77721" w:rsidRDefault="00D77721" w:rsidP="00D77721">
            <w:pPr>
              <w:pStyle w:val="ae"/>
              <w:widowControl/>
              <w:numPr>
                <w:ilvl w:val="255"/>
                <w:numId w:val="0"/>
              </w:numPr>
              <w:ind w:firstLine="420"/>
              <w:jc w:val="both"/>
              <w:rPr>
                <w:rFonts w:hint="eastAsia"/>
                <w:b/>
                <w:bCs/>
                <w:sz w:val="21"/>
                <w:szCs w:val="28"/>
              </w:rPr>
            </w:pPr>
            <w:r w:rsidRPr="00D77721">
              <w:rPr>
                <w:rFonts w:hint="eastAsia"/>
                <w:b/>
                <w:bCs/>
                <w:sz w:val="21"/>
                <w:szCs w:val="28"/>
              </w:rPr>
              <w:t>本作品围绕农业经营主体“资料分散、内容生产链条长、多物料口径难统一”的痛点，形成“知识库治理—领域模型适配—检索增强—多</w:t>
            </w:r>
            <w:r w:rsidRPr="00D77721">
              <w:rPr>
                <w:rFonts w:hint="eastAsia"/>
                <w:b/>
                <w:bCs/>
                <w:sz w:val="21"/>
                <w:szCs w:val="28"/>
              </w:rPr>
              <w:t>Agent</w:t>
            </w:r>
            <w:r w:rsidRPr="00D77721">
              <w:rPr>
                <w:rFonts w:hint="eastAsia"/>
                <w:b/>
                <w:bCs/>
                <w:sz w:val="21"/>
                <w:szCs w:val="28"/>
              </w:rPr>
              <w:t>协同—跨模态对齐—审核交付”的技术闭环。系统以企业及产品档案、营销素材、地方历史文化知识和广告法违禁词四类知识为事实底座，以</w:t>
            </w:r>
            <w:r w:rsidRPr="00D77721">
              <w:rPr>
                <w:rFonts w:hint="eastAsia"/>
                <w:b/>
                <w:bCs/>
                <w:sz w:val="21"/>
                <w:szCs w:val="28"/>
              </w:rPr>
              <w:t>Qwen3-8B</w:t>
            </w:r>
            <w:r w:rsidRPr="00D77721">
              <w:rPr>
                <w:rFonts w:hint="eastAsia"/>
                <w:b/>
                <w:bCs/>
                <w:sz w:val="21"/>
                <w:szCs w:val="28"/>
              </w:rPr>
              <w:t>领域模型承担农业营销语言理解与推文生成，以</w:t>
            </w:r>
            <w:r w:rsidRPr="00D77721">
              <w:rPr>
                <w:rFonts w:hint="eastAsia"/>
                <w:b/>
                <w:bCs/>
                <w:sz w:val="21"/>
                <w:szCs w:val="28"/>
              </w:rPr>
              <w:t>LangChain</w:t>
            </w:r>
            <w:r w:rsidRPr="00D77721">
              <w:rPr>
                <w:rFonts w:hint="eastAsia"/>
                <w:b/>
                <w:bCs/>
                <w:sz w:val="21"/>
                <w:szCs w:val="28"/>
              </w:rPr>
              <w:t>完成模型、提示模板和</w:t>
            </w:r>
            <w:r w:rsidRPr="00D77721">
              <w:rPr>
                <w:rFonts w:hint="eastAsia"/>
                <w:b/>
                <w:bCs/>
                <w:sz w:val="21"/>
                <w:szCs w:val="28"/>
              </w:rPr>
              <w:t>Skill</w:t>
            </w:r>
            <w:r w:rsidRPr="00D77721">
              <w:rPr>
                <w:rFonts w:hint="eastAsia"/>
                <w:b/>
                <w:bCs/>
                <w:sz w:val="21"/>
                <w:szCs w:val="28"/>
              </w:rPr>
              <w:t>封装，以</w:t>
            </w:r>
            <w:r w:rsidRPr="00D77721">
              <w:rPr>
                <w:rFonts w:hint="eastAsia"/>
                <w:b/>
                <w:bCs/>
                <w:sz w:val="21"/>
                <w:szCs w:val="28"/>
              </w:rPr>
              <w:t>LangGraph</w:t>
            </w:r>
            <w:r w:rsidRPr="00D77721">
              <w:rPr>
                <w:rFonts w:hint="eastAsia"/>
                <w:b/>
                <w:bCs/>
                <w:sz w:val="21"/>
                <w:szCs w:val="28"/>
              </w:rPr>
              <w:t>维护共享状态、任务依赖和审核回退，使同一营销任务中的推文、海报、视频及直播脚本能够共享事实依据、协同生产并统一核验。</w:t>
            </w:r>
          </w:p>
          <w:p w14:paraId="453555C5" w14:textId="77777777" w:rsidR="00D77721" w:rsidRPr="00D77721" w:rsidRDefault="00D77721" w:rsidP="00D77721">
            <w:pPr>
              <w:pStyle w:val="ae"/>
              <w:widowControl/>
              <w:numPr>
                <w:ilvl w:val="255"/>
                <w:numId w:val="0"/>
              </w:numPr>
              <w:jc w:val="both"/>
              <w:rPr>
                <w:rFonts w:hint="eastAsia"/>
                <w:b/>
                <w:bCs/>
                <w:sz w:val="22"/>
                <w:szCs w:val="28"/>
              </w:rPr>
            </w:pPr>
            <w:r w:rsidRPr="00D77721">
              <w:rPr>
                <w:rFonts w:hint="eastAsia"/>
                <w:b/>
                <w:bCs/>
                <w:sz w:val="22"/>
                <w:szCs w:val="28"/>
              </w:rPr>
              <w:t xml:space="preserve">5.1 </w:t>
            </w:r>
            <w:r w:rsidRPr="00D77721">
              <w:rPr>
                <w:rFonts w:hint="eastAsia"/>
                <w:b/>
                <w:bCs/>
                <w:sz w:val="22"/>
                <w:szCs w:val="28"/>
              </w:rPr>
              <w:t>农业营销知识库与训练数据构建</w:t>
            </w:r>
          </w:p>
          <w:p w14:paraId="67D96951" w14:textId="77777777" w:rsidR="00D77721" w:rsidRPr="00D77721" w:rsidRDefault="00D77721" w:rsidP="00D77721">
            <w:pPr>
              <w:pStyle w:val="ae"/>
              <w:widowControl/>
              <w:numPr>
                <w:ilvl w:val="255"/>
                <w:numId w:val="0"/>
              </w:numPr>
              <w:jc w:val="both"/>
              <w:rPr>
                <w:rFonts w:hint="eastAsia"/>
                <w:b/>
                <w:bCs/>
                <w:sz w:val="21"/>
                <w:szCs w:val="28"/>
              </w:rPr>
            </w:pPr>
            <w:r w:rsidRPr="00D77721">
              <w:rPr>
                <w:rFonts w:hint="eastAsia"/>
                <w:b/>
                <w:bCs/>
                <w:sz w:val="21"/>
                <w:szCs w:val="28"/>
              </w:rPr>
              <w:t>（</w:t>
            </w:r>
            <w:r w:rsidRPr="00D77721">
              <w:rPr>
                <w:rFonts w:hint="eastAsia"/>
                <w:b/>
                <w:bCs/>
                <w:sz w:val="21"/>
                <w:szCs w:val="28"/>
              </w:rPr>
              <w:t>1</w:t>
            </w:r>
            <w:r w:rsidRPr="00D77721">
              <w:rPr>
                <w:rFonts w:hint="eastAsia"/>
                <w:b/>
                <w:bCs/>
                <w:sz w:val="21"/>
                <w:szCs w:val="28"/>
              </w:rPr>
              <w:t>）四类知识的统一治理</w:t>
            </w:r>
          </w:p>
          <w:p w14:paraId="467EC094" w14:textId="77777777" w:rsidR="00D77721" w:rsidRPr="00D77721" w:rsidRDefault="00D77721" w:rsidP="00D77721">
            <w:pPr>
              <w:pStyle w:val="ae"/>
              <w:widowControl/>
              <w:numPr>
                <w:ilvl w:val="255"/>
                <w:numId w:val="0"/>
              </w:numPr>
              <w:ind w:firstLine="420"/>
              <w:jc w:val="both"/>
              <w:rPr>
                <w:rFonts w:hint="eastAsia"/>
                <w:b/>
                <w:bCs/>
                <w:sz w:val="21"/>
                <w:szCs w:val="28"/>
              </w:rPr>
            </w:pPr>
            <w:r w:rsidRPr="00D77721">
              <w:rPr>
                <w:rFonts w:hint="eastAsia"/>
                <w:b/>
                <w:bCs/>
                <w:sz w:val="21"/>
                <w:szCs w:val="28"/>
              </w:rPr>
              <w:t>项目围绕农业营销场景完成</w:t>
            </w:r>
            <w:r w:rsidRPr="00D77721">
              <w:rPr>
                <w:rFonts w:hint="eastAsia"/>
                <w:b/>
                <w:bCs/>
                <w:sz w:val="21"/>
                <w:szCs w:val="28"/>
              </w:rPr>
              <w:t>10000</w:t>
            </w:r>
            <w:r w:rsidRPr="00D77721">
              <w:rPr>
                <w:rFonts w:hint="eastAsia"/>
                <w:b/>
                <w:bCs/>
                <w:sz w:val="21"/>
                <w:szCs w:val="28"/>
              </w:rPr>
              <w:t>条领域数据的清洗、去重、分类、标注和版本化管理，并按照用途纳入企业及产品档案、营销素材、地方历史文化知识、广告法违禁词四类知识库。企业及产品档案保存企业文化、品牌故事、资质荣誉、产品名称、产地、规格、生产工艺及授权实拍素材；营销素材保存经筛选的推文结构、海报样式、镜头范式和平台表达规则；地方历史文化知识记录产区历史、传统技艺、民俗节庆和地理标志背景；广告法违禁词知识保存禁限用表述、适用平台、风险等级及替换建议。每条知识均配置</w:t>
            </w:r>
            <w:r w:rsidRPr="00D77721">
              <w:rPr>
                <w:rFonts w:hint="eastAsia"/>
                <w:b/>
                <w:bCs/>
                <w:sz w:val="21"/>
                <w:szCs w:val="28"/>
              </w:rPr>
              <w:t>knowledge_id</w:t>
            </w:r>
            <w:r w:rsidRPr="00D77721">
              <w:rPr>
                <w:rFonts w:hint="eastAsia"/>
                <w:b/>
                <w:bCs/>
                <w:sz w:val="21"/>
                <w:szCs w:val="28"/>
              </w:rPr>
              <w:t>、</w:t>
            </w:r>
            <w:r w:rsidRPr="00D77721">
              <w:rPr>
                <w:rFonts w:hint="eastAsia"/>
                <w:b/>
                <w:bCs/>
                <w:sz w:val="21"/>
                <w:szCs w:val="28"/>
              </w:rPr>
              <w:t>tenant_id</w:t>
            </w:r>
            <w:r w:rsidRPr="00D77721">
              <w:rPr>
                <w:rFonts w:hint="eastAsia"/>
                <w:b/>
                <w:bCs/>
                <w:sz w:val="21"/>
                <w:szCs w:val="28"/>
              </w:rPr>
              <w:t>、</w:t>
            </w:r>
            <w:r w:rsidRPr="00D77721">
              <w:rPr>
                <w:rFonts w:hint="eastAsia"/>
                <w:b/>
                <w:bCs/>
                <w:sz w:val="21"/>
                <w:szCs w:val="28"/>
              </w:rPr>
              <w:t>product_id</w:t>
            </w:r>
            <w:r w:rsidRPr="00D77721">
              <w:rPr>
                <w:rFonts w:hint="eastAsia"/>
                <w:b/>
                <w:bCs/>
                <w:sz w:val="21"/>
                <w:szCs w:val="28"/>
              </w:rPr>
              <w:t>、</w:t>
            </w:r>
            <w:r w:rsidRPr="00D77721">
              <w:rPr>
                <w:rFonts w:hint="eastAsia"/>
                <w:b/>
                <w:bCs/>
                <w:sz w:val="21"/>
                <w:szCs w:val="28"/>
              </w:rPr>
              <w:t>source_id</w:t>
            </w:r>
            <w:r w:rsidRPr="00D77721">
              <w:rPr>
                <w:rFonts w:hint="eastAsia"/>
                <w:b/>
                <w:bCs/>
                <w:sz w:val="21"/>
                <w:szCs w:val="28"/>
              </w:rPr>
              <w:t>、更新时间、适用范围和审核状态，实现来源可追溯、企业间隔离和内容可更新。</w:t>
            </w:r>
          </w:p>
          <w:p w14:paraId="5A00B664" w14:textId="77777777" w:rsidR="00D77721" w:rsidRPr="00D77721" w:rsidRDefault="00D77721" w:rsidP="00D77721">
            <w:pPr>
              <w:pStyle w:val="ae"/>
              <w:widowControl/>
              <w:numPr>
                <w:ilvl w:val="255"/>
                <w:numId w:val="0"/>
              </w:numPr>
              <w:jc w:val="both"/>
              <w:rPr>
                <w:rFonts w:hint="eastAsia"/>
                <w:b/>
                <w:bCs/>
                <w:sz w:val="21"/>
                <w:szCs w:val="28"/>
              </w:rPr>
            </w:pPr>
            <w:r w:rsidRPr="00D77721">
              <w:rPr>
                <w:rFonts w:hint="eastAsia"/>
                <w:b/>
                <w:bCs/>
                <w:sz w:val="21"/>
                <w:szCs w:val="28"/>
              </w:rPr>
              <w:t>（</w:t>
            </w:r>
            <w:r w:rsidRPr="00D77721">
              <w:rPr>
                <w:rFonts w:hint="eastAsia"/>
                <w:b/>
                <w:bCs/>
                <w:sz w:val="21"/>
                <w:szCs w:val="28"/>
              </w:rPr>
              <w:t>2</w:t>
            </w:r>
            <w:r w:rsidRPr="00D77721">
              <w:rPr>
                <w:rFonts w:hint="eastAsia"/>
                <w:b/>
                <w:bCs/>
                <w:sz w:val="21"/>
                <w:szCs w:val="28"/>
              </w:rPr>
              <w:t>）</w:t>
            </w:r>
            <w:r w:rsidRPr="00D77721">
              <w:rPr>
                <w:rFonts w:hint="eastAsia"/>
                <w:b/>
                <w:bCs/>
                <w:sz w:val="21"/>
                <w:szCs w:val="28"/>
              </w:rPr>
              <w:t>8000</w:t>
            </w:r>
            <w:r w:rsidRPr="00D77721">
              <w:rPr>
                <w:rFonts w:hint="eastAsia"/>
                <w:b/>
                <w:bCs/>
                <w:sz w:val="21"/>
                <w:szCs w:val="28"/>
              </w:rPr>
              <w:t>条训练样本构建</w:t>
            </w:r>
          </w:p>
          <w:p w14:paraId="0788A23B" w14:textId="77777777" w:rsidR="00D77721" w:rsidRPr="00D77721" w:rsidRDefault="00D77721" w:rsidP="00D77721">
            <w:pPr>
              <w:pStyle w:val="ae"/>
              <w:widowControl/>
              <w:numPr>
                <w:ilvl w:val="255"/>
                <w:numId w:val="0"/>
              </w:numPr>
              <w:ind w:firstLine="420"/>
              <w:jc w:val="both"/>
              <w:rPr>
                <w:rFonts w:hint="eastAsia"/>
                <w:b/>
                <w:bCs/>
                <w:sz w:val="21"/>
                <w:szCs w:val="28"/>
              </w:rPr>
            </w:pPr>
            <w:r w:rsidRPr="00D77721">
              <w:rPr>
                <w:rFonts w:hint="eastAsia"/>
                <w:b/>
                <w:bCs/>
                <w:sz w:val="21"/>
                <w:szCs w:val="28"/>
              </w:rPr>
              <w:lastRenderedPageBreak/>
              <w:t>从知识库中筛选</w:t>
            </w:r>
            <w:r w:rsidRPr="00D77721">
              <w:rPr>
                <w:rFonts w:hint="eastAsia"/>
                <w:b/>
                <w:bCs/>
                <w:sz w:val="21"/>
                <w:szCs w:val="28"/>
              </w:rPr>
              <w:t>8000</w:t>
            </w:r>
            <w:r w:rsidRPr="00D77721">
              <w:rPr>
                <w:rFonts w:hint="eastAsia"/>
                <w:b/>
                <w:bCs/>
                <w:sz w:val="21"/>
                <w:szCs w:val="28"/>
              </w:rPr>
              <w:t>条高质量样本用于领域模型训练，覆盖产品事实抽取、卖点提炼、平台推文生成、直播脚本生成、约束遵循和错误纠正六类任务。样本统一组织为“任务指令—输入资料—约束条件—目标输出—来源编号”结构，并由人工完成事实校验、表达审校与敏感表述检查。训练集、验证集和测试集按照企业或产品系列划分，防止同一产品的近似改写跨集合造成数据泄漏；测试集保留未见企业及资料不完整任务，用于检验模型对缺失证据、冲突信息和禁限用表达的处理能力。</w:t>
            </w:r>
          </w:p>
          <w:p w14:paraId="4E069D4E" w14:textId="77777777" w:rsidR="00D77721" w:rsidRPr="00D77721" w:rsidRDefault="00D77721" w:rsidP="00D77721">
            <w:pPr>
              <w:pStyle w:val="ae"/>
              <w:widowControl/>
              <w:numPr>
                <w:ilvl w:val="255"/>
                <w:numId w:val="0"/>
              </w:numPr>
              <w:jc w:val="both"/>
              <w:rPr>
                <w:rFonts w:hint="eastAsia"/>
                <w:b/>
                <w:bCs/>
                <w:sz w:val="21"/>
                <w:szCs w:val="28"/>
              </w:rPr>
            </w:pPr>
            <w:r w:rsidRPr="00D77721">
              <w:rPr>
                <w:rFonts w:hint="eastAsia"/>
                <w:b/>
                <w:bCs/>
                <w:sz w:val="21"/>
                <w:szCs w:val="28"/>
              </w:rPr>
              <w:t>（</w:t>
            </w:r>
            <w:r w:rsidRPr="00D77721">
              <w:rPr>
                <w:rFonts w:hint="eastAsia"/>
                <w:b/>
                <w:bCs/>
                <w:sz w:val="21"/>
                <w:szCs w:val="28"/>
              </w:rPr>
              <w:t>3</w:t>
            </w:r>
            <w:r w:rsidRPr="00D77721">
              <w:rPr>
                <w:rFonts w:hint="eastAsia"/>
                <w:b/>
                <w:bCs/>
                <w:sz w:val="21"/>
                <w:szCs w:val="28"/>
              </w:rPr>
              <w:t>）知识加工与索引</w:t>
            </w:r>
          </w:p>
          <w:p w14:paraId="60B649F5" w14:textId="77777777" w:rsidR="00D77721" w:rsidRPr="00D77721" w:rsidRDefault="00D77721" w:rsidP="00D77721">
            <w:pPr>
              <w:pStyle w:val="ae"/>
              <w:widowControl/>
              <w:numPr>
                <w:ilvl w:val="255"/>
                <w:numId w:val="0"/>
              </w:numPr>
              <w:ind w:firstLine="420"/>
              <w:jc w:val="both"/>
              <w:rPr>
                <w:rFonts w:hint="eastAsia"/>
                <w:b/>
                <w:bCs/>
                <w:sz w:val="21"/>
                <w:szCs w:val="28"/>
              </w:rPr>
            </w:pPr>
            <w:r w:rsidRPr="00D77721">
              <w:rPr>
                <w:rFonts w:hint="eastAsia"/>
                <w:b/>
                <w:bCs/>
                <w:sz w:val="21"/>
                <w:szCs w:val="28"/>
              </w:rPr>
              <w:t>文本资料按语义边界切分为可检索知识块，保留标题、正文、来源、适用产品及有效状态等元数据；企业、产品、规格、产地、认证和素材等实体建立关系映射；图片与视频素材记录产品编号、拍摄时间、授权范围、可编辑范围和视觉特征。清洗阶段依次执行编码统一、重复检测、字段规范化、实体消歧、敏感信息处理和人工复核，使训练数据、检索知识和审核依据共享同一数据口径。</w:t>
            </w:r>
          </w:p>
          <w:p w14:paraId="0C3BF399" w14:textId="77777777" w:rsidR="00D77721" w:rsidRPr="00D77721" w:rsidRDefault="00D77721" w:rsidP="00D77721">
            <w:pPr>
              <w:pStyle w:val="ae"/>
              <w:widowControl/>
              <w:numPr>
                <w:ilvl w:val="255"/>
                <w:numId w:val="0"/>
              </w:numPr>
              <w:jc w:val="both"/>
              <w:rPr>
                <w:rFonts w:hint="eastAsia"/>
                <w:b/>
                <w:bCs/>
                <w:sz w:val="22"/>
                <w:szCs w:val="28"/>
              </w:rPr>
            </w:pPr>
            <w:r w:rsidRPr="00D77721">
              <w:rPr>
                <w:rFonts w:hint="eastAsia"/>
                <w:b/>
                <w:bCs/>
                <w:sz w:val="22"/>
                <w:szCs w:val="28"/>
              </w:rPr>
              <w:t xml:space="preserve">5.2 </w:t>
            </w:r>
            <w:r w:rsidRPr="00D77721">
              <w:rPr>
                <w:rFonts w:hint="eastAsia"/>
                <w:b/>
                <w:bCs/>
                <w:sz w:val="22"/>
                <w:szCs w:val="28"/>
              </w:rPr>
              <w:t>基于</w:t>
            </w:r>
            <w:r w:rsidRPr="00D77721">
              <w:rPr>
                <w:rFonts w:hint="eastAsia"/>
                <w:b/>
                <w:bCs/>
                <w:sz w:val="22"/>
                <w:szCs w:val="28"/>
              </w:rPr>
              <w:t>Qwen3-8B</w:t>
            </w:r>
            <w:r w:rsidRPr="00D77721">
              <w:rPr>
                <w:rFonts w:hint="eastAsia"/>
                <w:b/>
                <w:bCs/>
                <w:sz w:val="22"/>
                <w:szCs w:val="28"/>
              </w:rPr>
              <w:t>的农业营销领域模型微调</w:t>
            </w:r>
          </w:p>
          <w:p w14:paraId="6DAC9E9B" w14:textId="77777777" w:rsidR="00D77721" w:rsidRPr="00D77721" w:rsidRDefault="00D77721" w:rsidP="00D77721">
            <w:pPr>
              <w:pStyle w:val="ae"/>
              <w:widowControl/>
              <w:numPr>
                <w:ilvl w:val="255"/>
                <w:numId w:val="0"/>
              </w:numPr>
              <w:ind w:firstLine="420"/>
              <w:jc w:val="both"/>
              <w:rPr>
                <w:rFonts w:hint="eastAsia"/>
                <w:b/>
                <w:bCs/>
                <w:sz w:val="21"/>
                <w:szCs w:val="28"/>
              </w:rPr>
            </w:pPr>
            <w:r w:rsidRPr="00D77721">
              <w:rPr>
                <w:rFonts w:hint="eastAsia"/>
                <w:b/>
                <w:bCs/>
                <w:sz w:val="21"/>
                <w:szCs w:val="28"/>
              </w:rPr>
              <w:t>项目统一选用</w:t>
            </w:r>
            <w:r w:rsidRPr="00D77721">
              <w:rPr>
                <w:rFonts w:hint="eastAsia"/>
                <w:b/>
                <w:bCs/>
                <w:sz w:val="21"/>
                <w:szCs w:val="28"/>
              </w:rPr>
              <w:t>Qwen3-8B</w:t>
            </w:r>
            <w:r w:rsidRPr="00D77721">
              <w:rPr>
                <w:rFonts w:hint="eastAsia"/>
                <w:b/>
                <w:bCs/>
                <w:sz w:val="21"/>
                <w:szCs w:val="28"/>
              </w:rPr>
              <w:t>作为文本基座模型，采用监督微调（</w:t>
            </w:r>
            <w:r w:rsidRPr="00D77721">
              <w:rPr>
                <w:rFonts w:hint="eastAsia"/>
                <w:b/>
                <w:bCs/>
                <w:sz w:val="21"/>
                <w:szCs w:val="28"/>
              </w:rPr>
              <w:t>SFT</w:t>
            </w:r>
            <w:r w:rsidRPr="00D77721">
              <w:rPr>
                <w:rFonts w:hint="eastAsia"/>
                <w:b/>
                <w:bCs/>
                <w:sz w:val="21"/>
                <w:szCs w:val="28"/>
              </w:rPr>
              <w:t>）与</w:t>
            </w:r>
            <w:r w:rsidRPr="00D77721">
              <w:rPr>
                <w:rFonts w:hint="eastAsia"/>
                <w:b/>
                <w:bCs/>
                <w:sz w:val="21"/>
                <w:szCs w:val="28"/>
              </w:rPr>
              <w:t>LoRA</w:t>
            </w:r>
            <w:r w:rsidRPr="00D77721">
              <w:rPr>
                <w:rFonts w:hint="eastAsia"/>
                <w:b/>
                <w:bCs/>
                <w:sz w:val="21"/>
                <w:szCs w:val="28"/>
              </w:rPr>
              <w:t>低秩适配构建农业营销领域模型。微调重点不是记忆价格、库存等易变事实，而是学习农业产品信息的组织方式、卖点提炼逻辑、不同平台的内容结构、营销语言风格以及缺少证据时的拒绝与提示策略。</w:t>
            </w:r>
          </w:p>
          <w:p w14:paraId="46E59568" w14:textId="77777777" w:rsidR="00D77721" w:rsidRPr="00D77721" w:rsidRDefault="00D77721" w:rsidP="00D77721">
            <w:pPr>
              <w:pStyle w:val="ae"/>
              <w:widowControl/>
              <w:numPr>
                <w:ilvl w:val="255"/>
                <w:numId w:val="0"/>
              </w:numPr>
              <w:ind w:firstLine="420"/>
              <w:jc w:val="both"/>
              <w:rPr>
                <w:rFonts w:hint="eastAsia"/>
                <w:b/>
                <w:bCs/>
                <w:sz w:val="21"/>
                <w:szCs w:val="28"/>
              </w:rPr>
            </w:pPr>
            <w:r w:rsidRPr="00D77721">
              <w:rPr>
                <w:rFonts w:hint="eastAsia"/>
                <w:b/>
                <w:bCs/>
                <w:sz w:val="21"/>
                <w:szCs w:val="28"/>
              </w:rPr>
              <w:t>LoRA</w:t>
            </w:r>
            <w:r w:rsidRPr="00D77721">
              <w:rPr>
                <w:rFonts w:hint="eastAsia"/>
                <w:b/>
                <w:bCs/>
                <w:sz w:val="21"/>
                <w:szCs w:val="28"/>
              </w:rPr>
              <w:t>冻结</w:t>
            </w:r>
            <w:r w:rsidRPr="00D77721">
              <w:rPr>
                <w:rFonts w:hint="eastAsia"/>
                <w:b/>
                <w:bCs/>
                <w:sz w:val="21"/>
                <w:szCs w:val="28"/>
              </w:rPr>
              <w:t>Qwen3-8B</w:t>
            </w:r>
            <w:r w:rsidRPr="00D77721">
              <w:rPr>
                <w:rFonts w:hint="eastAsia"/>
                <w:b/>
                <w:bCs/>
                <w:sz w:val="21"/>
                <w:szCs w:val="28"/>
              </w:rPr>
              <w:t>基座权重，仅在注意力投影层注入低秩可训练矩阵，其参数更新公式为：</w:t>
            </w:r>
          </w:p>
          <w:p w14:paraId="00921CCF" w14:textId="77777777" w:rsidR="00D77721" w:rsidRPr="00D77721" w:rsidRDefault="00D77721" w:rsidP="00D77721">
            <w:pPr>
              <w:pStyle w:val="ae"/>
              <w:widowControl/>
              <w:numPr>
                <w:ilvl w:val="255"/>
                <w:numId w:val="0"/>
              </w:numPr>
              <w:jc w:val="center"/>
              <w:rPr>
                <w:rFonts w:hint="eastAsia"/>
                <w:b/>
                <w:bCs/>
                <w:color w:val="FF0000"/>
                <w:sz w:val="21"/>
                <w:szCs w:val="28"/>
              </w:rPr>
            </w:pPr>
            <w:r w:rsidRPr="00D77721">
              <w:rPr>
                <w:rFonts w:hint="eastAsia"/>
                <w:b/>
                <w:bCs/>
                <w:color w:val="FF0000"/>
                <w:sz w:val="21"/>
                <w:szCs w:val="28"/>
              </w:rPr>
              <w:t>【此处保留原</w:t>
            </w:r>
            <w:r w:rsidRPr="00D77721">
              <w:rPr>
                <w:rFonts w:hint="eastAsia"/>
                <w:b/>
                <w:bCs/>
                <w:color w:val="FF0000"/>
                <w:sz w:val="21"/>
                <w:szCs w:val="28"/>
              </w:rPr>
              <w:t>3.1</w:t>
            </w:r>
            <w:r w:rsidRPr="00D77721">
              <w:rPr>
                <w:rFonts w:hint="eastAsia"/>
                <w:b/>
                <w:bCs/>
                <w:color w:val="FF0000"/>
                <w:sz w:val="21"/>
                <w:szCs w:val="28"/>
              </w:rPr>
              <w:t>中的</w:t>
            </w:r>
            <w:r w:rsidRPr="00D77721">
              <w:rPr>
                <w:rFonts w:hint="eastAsia"/>
                <w:b/>
                <w:bCs/>
                <w:color w:val="FF0000"/>
                <w:sz w:val="21"/>
                <w:szCs w:val="28"/>
              </w:rPr>
              <w:t>LoRA</w:t>
            </w:r>
            <w:r w:rsidRPr="00D77721">
              <w:rPr>
                <w:rFonts w:hint="eastAsia"/>
                <w:b/>
                <w:bCs/>
                <w:color w:val="FF0000"/>
                <w:sz w:val="21"/>
                <w:szCs w:val="28"/>
              </w:rPr>
              <w:t>公式，由你粘贴公式】</w:t>
            </w:r>
          </w:p>
          <w:p w14:paraId="5A762EC5" w14:textId="77777777" w:rsidR="00D77721" w:rsidRPr="00D77721" w:rsidRDefault="00D77721" w:rsidP="00D77721">
            <w:pPr>
              <w:pStyle w:val="ae"/>
              <w:widowControl/>
              <w:numPr>
                <w:ilvl w:val="255"/>
                <w:numId w:val="0"/>
              </w:numPr>
              <w:ind w:firstLine="420"/>
              <w:jc w:val="both"/>
              <w:rPr>
                <w:b/>
                <w:bCs/>
                <w:sz w:val="21"/>
                <w:szCs w:val="28"/>
              </w:rPr>
            </w:pPr>
            <w:r w:rsidRPr="00D77721">
              <w:rPr>
                <w:rFonts w:hint="eastAsia"/>
                <w:b/>
                <w:bCs/>
                <w:sz w:val="21"/>
                <w:szCs w:val="28"/>
              </w:rPr>
              <w:t>其中，</w:t>
            </w:r>
            <w:r w:rsidRPr="00D77721">
              <w:rPr>
                <w:rFonts w:hint="eastAsia"/>
                <w:b/>
                <w:bCs/>
                <w:sz w:val="21"/>
                <w:szCs w:val="28"/>
              </w:rPr>
              <w:t>r</w:t>
            </w:r>
            <w:r w:rsidRPr="00D77721">
              <w:rPr>
                <w:rFonts w:hint="eastAsia"/>
                <w:b/>
                <w:bCs/>
                <w:sz w:val="21"/>
                <w:szCs w:val="28"/>
              </w:rPr>
              <w:t>为低秩维度，</w:t>
            </w:r>
            <w:r w:rsidRPr="00D77721">
              <w:rPr>
                <w:rFonts w:hint="eastAsia"/>
                <w:b/>
                <w:bCs/>
                <w:sz w:val="21"/>
                <w:szCs w:val="28"/>
              </w:rPr>
              <w:t>A</w:t>
            </w:r>
            <w:r w:rsidRPr="00D77721">
              <w:rPr>
                <w:rFonts w:hint="eastAsia"/>
                <w:b/>
                <w:bCs/>
                <w:sz w:val="21"/>
                <w:szCs w:val="28"/>
              </w:rPr>
              <w:t>、</w:t>
            </w:r>
            <w:r w:rsidRPr="00D77721">
              <w:rPr>
                <w:rFonts w:hint="eastAsia"/>
                <w:b/>
                <w:bCs/>
                <w:sz w:val="21"/>
                <w:szCs w:val="28"/>
              </w:rPr>
              <w:t>B</w:t>
            </w:r>
            <w:r w:rsidRPr="00D77721">
              <w:rPr>
                <w:rFonts w:hint="eastAsia"/>
                <w:b/>
                <w:bCs/>
                <w:sz w:val="21"/>
                <w:szCs w:val="28"/>
              </w:rPr>
              <w:t>为可训练矩阵，α为缩放系数。训练配置以</w:t>
            </w:r>
            <w:r w:rsidRPr="00D77721">
              <w:rPr>
                <w:b/>
                <w:bCs/>
                <w:sz w:val="21"/>
                <w:szCs w:val="28"/>
              </w:rPr>
              <w:t>r=16</w:t>
            </w:r>
            <w:r w:rsidRPr="00D77721">
              <w:rPr>
                <w:b/>
                <w:bCs/>
                <w:sz w:val="21"/>
                <w:szCs w:val="28"/>
              </w:rPr>
              <w:t>、</w:t>
            </w:r>
            <w:r w:rsidRPr="00D77721">
              <w:rPr>
                <w:b/>
                <w:bCs/>
                <w:sz w:val="21"/>
                <w:szCs w:val="28"/>
              </w:rPr>
              <w:t>α=32</w:t>
            </w:r>
            <w:r w:rsidRPr="00D77721">
              <w:rPr>
                <w:b/>
                <w:bCs/>
                <w:sz w:val="21"/>
                <w:szCs w:val="28"/>
              </w:rPr>
              <w:t>、</w:t>
            </w:r>
            <w:r w:rsidRPr="00D77721">
              <w:rPr>
                <w:b/>
                <w:bCs/>
                <w:sz w:val="21"/>
                <w:szCs w:val="28"/>
              </w:rPr>
              <w:t>dropout=0.05</w:t>
            </w:r>
            <w:r w:rsidRPr="00D77721">
              <w:rPr>
                <w:b/>
                <w:bCs/>
                <w:sz w:val="21"/>
                <w:szCs w:val="28"/>
              </w:rPr>
              <w:t>、学习率</w:t>
            </w:r>
            <w:r w:rsidRPr="00D77721">
              <w:rPr>
                <w:b/>
                <w:bCs/>
                <w:sz w:val="21"/>
                <w:szCs w:val="28"/>
              </w:rPr>
              <w:t>2×10⁻⁴</w:t>
            </w:r>
            <w:r w:rsidRPr="00D77721">
              <w:rPr>
                <w:b/>
                <w:bCs/>
                <w:sz w:val="21"/>
                <w:szCs w:val="28"/>
              </w:rPr>
              <w:t>、最大序列长度</w:t>
            </w:r>
            <w:r w:rsidRPr="00D77721">
              <w:rPr>
                <w:b/>
                <w:bCs/>
                <w:sz w:val="21"/>
                <w:szCs w:val="28"/>
              </w:rPr>
              <w:t>4096</w:t>
            </w:r>
            <w:r w:rsidRPr="00D77721">
              <w:rPr>
                <w:b/>
                <w:bCs/>
                <w:sz w:val="21"/>
                <w:szCs w:val="28"/>
              </w:rPr>
              <w:t>为基础，通过验证集选择训练轮次与最优检查点。训练过程中使用混合精度和梯度累积控制显存占用，并仅对目标输出部分计算损失，使模型集中学习营销任务的回答格式与约束遵循。</w:t>
            </w:r>
          </w:p>
          <w:p w14:paraId="70407ACC" w14:textId="77777777" w:rsidR="00D77721" w:rsidRPr="00D77721" w:rsidRDefault="00D77721" w:rsidP="00D77721">
            <w:pPr>
              <w:pStyle w:val="ae"/>
              <w:widowControl/>
              <w:numPr>
                <w:ilvl w:val="255"/>
                <w:numId w:val="0"/>
              </w:numPr>
              <w:ind w:firstLine="420"/>
              <w:jc w:val="both"/>
              <w:rPr>
                <w:rFonts w:hint="eastAsia"/>
                <w:b/>
                <w:bCs/>
                <w:sz w:val="21"/>
                <w:szCs w:val="28"/>
              </w:rPr>
            </w:pPr>
            <w:r w:rsidRPr="00D77721">
              <w:rPr>
                <w:rFonts w:hint="eastAsia"/>
                <w:b/>
                <w:bCs/>
                <w:sz w:val="21"/>
                <w:szCs w:val="28"/>
              </w:rPr>
              <w:t>训练流程包括数据与样本准备、</w:t>
            </w:r>
            <w:r w:rsidRPr="00D77721">
              <w:rPr>
                <w:rFonts w:hint="eastAsia"/>
                <w:b/>
                <w:bCs/>
                <w:sz w:val="21"/>
                <w:szCs w:val="28"/>
              </w:rPr>
              <w:t>LoRA</w:t>
            </w:r>
            <w:r w:rsidRPr="00D77721">
              <w:rPr>
                <w:rFonts w:hint="eastAsia"/>
                <w:b/>
                <w:bCs/>
                <w:sz w:val="21"/>
                <w:szCs w:val="28"/>
              </w:rPr>
              <w:t>监督微调、验证与独立测试、适配器导出四个阶段。模型版本同时绑定基座版本、数据版本、提示模板版本及训练参数；完成训练后保存</w:t>
            </w:r>
            <w:r w:rsidRPr="00D77721">
              <w:rPr>
                <w:rFonts w:hint="eastAsia"/>
                <w:b/>
                <w:bCs/>
                <w:sz w:val="21"/>
                <w:szCs w:val="28"/>
              </w:rPr>
              <w:t>LoRA</w:t>
            </w:r>
            <w:r w:rsidRPr="00D77721">
              <w:rPr>
                <w:rFonts w:hint="eastAsia"/>
                <w:b/>
                <w:bCs/>
                <w:sz w:val="21"/>
                <w:szCs w:val="28"/>
              </w:rPr>
              <w:t>适配器并接入推文</w:t>
            </w:r>
            <w:r w:rsidRPr="00D77721">
              <w:rPr>
                <w:rFonts w:hint="eastAsia"/>
                <w:b/>
                <w:bCs/>
                <w:sz w:val="21"/>
                <w:szCs w:val="28"/>
              </w:rPr>
              <w:t>Agent</w:t>
            </w:r>
            <w:r w:rsidRPr="00D77721">
              <w:rPr>
                <w:rFonts w:hint="eastAsia"/>
                <w:b/>
                <w:bCs/>
                <w:sz w:val="21"/>
                <w:szCs w:val="28"/>
              </w:rPr>
              <w:t>。推理时，</w:t>
            </w:r>
            <w:r w:rsidRPr="00D77721">
              <w:rPr>
                <w:rFonts w:hint="eastAsia"/>
                <w:b/>
                <w:bCs/>
                <w:sz w:val="21"/>
                <w:szCs w:val="28"/>
              </w:rPr>
              <w:t>Qwen3-8B</w:t>
            </w:r>
            <w:r w:rsidRPr="00D77721">
              <w:rPr>
                <w:rFonts w:hint="eastAsia"/>
                <w:b/>
                <w:bCs/>
                <w:sz w:val="21"/>
                <w:szCs w:val="28"/>
              </w:rPr>
              <w:t>领域模型负责卖点组织和文本表达，具体产品事实则由知识库检索动态注入，实现“领域表达能力”和“企业实时事实”的分离，避免将流畅表达等同于事实依据。</w:t>
            </w:r>
          </w:p>
          <w:p w14:paraId="31A72121" w14:textId="77777777" w:rsidR="00D77721" w:rsidRPr="00D77721" w:rsidRDefault="00D77721" w:rsidP="00D77721">
            <w:pPr>
              <w:pStyle w:val="ae"/>
              <w:widowControl/>
              <w:numPr>
                <w:ilvl w:val="255"/>
                <w:numId w:val="0"/>
              </w:numPr>
              <w:ind w:firstLine="420"/>
              <w:jc w:val="both"/>
              <w:rPr>
                <w:rFonts w:hint="eastAsia"/>
                <w:b/>
                <w:bCs/>
                <w:sz w:val="21"/>
                <w:szCs w:val="28"/>
              </w:rPr>
            </w:pPr>
            <w:r w:rsidRPr="00D77721">
              <w:rPr>
                <w:rFonts w:hint="eastAsia"/>
                <w:b/>
                <w:bCs/>
                <w:sz w:val="21"/>
                <w:szCs w:val="28"/>
              </w:rPr>
              <w:t>模型效果从关键字段保留率、指令遵循率、违禁词命中率、无依据表述率、平台结构完整度和人工修改量六个维度进行评价，并与未微调</w:t>
            </w:r>
            <w:r w:rsidRPr="00D77721">
              <w:rPr>
                <w:rFonts w:hint="eastAsia"/>
                <w:b/>
                <w:bCs/>
                <w:sz w:val="21"/>
                <w:szCs w:val="28"/>
              </w:rPr>
              <w:t>Qwen3-8B</w:t>
            </w:r>
            <w:r w:rsidRPr="00D77721">
              <w:rPr>
                <w:rFonts w:hint="eastAsia"/>
                <w:b/>
                <w:bCs/>
                <w:sz w:val="21"/>
                <w:szCs w:val="28"/>
              </w:rPr>
              <w:t>进行</w:t>
            </w:r>
            <w:r w:rsidRPr="00D77721">
              <w:rPr>
                <w:rFonts w:hint="eastAsia"/>
                <w:b/>
                <w:bCs/>
                <w:sz w:val="21"/>
                <w:szCs w:val="28"/>
              </w:rPr>
              <w:lastRenderedPageBreak/>
              <w:t>同任务对照。该设计使模型形成稳定的农产品营销表达能力，同时能够配合知识库完成企业级个性化生成。</w:t>
            </w:r>
          </w:p>
          <w:p w14:paraId="0EF47163" w14:textId="77777777" w:rsidR="00D77721" w:rsidRPr="00D77721" w:rsidRDefault="00D77721" w:rsidP="00D77721">
            <w:pPr>
              <w:pStyle w:val="ae"/>
              <w:widowControl/>
              <w:numPr>
                <w:ilvl w:val="255"/>
                <w:numId w:val="0"/>
              </w:numPr>
              <w:ind w:firstLine="420"/>
              <w:jc w:val="both"/>
              <w:rPr>
                <w:rFonts w:hint="eastAsia"/>
                <w:b/>
                <w:bCs/>
                <w:sz w:val="21"/>
                <w:szCs w:val="28"/>
              </w:rPr>
            </w:pPr>
            <w:r w:rsidRPr="00D77721">
              <w:rPr>
                <w:rFonts w:hint="eastAsia"/>
                <w:b/>
                <w:bCs/>
                <w:sz w:val="21"/>
                <w:szCs w:val="28"/>
              </w:rPr>
              <w:t>模型微调流程如下图所示。</w:t>
            </w:r>
          </w:p>
          <w:p w14:paraId="2F45D0EF" w14:textId="090C7000" w:rsidR="00D77721" w:rsidRDefault="00D77721" w:rsidP="00D77721">
            <w:pPr>
              <w:pStyle w:val="ae"/>
              <w:widowControl/>
              <w:numPr>
                <w:ilvl w:val="255"/>
                <w:numId w:val="0"/>
              </w:numPr>
              <w:jc w:val="center"/>
              <w:rPr>
                <w:b/>
                <w:bCs/>
                <w:sz w:val="22"/>
                <w:szCs w:val="28"/>
              </w:rPr>
            </w:pPr>
            <w:r>
              <w:rPr>
                <w:b/>
                <w:bCs/>
                <w:noProof/>
                <w:sz w:val="22"/>
                <w:szCs w:val="28"/>
              </w:rPr>
              <w:drawing>
                <wp:inline distT="0" distB="0" distL="0" distR="0" wp14:anchorId="3D31631A" wp14:editId="6FC86674">
                  <wp:extent cx="5543550" cy="1903095"/>
                  <wp:effectExtent l="0" t="0" r="0" b="1905"/>
                  <wp:docPr id="2629045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04533" name=""/>
                          <pic:cNvPicPr/>
                        </pic:nvPicPr>
                        <pic:blipFill>
                          <a:blip r:embed="rId13"/>
                          <a:stretch>
                            <a:fillRect/>
                          </a:stretch>
                        </pic:blipFill>
                        <pic:spPr>
                          <a:xfrm>
                            <a:off x="0" y="0"/>
                            <a:ext cx="5543550" cy="1903095"/>
                          </a:xfrm>
                          <a:prstGeom prst="rect">
                            <a:avLst/>
                          </a:prstGeom>
                        </pic:spPr>
                      </pic:pic>
                    </a:graphicData>
                  </a:graphic>
                </wp:inline>
              </w:drawing>
            </w:r>
          </w:p>
          <w:p w14:paraId="0F63B800" w14:textId="3FB8CAB8" w:rsidR="00D77721" w:rsidRPr="00D77721" w:rsidRDefault="00D77721" w:rsidP="00D77721">
            <w:pPr>
              <w:pStyle w:val="ae"/>
              <w:widowControl/>
              <w:numPr>
                <w:ilvl w:val="255"/>
                <w:numId w:val="0"/>
              </w:numPr>
              <w:jc w:val="both"/>
              <w:rPr>
                <w:rFonts w:hint="eastAsia"/>
                <w:b/>
                <w:bCs/>
                <w:sz w:val="22"/>
                <w:szCs w:val="28"/>
              </w:rPr>
            </w:pPr>
            <w:r w:rsidRPr="00D77721">
              <w:rPr>
                <w:rFonts w:hint="eastAsia"/>
                <w:b/>
                <w:bCs/>
                <w:sz w:val="22"/>
                <w:szCs w:val="28"/>
              </w:rPr>
              <w:t xml:space="preserve">5.3 </w:t>
            </w:r>
            <w:r w:rsidRPr="00D77721">
              <w:rPr>
                <w:rFonts w:hint="eastAsia"/>
                <w:b/>
                <w:bCs/>
                <w:sz w:val="22"/>
                <w:szCs w:val="28"/>
              </w:rPr>
              <w:t>知识库管理与</w:t>
            </w:r>
            <w:r w:rsidRPr="00D77721">
              <w:rPr>
                <w:rFonts w:hint="eastAsia"/>
                <w:b/>
                <w:bCs/>
                <w:sz w:val="22"/>
                <w:szCs w:val="28"/>
              </w:rPr>
              <w:t>RAG</w:t>
            </w:r>
            <w:r w:rsidRPr="00D77721">
              <w:rPr>
                <w:rFonts w:hint="eastAsia"/>
                <w:b/>
                <w:bCs/>
                <w:sz w:val="22"/>
                <w:szCs w:val="28"/>
              </w:rPr>
              <w:t>检索增强</w:t>
            </w:r>
          </w:p>
          <w:p w14:paraId="4FC1BE5A" w14:textId="77777777" w:rsidR="00D77721" w:rsidRPr="00D77721" w:rsidRDefault="00D77721" w:rsidP="00D77721">
            <w:pPr>
              <w:pStyle w:val="ae"/>
              <w:widowControl/>
              <w:numPr>
                <w:ilvl w:val="255"/>
                <w:numId w:val="0"/>
              </w:numPr>
              <w:jc w:val="both"/>
              <w:rPr>
                <w:rFonts w:hint="eastAsia"/>
                <w:b/>
                <w:bCs/>
                <w:sz w:val="21"/>
                <w:szCs w:val="28"/>
              </w:rPr>
            </w:pPr>
            <w:r w:rsidRPr="00D77721">
              <w:rPr>
                <w:rFonts w:hint="eastAsia"/>
                <w:b/>
                <w:bCs/>
                <w:sz w:val="21"/>
                <w:szCs w:val="28"/>
              </w:rPr>
              <w:t>（</w:t>
            </w:r>
            <w:r w:rsidRPr="00D77721">
              <w:rPr>
                <w:rFonts w:hint="eastAsia"/>
                <w:b/>
                <w:bCs/>
                <w:sz w:val="21"/>
                <w:szCs w:val="28"/>
              </w:rPr>
              <w:t>1</w:t>
            </w:r>
            <w:r w:rsidRPr="00D77721">
              <w:rPr>
                <w:rFonts w:hint="eastAsia"/>
                <w:b/>
                <w:bCs/>
                <w:sz w:val="21"/>
                <w:szCs w:val="28"/>
              </w:rPr>
              <w:t>）企业与产品定位</w:t>
            </w:r>
          </w:p>
          <w:p w14:paraId="4E079150" w14:textId="77777777" w:rsidR="00D77721" w:rsidRPr="00D77721" w:rsidRDefault="00D77721" w:rsidP="00D77721">
            <w:pPr>
              <w:pStyle w:val="ae"/>
              <w:widowControl/>
              <w:numPr>
                <w:ilvl w:val="255"/>
                <w:numId w:val="0"/>
              </w:numPr>
              <w:ind w:firstLine="420"/>
              <w:jc w:val="both"/>
              <w:rPr>
                <w:rFonts w:hint="eastAsia"/>
                <w:b/>
                <w:bCs/>
                <w:sz w:val="21"/>
                <w:szCs w:val="28"/>
              </w:rPr>
            </w:pPr>
            <w:r w:rsidRPr="00D77721">
              <w:rPr>
                <w:rFonts w:hint="eastAsia"/>
                <w:b/>
                <w:bCs/>
                <w:sz w:val="21"/>
                <w:szCs w:val="28"/>
              </w:rPr>
              <w:t>系统接收</w:t>
            </w:r>
            <w:r w:rsidRPr="00D77721">
              <w:rPr>
                <w:rFonts w:hint="eastAsia"/>
                <w:b/>
                <w:bCs/>
                <w:sz w:val="21"/>
                <w:szCs w:val="28"/>
              </w:rPr>
              <w:t>product_id</w:t>
            </w:r>
            <w:r w:rsidRPr="00D77721">
              <w:rPr>
                <w:rFonts w:hint="eastAsia"/>
                <w:b/>
                <w:bCs/>
                <w:sz w:val="21"/>
                <w:szCs w:val="28"/>
              </w:rPr>
              <w:t>、</w:t>
            </w:r>
            <w:r w:rsidRPr="00D77721">
              <w:rPr>
                <w:rFonts w:hint="eastAsia"/>
                <w:b/>
                <w:bCs/>
                <w:sz w:val="21"/>
                <w:szCs w:val="28"/>
              </w:rPr>
              <w:t>tenant_id</w:t>
            </w:r>
            <w:r w:rsidRPr="00D77721">
              <w:rPr>
                <w:rFonts w:hint="eastAsia"/>
                <w:b/>
                <w:bCs/>
                <w:sz w:val="21"/>
                <w:szCs w:val="28"/>
              </w:rPr>
              <w:t>及任务类型后，首先校验资料归属和访问权限，读取对应企业及产品档案、已授权素材和当前有效字段。名称、产地、规格、价格、库存、认证有效期等可核验信息由结构化档案直接提供，不依赖语义相似度推断，从入口处避免不同企业、不同规格和不同包装资料混用。</w:t>
            </w:r>
          </w:p>
          <w:p w14:paraId="2BEE66FB" w14:textId="77777777" w:rsidR="00D77721" w:rsidRPr="00D77721" w:rsidRDefault="00D77721" w:rsidP="00D77721">
            <w:pPr>
              <w:pStyle w:val="ae"/>
              <w:widowControl/>
              <w:numPr>
                <w:ilvl w:val="255"/>
                <w:numId w:val="0"/>
              </w:numPr>
              <w:jc w:val="both"/>
              <w:rPr>
                <w:rFonts w:hint="eastAsia"/>
                <w:b/>
                <w:bCs/>
                <w:sz w:val="21"/>
                <w:szCs w:val="28"/>
              </w:rPr>
            </w:pPr>
            <w:r w:rsidRPr="00D77721">
              <w:rPr>
                <w:rFonts w:hint="eastAsia"/>
                <w:b/>
                <w:bCs/>
                <w:sz w:val="21"/>
                <w:szCs w:val="28"/>
              </w:rPr>
              <w:t>（</w:t>
            </w:r>
            <w:r w:rsidRPr="00D77721">
              <w:rPr>
                <w:rFonts w:hint="eastAsia"/>
                <w:b/>
                <w:bCs/>
                <w:sz w:val="21"/>
                <w:szCs w:val="28"/>
              </w:rPr>
              <w:t>2</w:t>
            </w:r>
            <w:r w:rsidRPr="00D77721">
              <w:rPr>
                <w:rFonts w:hint="eastAsia"/>
                <w:b/>
                <w:bCs/>
                <w:sz w:val="21"/>
                <w:szCs w:val="28"/>
              </w:rPr>
              <w:t>）混合检索与证据融合</w:t>
            </w:r>
          </w:p>
          <w:p w14:paraId="7C0D6941" w14:textId="77777777" w:rsidR="00D77721" w:rsidRPr="00D77721" w:rsidRDefault="00D77721" w:rsidP="00D77721">
            <w:pPr>
              <w:pStyle w:val="ae"/>
              <w:widowControl/>
              <w:numPr>
                <w:ilvl w:val="255"/>
                <w:numId w:val="0"/>
              </w:numPr>
              <w:ind w:firstLine="420"/>
              <w:jc w:val="both"/>
              <w:rPr>
                <w:rFonts w:hint="eastAsia"/>
                <w:b/>
                <w:bCs/>
                <w:sz w:val="21"/>
                <w:szCs w:val="28"/>
              </w:rPr>
            </w:pPr>
            <w:r w:rsidRPr="00D77721">
              <w:rPr>
                <w:rFonts w:hint="eastAsia"/>
                <w:b/>
                <w:bCs/>
                <w:sz w:val="21"/>
                <w:szCs w:val="28"/>
              </w:rPr>
              <w:t>LangChain</w:t>
            </w:r>
            <w:r w:rsidRPr="00D77721">
              <w:rPr>
                <w:rFonts w:hint="eastAsia"/>
                <w:b/>
                <w:bCs/>
                <w:sz w:val="21"/>
                <w:szCs w:val="28"/>
              </w:rPr>
              <w:t>将检索能力封装为</w:t>
            </w:r>
            <w:r w:rsidRPr="00D77721">
              <w:rPr>
                <w:rFonts w:hint="eastAsia"/>
                <w:b/>
                <w:bCs/>
                <w:sz w:val="21"/>
                <w:szCs w:val="28"/>
              </w:rPr>
              <w:t>KnowledgeRetrievalSkill</w:t>
            </w:r>
            <w:r w:rsidRPr="00D77721">
              <w:rPr>
                <w:rFonts w:hint="eastAsia"/>
                <w:b/>
                <w:bCs/>
                <w:sz w:val="21"/>
                <w:szCs w:val="28"/>
              </w:rPr>
              <w:t>。</w:t>
            </w:r>
            <w:r w:rsidRPr="00D77721">
              <w:rPr>
                <w:rFonts w:hint="eastAsia"/>
                <w:b/>
                <w:bCs/>
                <w:sz w:val="21"/>
                <w:szCs w:val="28"/>
              </w:rPr>
              <w:t>ChromaDB</w:t>
            </w:r>
            <w:r w:rsidRPr="00D77721">
              <w:rPr>
                <w:rFonts w:hint="eastAsia"/>
                <w:b/>
                <w:bCs/>
                <w:sz w:val="21"/>
                <w:szCs w:val="28"/>
              </w:rPr>
              <w:t>保存企业资料、地方文化知识、营销案例和平台规则的向量索引，</w:t>
            </w:r>
            <w:r w:rsidRPr="00D77721">
              <w:rPr>
                <w:rFonts w:hint="eastAsia"/>
                <w:b/>
                <w:bCs/>
                <w:sz w:val="21"/>
                <w:szCs w:val="28"/>
              </w:rPr>
              <w:t>Neo4j</w:t>
            </w:r>
            <w:r w:rsidRPr="00D77721">
              <w:rPr>
                <w:rFonts w:hint="eastAsia"/>
                <w:b/>
                <w:bCs/>
                <w:sz w:val="21"/>
                <w:szCs w:val="28"/>
              </w:rPr>
              <w:t>保存“企业—销售—产品”“产品—具有—规格”“认证—适用于—产品”“素材—展示—产品”等关系。执行时先按</w:t>
            </w:r>
            <w:r w:rsidRPr="00D77721">
              <w:rPr>
                <w:rFonts w:hint="eastAsia"/>
                <w:b/>
                <w:bCs/>
                <w:sz w:val="21"/>
                <w:szCs w:val="28"/>
              </w:rPr>
              <w:t>tenant_id</w:t>
            </w:r>
            <w:r w:rsidRPr="00D77721">
              <w:rPr>
                <w:rFonts w:hint="eastAsia"/>
                <w:b/>
                <w:bCs/>
                <w:sz w:val="21"/>
                <w:szCs w:val="28"/>
              </w:rPr>
              <w:t>、</w:t>
            </w:r>
            <w:r w:rsidRPr="00D77721">
              <w:rPr>
                <w:rFonts w:hint="eastAsia"/>
                <w:b/>
                <w:bCs/>
                <w:sz w:val="21"/>
                <w:szCs w:val="28"/>
              </w:rPr>
              <w:t>product_id</w:t>
            </w:r>
            <w:r w:rsidRPr="00D77721">
              <w:rPr>
                <w:rFonts w:hint="eastAsia"/>
                <w:b/>
                <w:bCs/>
                <w:sz w:val="21"/>
                <w:szCs w:val="28"/>
              </w:rPr>
              <w:t>、有效状态和授权范围过滤，再并行获取语义候选与图谱关联证据；候选经去重、相关性排序和长度控制后形成</w:t>
            </w:r>
            <w:r w:rsidRPr="00D77721">
              <w:rPr>
                <w:rFonts w:hint="eastAsia"/>
                <w:b/>
                <w:bCs/>
                <w:sz w:val="21"/>
                <w:szCs w:val="28"/>
              </w:rPr>
              <w:t>evidence_list</w:t>
            </w:r>
            <w:r w:rsidRPr="00D77721">
              <w:rPr>
                <w:rFonts w:hint="eastAsia"/>
                <w:b/>
                <w:bCs/>
                <w:sz w:val="21"/>
                <w:szCs w:val="28"/>
              </w:rPr>
              <w:t>，每条证据携带</w:t>
            </w:r>
            <w:r w:rsidRPr="00D77721">
              <w:rPr>
                <w:rFonts w:hint="eastAsia"/>
                <w:b/>
                <w:bCs/>
                <w:sz w:val="21"/>
                <w:szCs w:val="28"/>
              </w:rPr>
              <w:t>source_id</w:t>
            </w:r>
            <w:r w:rsidRPr="00D77721">
              <w:rPr>
                <w:rFonts w:hint="eastAsia"/>
                <w:b/>
                <w:bCs/>
                <w:sz w:val="21"/>
                <w:szCs w:val="28"/>
              </w:rPr>
              <w:t>、</w:t>
            </w:r>
            <w:r w:rsidRPr="00D77721">
              <w:rPr>
                <w:rFonts w:hint="eastAsia"/>
                <w:b/>
                <w:bCs/>
                <w:sz w:val="21"/>
                <w:szCs w:val="28"/>
              </w:rPr>
              <w:t>claim_id</w:t>
            </w:r>
            <w:r w:rsidRPr="00D77721">
              <w:rPr>
                <w:rFonts w:hint="eastAsia"/>
                <w:b/>
                <w:bCs/>
                <w:sz w:val="21"/>
                <w:szCs w:val="28"/>
              </w:rPr>
              <w:t>和置信状态。</w:t>
            </w:r>
          </w:p>
          <w:p w14:paraId="7344C33B" w14:textId="77777777" w:rsidR="00D77721" w:rsidRPr="00D77721" w:rsidRDefault="00D77721" w:rsidP="00D77721">
            <w:pPr>
              <w:pStyle w:val="ae"/>
              <w:widowControl/>
              <w:numPr>
                <w:ilvl w:val="255"/>
                <w:numId w:val="0"/>
              </w:numPr>
              <w:jc w:val="both"/>
              <w:rPr>
                <w:rFonts w:hint="eastAsia"/>
                <w:b/>
                <w:bCs/>
                <w:sz w:val="21"/>
                <w:szCs w:val="28"/>
              </w:rPr>
            </w:pPr>
            <w:r w:rsidRPr="00D77721">
              <w:rPr>
                <w:rFonts w:hint="eastAsia"/>
                <w:b/>
                <w:bCs/>
                <w:sz w:val="21"/>
                <w:szCs w:val="28"/>
              </w:rPr>
              <w:t>（</w:t>
            </w:r>
            <w:r w:rsidRPr="00D77721">
              <w:rPr>
                <w:rFonts w:hint="eastAsia"/>
                <w:b/>
                <w:bCs/>
                <w:sz w:val="21"/>
                <w:szCs w:val="28"/>
              </w:rPr>
              <w:t>3</w:t>
            </w:r>
            <w:r w:rsidRPr="00D77721">
              <w:rPr>
                <w:rFonts w:hint="eastAsia"/>
                <w:b/>
                <w:bCs/>
                <w:sz w:val="21"/>
                <w:szCs w:val="28"/>
              </w:rPr>
              <w:t>）冲突检测与增强生成</w:t>
            </w:r>
          </w:p>
          <w:p w14:paraId="259B81B1" w14:textId="77777777" w:rsidR="00D77721" w:rsidRPr="00D77721" w:rsidRDefault="00D77721" w:rsidP="00D77721">
            <w:pPr>
              <w:pStyle w:val="ae"/>
              <w:widowControl/>
              <w:numPr>
                <w:ilvl w:val="255"/>
                <w:numId w:val="0"/>
              </w:numPr>
              <w:ind w:firstLine="420"/>
              <w:jc w:val="both"/>
              <w:rPr>
                <w:rFonts w:hint="eastAsia"/>
                <w:b/>
                <w:bCs/>
                <w:sz w:val="21"/>
                <w:szCs w:val="28"/>
              </w:rPr>
            </w:pPr>
            <w:r w:rsidRPr="00D77721">
              <w:rPr>
                <w:rFonts w:hint="eastAsia"/>
                <w:b/>
                <w:bCs/>
                <w:sz w:val="21"/>
                <w:szCs w:val="28"/>
              </w:rPr>
              <w:t>EvidenceOrganizerSkill</w:t>
            </w:r>
            <w:r w:rsidRPr="00D77721">
              <w:rPr>
                <w:rFonts w:hint="eastAsia"/>
                <w:b/>
                <w:bCs/>
                <w:sz w:val="21"/>
                <w:szCs w:val="28"/>
              </w:rPr>
              <w:t>对企业档案、结构化字段及检索结果进行交叉核对：企业确认资料作为第一事实来源，行业常识仅用于补充背景；资料冲突或关键字段缺失时触发补充确认节点，不允许模型自行选择。整理后的证据被注入</w:t>
            </w:r>
            <w:r w:rsidRPr="00D77721">
              <w:rPr>
                <w:rFonts w:hint="eastAsia"/>
                <w:b/>
                <w:bCs/>
                <w:sz w:val="21"/>
                <w:szCs w:val="28"/>
              </w:rPr>
              <w:t>Qwen3-8B</w:t>
            </w:r>
            <w:r w:rsidRPr="00D77721">
              <w:rPr>
                <w:rFonts w:hint="eastAsia"/>
                <w:b/>
                <w:bCs/>
                <w:sz w:val="21"/>
                <w:szCs w:val="28"/>
              </w:rPr>
              <w:t>生成上下文，同时将</w:t>
            </w:r>
            <w:r w:rsidRPr="00D77721">
              <w:rPr>
                <w:rFonts w:hint="eastAsia"/>
                <w:b/>
                <w:bCs/>
                <w:sz w:val="21"/>
                <w:szCs w:val="28"/>
              </w:rPr>
              <w:t>forbidden_claims</w:t>
            </w:r>
            <w:r w:rsidRPr="00D77721">
              <w:rPr>
                <w:rFonts w:hint="eastAsia"/>
                <w:b/>
                <w:bCs/>
                <w:sz w:val="21"/>
                <w:szCs w:val="28"/>
              </w:rPr>
              <w:t>、平台规则和引用编号写入约束区，生成结果中的关键卖点能够追溯到具体证据。该流程形成“产品与任务定位—</w:t>
            </w:r>
            <w:r w:rsidRPr="00D77721">
              <w:rPr>
                <w:rFonts w:hint="eastAsia"/>
                <w:b/>
                <w:bCs/>
                <w:sz w:val="21"/>
                <w:szCs w:val="28"/>
              </w:rPr>
              <w:t>ChromaDB/Neo4j</w:t>
            </w:r>
            <w:r w:rsidRPr="00D77721">
              <w:rPr>
                <w:rFonts w:hint="eastAsia"/>
                <w:b/>
                <w:bCs/>
                <w:sz w:val="21"/>
                <w:szCs w:val="28"/>
              </w:rPr>
              <w:t>混合检索—证据整理与确认—增强生成与审核”的闭环。</w:t>
            </w:r>
          </w:p>
          <w:p w14:paraId="6362F1DB" w14:textId="77777777" w:rsidR="00D77721" w:rsidRPr="00D77721" w:rsidRDefault="00D77721" w:rsidP="00D77721">
            <w:pPr>
              <w:pStyle w:val="ae"/>
              <w:widowControl/>
              <w:numPr>
                <w:ilvl w:val="255"/>
                <w:numId w:val="0"/>
              </w:numPr>
              <w:jc w:val="both"/>
              <w:rPr>
                <w:rFonts w:hint="eastAsia"/>
                <w:b/>
                <w:bCs/>
                <w:sz w:val="22"/>
                <w:szCs w:val="28"/>
              </w:rPr>
            </w:pPr>
            <w:r w:rsidRPr="00D77721">
              <w:rPr>
                <w:rFonts w:hint="eastAsia"/>
                <w:b/>
                <w:bCs/>
                <w:sz w:val="22"/>
                <w:szCs w:val="28"/>
              </w:rPr>
              <w:lastRenderedPageBreak/>
              <w:t xml:space="preserve">5.4 </w:t>
            </w:r>
            <w:r w:rsidRPr="00D77721">
              <w:rPr>
                <w:rFonts w:hint="eastAsia"/>
                <w:b/>
                <w:bCs/>
                <w:sz w:val="22"/>
                <w:szCs w:val="28"/>
              </w:rPr>
              <w:t>基于</w:t>
            </w:r>
            <w:r w:rsidRPr="00D77721">
              <w:rPr>
                <w:rFonts w:hint="eastAsia"/>
                <w:b/>
                <w:bCs/>
                <w:sz w:val="22"/>
                <w:szCs w:val="28"/>
              </w:rPr>
              <w:t>LangChain</w:t>
            </w:r>
            <w:r w:rsidRPr="00D77721">
              <w:rPr>
                <w:rFonts w:hint="eastAsia"/>
                <w:b/>
                <w:bCs/>
                <w:sz w:val="22"/>
                <w:szCs w:val="28"/>
              </w:rPr>
              <w:t>与</w:t>
            </w:r>
            <w:r w:rsidRPr="00D77721">
              <w:rPr>
                <w:rFonts w:hint="eastAsia"/>
                <w:b/>
                <w:bCs/>
                <w:sz w:val="22"/>
                <w:szCs w:val="28"/>
              </w:rPr>
              <w:t>LangGraph</w:t>
            </w:r>
            <w:r w:rsidRPr="00D77721">
              <w:rPr>
                <w:rFonts w:hint="eastAsia"/>
                <w:b/>
                <w:bCs/>
                <w:sz w:val="22"/>
                <w:szCs w:val="28"/>
              </w:rPr>
              <w:t>的多</w:t>
            </w:r>
            <w:r w:rsidRPr="00D77721">
              <w:rPr>
                <w:rFonts w:hint="eastAsia"/>
                <w:b/>
                <w:bCs/>
                <w:sz w:val="22"/>
                <w:szCs w:val="28"/>
              </w:rPr>
              <w:t>Agent Skill</w:t>
            </w:r>
            <w:r w:rsidRPr="00D77721">
              <w:rPr>
                <w:rFonts w:hint="eastAsia"/>
                <w:b/>
                <w:bCs/>
                <w:sz w:val="22"/>
                <w:szCs w:val="28"/>
              </w:rPr>
              <w:t>编排</w:t>
            </w:r>
          </w:p>
          <w:p w14:paraId="2B64ED6E" w14:textId="77777777" w:rsidR="00D77721" w:rsidRPr="00D77721" w:rsidRDefault="00D77721" w:rsidP="00D77721">
            <w:pPr>
              <w:pStyle w:val="ae"/>
              <w:widowControl/>
              <w:numPr>
                <w:ilvl w:val="255"/>
                <w:numId w:val="0"/>
              </w:numPr>
              <w:ind w:firstLine="420"/>
              <w:jc w:val="both"/>
              <w:rPr>
                <w:rFonts w:hint="eastAsia"/>
                <w:b/>
                <w:bCs/>
                <w:sz w:val="21"/>
                <w:szCs w:val="28"/>
              </w:rPr>
            </w:pPr>
            <w:r w:rsidRPr="00D77721">
              <w:rPr>
                <w:rFonts w:hint="eastAsia"/>
                <w:b/>
                <w:bCs/>
                <w:sz w:val="21"/>
                <w:szCs w:val="28"/>
              </w:rPr>
              <w:t>系统基于</w:t>
            </w:r>
            <w:r w:rsidRPr="00D77721">
              <w:rPr>
                <w:rFonts w:hint="eastAsia"/>
                <w:b/>
                <w:bCs/>
                <w:sz w:val="21"/>
                <w:szCs w:val="28"/>
              </w:rPr>
              <w:t>LangChain</w:t>
            </w:r>
            <w:r w:rsidRPr="00D77721">
              <w:rPr>
                <w:rFonts w:hint="eastAsia"/>
                <w:b/>
                <w:bCs/>
                <w:sz w:val="21"/>
                <w:szCs w:val="28"/>
              </w:rPr>
              <w:t>封装大模型、提示模板、结构化输出解析器及工具调用接口，基于</w:t>
            </w:r>
            <w:r w:rsidRPr="00D77721">
              <w:rPr>
                <w:rFonts w:hint="eastAsia"/>
                <w:b/>
                <w:bCs/>
                <w:sz w:val="21"/>
                <w:szCs w:val="28"/>
              </w:rPr>
              <w:t>LangGraph</w:t>
            </w:r>
            <w:r w:rsidRPr="00D77721">
              <w:rPr>
                <w:rFonts w:hint="eastAsia"/>
                <w:b/>
                <w:bCs/>
                <w:sz w:val="21"/>
                <w:szCs w:val="28"/>
              </w:rPr>
              <w:t>构建有向状态图。共享状态统一保存</w:t>
            </w:r>
            <w:r w:rsidRPr="00D77721">
              <w:rPr>
                <w:rFonts w:hint="eastAsia"/>
                <w:b/>
                <w:bCs/>
                <w:sz w:val="21"/>
                <w:szCs w:val="28"/>
              </w:rPr>
              <w:t>task_id</w:t>
            </w:r>
            <w:r w:rsidRPr="00D77721">
              <w:rPr>
                <w:rFonts w:hint="eastAsia"/>
                <w:b/>
                <w:bCs/>
                <w:sz w:val="21"/>
                <w:szCs w:val="28"/>
              </w:rPr>
              <w:t>、需求简报、证据列表、素材清单、各</w:t>
            </w:r>
            <w:r w:rsidRPr="00D77721">
              <w:rPr>
                <w:rFonts w:hint="eastAsia"/>
                <w:b/>
                <w:bCs/>
                <w:sz w:val="21"/>
                <w:szCs w:val="28"/>
              </w:rPr>
              <w:t>Agent</w:t>
            </w:r>
            <w:r w:rsidRPr="00D77721">
              <w:rPr>
                <w:rFonts w:hint="eastAsia"/>
                <w:b/>
                <w:bCs/>
                <w:sz w:val="21"/>
                <w:szCs w:val="28"/>
              </w:rPr>
              <w:t>产物、审核问题、执行次数和成本信息。</w:t>
            </w:r>
            <w:r w:rsidRPr="00D77721">
              <w:rPr>
                <w:rFonts w:hint="eastAsia"/>
                <w:b/>
                <w:bCs/>
                <w:sz w:val="21"/>
                <w:szCs w:val="28"/>
              </w:rPr>
              <w:t>Orchestrator</w:t>
            </w:r>
            <w:r w:rsidRPr="00D77721">
              <w:rPr>
                <w:rFonts w:hint="eastAsia"/>
                <w:b/>
                <w:bCs/>
                <w:sz w:val="21"/>
                <w:szCs w:val="28"/>
              </w:rPr>
              <w:t>按照依赖关系调度节点：需求解析与知识检索先行，推文和脚本在需求简报确认后并行执行，海报依赖关键文案字段和产品实拍素材，视频依赖分镜脚本及授权素材；审核</w:t>
            </w:r>
            <w:r w:rsidRPr="00D77721">
              <w:rPr>
                <w:rFonts w:hint="eastAsia"/>
                <w:b/>
                <w:bCs/>
                <w:sz w:val="21"/>
                <w:szCs w:val="28"/>
              </w:rPr>
              <w:t>Agent</w:t>
            </w:r>
            <w:r w:rsidRPr="00D77721">
              <w:rPr>
                <w:rFonts w:hint="eastAsia"/>
                <w:b/>
                <w:bCs/>
                <w:sz w:val="21"/>
                <w:szCs w:val="28"/>
              </w:rPr>
              <w:t>对所有分支汇总检查，问题只回退至对应节点，单节点最多自动修订两轮，仍存在冲突时转人工确认。</w:t>
            </w:r>
          </w:p>
          <w:p w14:paraId="36B42B23" w14:textId="77777777" w:rsidR="00D77721" w:rsidRPr="00D77721" w:rsidRDefault="00D77721" w:rsidP="00D77721">
            <w:pPr>
              <w:pStyle w:val="ae"/>
              <w:widowControl/>
              <w:numPr>
                <w:ilvl w:val="255"/>
                <w:numId w:val="0"/>
              </w:numPr>
              <w:jc w:val="both"/>
              <w:rPr>
                <w:rFonts w:hint="eastAsia"/>
                <w:b/>
                <w:bCs/>
                <w:sz w:val="21"/>
                <w:szCs w:val="28"/>
              </w:rPr>
            </w:pPr>
            <w:r w:rsidRPr="00D77721">
              <w:rPr>
                <w:rFonts w:hint="eastAsia"/>
                <w:b/>
                <w:bCs/>
                <w:sz w:val="21"/>
                <w:szCs w:val="28"/>
              </w:rPr>
              <w:t>（</w:t>
            </w:r>
            <w:r w:rsidRPr="00D77721">
              <w:rPr>
                <w:rFonts w:hint="eastAsia"/>
                <w:b/>
                <w:bCs/>
                <w:sz w:val="21"/>
                <w:szCs w:val="28"/>
              </w:rPr>
              <w:t>1</w:t>
            </w:r>
            <w:r w:rsidRPr="00D77721">
              <w:rPr>
                <w:rFonts w:hint="eastAsia"/>
                <w:b/>
                <w:bCs/>
                <w:sz w:val="21"/>
                <w:szCs w:val="28"/>
              </w:rPr>
              <w:t>）需求解析</w:t>
            </w:r>
            <w:r w:rsidRPr="00D77721">
              <w:rPr>
                <w:rFonts w:hint="eastAsia"/>
                <w:b/>
                <w:bCs/>
                <w:sz w:val="21"/>
                <w:szCs w:val="28"/>
              </w:rPr>
              <w:t>Agent</w:t>
            </w:r>
          </w:p>
          <w:p w14:paraId="1600BCB3" w14:textId="77777777" w:rsidR="00D77721" w:rsidRPr="00D77721" w:rsidRDefault="00D77721" w:rsidP="00D77721">
            <w:pPr>
              <w:pStyle w:val="ae"/>
              <w:widowControl/>
              <w:numPr>
                <w:ilvl w:val="255"/>
                <w:numId w:val="0"/>
              </w:numPr>
              <w:ind w:firstLine="420"/>
              <w:jc w:val="both"/>
              <w:rPr>
                <w:rFonts w:hint="eastAsia"/>
                <w:b/>
                <w:bCs/>
                <w:sz w:val="21"/>
                <w:szCs w:val="28"/>
              </w:rPr>
            </w:pPr>
            <w:r w:rsidRPr="00D77721">
              <w:rPr>
                <w:rFonts w:hint="eastAsia"/>
                <w:b/>
                <w:bCs/>
                <w:sz w:val="21"/>
                <w:szCs w:val="28"/>
              </w:rPr>
              <w:t>需求解析</w:t>
            </w:r>
            <w:r w:rsidRPr="00D77721">
              <w:rPr>
                <w:rFonts w:hint="eastAsia"/>
                <w:b/>
                <w:bCs/>
                <w:sz w:val="21"/>
                <w:szCs w:val="28"/>
              </w:rPr>
              <w:t>Agent</w:t>
            </w:r>
            <w:r w:rsidRPr="00D77721">
              <w:rPr>
                <w:rFonts w:hint="eastAsia"/>
                <w:b/>
                <w:bCs/>
                <w:sz w:val="21"/>
                <w:szCs w:val="28"/>
              </w:rPr>
              <w:t>以用户表单、自然语言补充和所选产品为输入，调用</w:t>
            </w:r>
            <w:r w:rsidRPr="00D77721">
              <w:rPr>
                <w:rFonts w:hint="eastAsia"/>
                <w:b/>
                <w:bCs/>
                <w:sz w:val="21"/>
                <w:szCs w:val="28"/>
              </w:rPr>
              <w:t>Qwen3-8B</w:t>
            </w:r>
            <w:r w:rsidRPr="00D77721">
              <w:rPr>
                <w:rFonts w:hint="eastAsia"/>
                <w:b/>
                <w:bCs/>
                <w:sz w:val="21"/>
                <w:szCs w:val="28"/>
              </w:rPr>
              <w:t>通用指令能力及</w:t>
            </w:r>
            <w:r w:rsidRPr="00D77721">
              <w:rPr>
                <w:rFonts w:hint="eastAsia"/>
                <w:b/>
                <w:bCs/>
                <w:sz w:val="21"/>
                <w:szCs w:val="28"/>
              </w:rPr>
              <w:t>RequirementParsingSkill</w:t>
            </w:r>
            <w:r w:rsidRPr="00D77721">
              <w:rPr>
                <w:rFonts w:hint="eastAsia"/>
                <w:b/>
                <w:bCs/>
                <w:sz w:val="21"/>
                <w:szCs w:val="28"/>
              </w:rPr>
              <w:t>，将目标平台、目标人群、营销场景、内容类型、视觉风格、时长和成本偏好解析为结构化字段。随后调用</w:t>
            </w:r>
            <w:r w:rsidRPr="00D77721">
              <w:rPr>
                <w:rFonts w:hint="eastAsia"/>
                <w:b/>
                <w:bCs/>
                <w:sz w:val="21"/>
                <w:szCs w:val="28"/>
              </w:rPr>
              <w:t>SchemaValidationSkill</w:t>
            </w:r>
            <w:r w:rsidRPr="00D77721">
              <w:rPr>
                <w:rFonts w:hint="eastAsia"/>
                <w:b/>
                <w:bCs/>
                <w:sz w:val="21"/>
                <w:szCs w:val="28"/>
              </w:rPr>
              <w:t>检查必填项、字段类型和枚举值，并把产品标识、任务标识和权限范围写入</w:t>
            </w:r>
            <w:r w:rsidRPr="00D77721">
              <w:rPr>
                <w:rFonts w:hint="eastAsia"/>
                <w:b/>
                <w:bCs/>
                <w:sz w:val="21"/>
                <w:szCs w:val="28"/>
              </w:rPr>
              <w:t>LangGraph</w:t>
            </w:r>
            <w:r w:rsidRPr="00D77721">
              <w:rPr>
                <w:rFonts w:hint="eastAsia"/>
                <w:b/>
                <w:bCs/>
                <w:sz w:val="21"/>
                <w:szCs w:val="28"/>
              </w:rPr>
              <w:t>共享状态。信息不完整时，该</w:t>
            </w:r>
            <w:r w:rsidRPr="00D77721">
              <w:rPr>
                <w:rFonts w:hint="eastAsia"/>
                <w:b/>
                <w:bCs/>
                <w:sz w:val="21"/>
                <w:szCs w:val="28"/>
              </w:rPr>
              <w:t>Agent</w:t>
            </w:r>
            <w:r w:rsidRPr="00D77721">
              <w:rPr>
                <w:rFonts w:hint="eastAsia"/>
                <w:b/>
                <w:bCs/>
                <w:sz w:val="21"/>
                <w:szCs w:val="28"/>
              </w:rPr>
              <w:t>生成最小补充问题；字段完整后输出统一需求简报，作为全部生产</w:t>
            </w:r>
            <w:r w:rsidRPr="00D77721">
              <w:rPr>
                <w:rFonts w:hint="eastAsia"/>
                <w:b/>
                <w:bCs/>
                <w:sz w:val="21"/>
                <w:szCs w:val="28"/>
              </w:rPr>
              <w:t>Agent</w:t>
            </w:r>
            <w:r w:rsidRPr="00D77721">
              <w:rPr>
                <w:rFonts w:hint="eastAsia"/>
                <w:b/>
                <w:bCs/>
                <w:sz w:val="21"/>
                <w:szCs w:val="28"/>
              </w:rPr>
              <w:t>的唯一任务入口。</w:t>
            </w:r>
          </w:p>
          <w:p w14:paraId="6D6E9D22" w14:textId="77777777" w:rsidR="00D77721" w:rsidRPr="00D77721" w:rsidRDefault="00D77721" w:rsidP="00D77721">
            <w:pPr>
              <w:pStyle w:val="ae"/>
              <w:widowControl/>
              <w:numPr>
                <w:ilvl w:val="255"/>
                <w:numId w:val="0"/>
              </w:numPr>
              <w:jc w:val="both"/>
              <w:rPr>
                <w:rFonts w:hint="eastAsia"/>
                <w:b/>
                <w:bCs/>
                <w:sz w:val="21"/>
                <w:szCs w:val="28"/>
              </w:rPr>
            </w:pPr>
            <w:r w:rsidRPr="00D77721">
              <w:rPr>
                <w:rFonts w:hint="eastAsia"/>
                <w:b/>
                <w:bCs/>
                <w:sz w:val="21"/>
                <w:szCs w:val="28"/>
              </w:rPr>
              <w:t>（</w:t>
            </w:r>
            <w:r w:rsidRPr="00D77721">
              <w:rPr>
                <w:rFonts w:hint="eastAsia"/>
                <w:b/>
                <w:bCs/>
                <w:sz w:val="21"/>
                <w:szCs w:val="28"/>
              </w:rPr>
              <w:t>2</w:t>
            </w:r>
            <w:r w:rsidRPr="00D77721">
              <w:rPr>
                <w:rFonts w:hint="eastAsia"/>
                <w:b/>
                <w:bCs/>
                <w:sz w:val="21"/>
                <w:szCs w:val="28"/>
              </w:rPr>
              <w:t>）知识检索</w:t>
            </w:r>
            <w:r w:rsidRPr="00D77721">
              <w:rPr>
                <w:rFonts w:hint="eastAsia"/>
                <w:b/>
                <w:bCs/>
                <w:sz w:val="21"/>
                <w:szCs w:val="28"/>
              </w:rPr>
              <w:t>Agent</w:t>
            </w:r>
          </w:p>
          <w:p w14:paraId="6E56223B" w14:textId="77777777" w:rsidR="00D77721" w:rsidRPr="00D77721" w:rsidRDefault="00D77721" w:rsidP="00D77721">
            <w:pPr>
              <w:pStyle w:val="ae"/>
              <w:widowControl/>
              <w:numPr>
                <w:ilvl w:val="255"/>
                <w:numId w:val="0"/>
              </w:numPr>
              <w:ind w:firstLine="420"/>
              <w:jc w:val="both"/>
              <w:rPr>
                <w:rFonts w:hint="eastAsia"/>
                <w:b/>
                <w:bCs/>
                <w:sz w:val="21"/>
                <w:szCs w:val="28"/>
              </w:rPr>
            </w:pPr>
            <w:r w:rsidRPr="00D77721">
              <w:rPr>
                <w:rFonts w:hint="eastAsia"/>
                <w:b/>
                <w:bCs/>
                <w:sz w:val="21"/>
                <w:szCs w:val="28"/>
              </w:rPr>
              <w:t>知识检索</w:t>
            </w:r>
            <w:r w:rsidRPr="00D77721">
              <w:rPr>
                <w:rFonts w:hint="eastAsia"/>
                <w:b/>
                <w:bCs/>
                <w:sz w:val="21"/>
                <w:szCs w:val="28"/>
              </w:rPr>
              <w:t>Agent</w:t>
            </w:r>
            <w:r w:rsidRPr="00D77721">
              <w:rPr>
                <w:rFonts w:hint="eastAsia"/>
                <w:b/>
                <w:bCs/>
                <w:sz w:val="21"/>
                <w:szCs w:val="28"/>
              </w:rPr>
              <w:t>读取需求简报中的</w:t>
            </w:r>
            <w:r w:rsidRPr="00D77721">
              <w:rPr>
                <w:rFonts w:hint="eastAsia"/>
                <w:b/>
                <w:bCs/>
                <w:sz w:val="21"/>
                <w:szCs w:val="28"/>
              </w:rPr>
              <w:t>tenant_id</w:t>
            </w:r>
            <w:r w:rsidRPr="00D77721">
              <w:rPr>
                <w:rFonts w:hint="eastAsia"/>
                <w:b/>
                <w:bCs/>
                <w:sz w:val="21"/>
                <w:szCs w:val="28"/>
              </w:rPr>
              <w:t>、</w:t>
            </w:r>
            <w:r w:rsidRPr="00D77721">
              <w:rPr>
                <w:rFonts w:hint="eastAsia"/>
                <w:b/>
                <w:bCs/>
                <w:sz w:val="21"/>
                <w:szCs w:val="28"/>
              </w:rPr>
              <w:t>product_id</w:t>
            </w:r>
            <w:r w:rsidRPr="00D77721">
              <w:rPr>
                <w:rFonts w:hint="eastAsia"/>
                <w:b/>
                <w:bCs/>
                <w:sz w:val="21"/>
                <w:szCs w:val="28"/>
              </w:rPr>
              <w:t>和任务意图，通过</w:t>
            </w:r>
            <w:r w:rsidRPr="00D77721">
              <w:rPr>
                <w:rFonts w:hint="eastAsia"/>
                <w:b/>
                <w:bCs/>
                <w:sz w:val="21"/>
                <w:szCs w:val="28"/>
              </w:rPr>
              <w:t>ChromaDBRetrieverSkill</w:t>
            </w:r>
            <w:r w:rsidRPr="00D77721">
              <w:rPr>
                <w:rFonts w:hint="eastAsia"/>
                <w:b/>
                <w:bCs/>
                <w:sz w:val="21"/>
                <w:szCs w:val="28"/>
              </w:rPr>
              <w:t>执行语义检索，通过</w:t>
            </w:r>
            <w:r w:rsidRPr="00D77721">
              <w:rPr>
                <w:rFonts w:hint="eastAsia"/>
                <w:b/>
                <w:bCs/>
                <w:sz w:val="21"/>
                <w:szCs w:val="28"/>
              </w:rPr>
              <w:t>Neo4jQuerySkill</w:t>
            </w:r>
            <w:r w:rsidRPr="00D77721">
              <w:rPr>
                <w:rFonts w:hint="eastAsia"/>
                <w:b/>
                <w:bCs/>
                <w:sz w:val="21"/>
                <w:szCs w:val="28"/>
              </w:rPr>
              <w:t>查询企业、产品、规格、认证、文化和素材之间的关系，再调用</w:t>
            </w:r>
            <w:r w:rsidRPr="00D77721">
              <w:rPr>
                <w:rFonts w:hint="eastAsia"/>
                <w:b/>
                <w:bCs/>
                <w:sz w:val="21"/>
                <w:szCs w:val="28"/>
              </w:rPr>
              <w:t>EvidenceOrganizerSkill</w:t>
            </w:r>
            <w:r w:rsidRPr="00D77721">
              <w:rPr>
                <w:rFonts w:hint="eastAsia"/>
                <w:b/>
                <w:bCs/>
                <w:sz w:val="21"/>
                <w:szCs w:val="28"/>
              </w:rPr>
              <w:t>完成去重、冲突检测、时效校验和证据排序。该</w:t>
            </w:r>
            <w:r w:rsidRPr="00D77721">
              <w:rPr>
                <w:rFonts w:hint="eastAsia"/>
                <w:b/>
                <w:bCs/>
                <w:sz w:val="21"/>
                <w:szCs w:val="28"/>
              </w:rPr>
              <w:t>Agent</w:t>
            </w:r>
            <w:r w:rsidRPr="00D77721">
              <w:rPr>
                <w:rFonts w:hint="eastAsia"/>
                <w:b/>
                <w:bCs/>
                <w:sz w:val="21"/>
                <w:szCs w:val="28"/>
              </w:rPr>
              <w:t>不直接撰写营销内容，而是输出</w:t>
            </w:r>
            <w:r w:rsidRPr="00D77721">
              <w:rPr>
                <w:rFonts w:hint="eastAsia"/>
                <w:b/>
                <w:bCs/>
                <w:sz w:val="21"/>
                <w:szCs w:val="28"/>
              </w:rPr>
              <w:t>verified_claims</w:t>
            </w:r>
            <w:r w:rsidRPr="00D77721">
              <w:rPr>
                <w:rFonts w:hint="eastAsia"/>
                <w:b/>
                <w:bCs/>
                <w:sz w:val="21"/>
                <w:szCs w:val="28"/>
              </w:rPr>
              <w:t>、</w:t>
            </w:r>
            <w:r w:rsidRPr="00D77721">
              <w:rPr>
                <w:rFonts w:hint="eastAsia"/>
                <w:b/>
                <w:bCs/>
                <w:sz w:val="21"/>
                <w:szCs w:val="28"/>
              </w:rPr>
              <w:t>forbidden_claims</w:t>
            </w:r>
            <w:r w:rsidRPr="00D77721">
              <w:rPr>
                <w:rFonts w:hint="eastAsia"/>
                <w:b/>
                <w:bCs/>
                <w:sz w:val="21"/>
                <w:szCs w:val="28"/>
              </w:rPr>
              <w:t>、</w:t>
            </w:r>
            <w:r w:rsidRPr="00D77721">
              <w:rPr>
                <w:rFonts w:hint="eastAsia"/>
                <w:b/>
                <w:bCs/>
                <w:sz w:val="21"/>
                <w:szCs w:val="28"/>
              </w:rPr>
              <w:t>evidence_list</w:t>
            </w:r>
            <w:r w:rsidRPr="00D77721">
              <w:rPr>
                <w:rFonts w:hint="eastAsia"/>
                <w:b/>
                <w:bCs/>
                <w:sz w:val="21"/>
                <w:szCs w:val="28"/>
              </w:rPr>
              <w:t>和</w:t>
            </w:r>
            <w:r w:rsidRPr="00D77721">
              <w:rPr>
                <w:rFonts w:hint="eastAsia"/>
                <w:b/>
                <w:bCs/>
                <w:sz w:val="21"/>
                <w:szCs w:val="28"/>
              </w:rPr>
              <w:t>asset_manifest</w:t>
            </w:r>
            <w:r w:rsidRPr="00D77721">
              <w:rPr>
                <w:rFonts w:hint="eastAsia"/>
                <w:b/>
                <w:bCs/>
                <w:sz w:val="21"/>
                <w:szCs w:val="28"/>
              </w:rPr>
              <w:t>，确保后续</w:t>
            </w:r>
            <w:r w:rsidRPr="00D77721">
              <w:rPr>
                <w:rFonts w:hint="eastAsia"/>
                <w:b/>
                <w:bCs/>
                <w:sz w:val="21"/>
                <w:szCs w:val="28"/>
              </w:rPr>
              <w:t>Agent</w:t>
            </w:r>
            <w:r w:rsidRPr="00D77721">
              <w:rPr>
                <w:rFonts w:hint="eastAsia"/>
                <w:b/>
                <w:bCs/>
                <w:sz w:val="21"/>
                <w:szCs w:val="28"/>
              </w:rPr>
              <w:t>使用相同事实依据。</w:t>
            </w:r>
          </w:p>
          <w:p w14:paraId="46854E4A" w14:textId="77777777" w:rsidR="00D77721" w:rsidRPr="00D77721" w:rsidRDefault="00D77721" w:rsidP="00D77721">
            <w:pPr>
              <w:pStyle w:val="ae"/>
              <w:widowControl/>
              <w:numPr>
                <w:ilvl w:val="255"/>
                <w:numId w:val="0"/>
              </w:numPr>
              <w:jc w:val="both"/>
              <w:rPr>
                <w:rFonts w:hint="eastAsia"/>
                <w:b/>
                <w:bCs/>
                <w:sz w:val="21"/>
                <w:szCs w:val="28"/>
              </w:rPr>
            </w:pPr>
            <w:r w:rsidRPr="00D77721">
              <w:rPr>
                <w:rFonts w:hint="eastAsia"/>
                <w:b/>
                <w:bCs/>
                <w:sz w:val="21"/>
                <w:szCs w:val="28"/>
              </w:rPr>
              <w:t>（</w:t>
            </w:r>
            <w:r w:rsidRPr="00D77721">
              <w:rPr>
                <w:rFonts w:hint="eastAsia"/>
                <w:b/>
                <w:bCs/>
                <w:sz w:val="21"/>
                <w:szCs w:val="28"/>
              </w:rPr>
              <w:t>3</w:t>
            </w:r>
            <w:r w:rsidRPr="00D77721">
              <w:rPr>
                <w:rFonts w:hint="eastAsia"/>
                <w:b/>
                <w:bCs/>
                <w:sz w:val="21"/>
                <w:szCs w:val="28"/>
              </w:rPr>
              <w:t>）推文</w:t>
            </w:r>
            <w:r w:rsidRPr="00D77721">
              <w:rPr>
                <w:rFonts w:hint="eastAsia"/>
                <w:b/>
                <w:bCs/>
                <w:sz w:val="21"/>
                <w:szCs w:val="28"/>
              </w:rPr>
              <w:t>Agent</w:t>
            </w:r>
          </w:p>
          <w:p w14:paraId="11C4FF3B" w14:textId="77777777" w:rsidR="00D77721" w:rsidRPr="00D77721" w:rsidRDefault="00D77721" w:rsidP="00D77721">
            <w:pPr>
              <w:pStyle w:val="ae"/>
              <w:widowControl/>
              <w:numPr>
                <w:ilvl w:val="255"/>
                <w:numId w:val="0"/>
              </w:numPr>
              <w:ind w:firstLine="420"/>
              <w:jc w:val="both"/>
              <w:rPr>
                <w:rFonts w:hint="eastAsia"/>
                <w:b/>
                <w:bCs/>
                <w:sz w:val="21"/>
                <w:szCs w:val="28"/>
              </w:rPr>
            </w:pPr>
            <w:r w:rsidRPr="00D77721">
              <w:rPr>
                <w:rFonts w:hint="eastAsia"/>
                <w:b/>
                <w:bCs/>
                <w:sz w:val="21"/>
                <w:szCs w:val="28"/>
              </w:rPr>
              <w:t>推文</w:t>
            </w:r>
            <w:r w:rsidRPr="00D77721">
              <w:rPr>
                <w:rFonts w:hint="eastAsia"/>
                <w:b/>
                <w:bCs/>
                <w:sz w:val="21"/>
                <w:szCs w:val="28"/>
              </w:rPr>
              <w:t>Agent</w:t>
            </w:r>
            <w:r w:rsidRPr="00D77721">
              <w:rPr>
                <w:rFonts w:hint="eastAsia"/>
                <w:b/>
                <w:bCs/>
                <w:sz w:val="21"/>
                <w:szCs w:val="28"/>
              </w:rPr>
              <w:t>加载经</w:t>
            </w:r>
            <w:r w:rsidRPr="00D77721">
              <w:rPr>
                <w:rFonts w:hint="eastAsia"/>
                <w:b/>
                <w:bCs/>
                <w:sz w:val="21"/>
                <w:szCs w:val="28"/>
              </w:rPr>
              <w:t>8000</w:t>
            </w:r>
            <w:r w:rsidRPr="00D77721">
              <w:rPr>
                <w:rFonts w:hint="eastAsia"/>
                <w:b/>
                <w:bCs/>
                <w:sz w:val="21"/>
                <w:szCs w:val="28"/>
              </w:rPr>
              <w:t>条样本</w:t>
            </w:r>
            <w:r w:rsidRPr="00D77721">
              <w:rPr>
                <w:rFonts w:hint="eastAsia"/>
                <w:b/>
                <w:bCs/>
                <w:sz w:val="21"/>
                <w:szCs w:val="28"/>
              </w:rPr>
              <w:t>LoRA</w:t>
            </w:r>
            <w:r w:rsidRPr="00D77721">
              <w:rPr>
                <w:rFonts w:hint="eastAsia"/>
                <w:b/>
                <w:bCs/>
                <w:sz w:val="21"/>
                <w:szCs w:val="28"/>
              </w:rPr>
              <w:t>微调后的</w:t>
            </w:r>
            <w:r w:rsidRPr="00D77721">
              <w:rPr>
                <w:rFonts w:hint="eastAsia"/>
                <w:b/>
                <w:bCs/>
                <w:sz w:val="21"/>
                <w:szCs w:val="28"/>
              </w:rPr>
              <w:t>Qwen3-8B</w:t>
            </w:r>
            <w:r w:rsidRPr="00D77721">
              <w:rPr>
                <w:rFonts w:hint="eastAsia"/>
                <w:b/>
                <w:bCs/>
                <w:sz w:val="21"/>
                <w:szCs w:val="28"/>
              </w:rPr>
              <w:t>农业营销领域模型，是领域模型的核心应用节点。其输入为需求简报、已核验卖点、平台规则及参考营销素材，依次调用</w:t>
            </w:r>
            <w:r w:rsidRPr="00D77721">
              <w:rPr>
                <w:rFonts w:hint="eastAsia"/>
                <w:b/>
                <w:bCs/>
                <w:sz w:val="21"/>
                <w:szCs w:val="28"/>
              </w:rPr>
              <w:t>PlatformTemplateSkill</w:t>
            </w:r>
            <w:r w:rsidRPr="00D77721">
              <w:rPr>
                <w:rFonts w:hint="eastAsia"/>
                <w:b/>
                <w:bCs/>
                <w:sz w:val="21"/>
                <w:szCs w:val="28"/>
              </w:rPr>
              <w:t>确定小红书、微信公众号、微博等平台结构，调用</w:t>
            </w:r>
            <w:r w:rsidRPr="00D77721">
              <w:rPr>
                <w:rFonts w:hint="eastAsia"/>
                <w:b/>
                <w:bCs/>
                <w:sz w:val="21"/>
                <w:szCs w:val="28"/>
              </w:rPr>
              <w:t>CopyGenerationSkill</w:t>
            </w:r>
            <w:r w:rsidRPr="00D77721">
              <w:rPr>
                <w:rFonts w:hint="eastAsia"/>
                <w:b/>
                <w:bCs/>
                <w:sz w:val="21"/>
                <w:szCs w:val="28"/>
              </w:rPr>
              <w:t>生成标题、正文、行动引导和标签，再调用</w:t>
            </w:r>
            <w:r w:rsidRPr="00D77721">
              <w:rPr>
                <w:rFonts w:hint="eastAsia"/>
                <w:b/>
                <w:bCs/>
                <w:sz w:val="21"/>
                <w:szCs w:val="28"/>
              </w:rPr>
              <w:t>CopyRewriteSkill</w:t>
            </w:r>
            <w:r w:rsidRPr="00D77721">
              <w:rPr>
                <w:rFonts w:hint="eastAsia"/>
                <w:b/>
                <w:bCs/>
                <w:sz w:val="21"/>
                <w:szCs w:val="28"/>
              </w:rPr>
              <w:t>根据用户反馈局部改写。输出通过</w:t>
            </w:r>
            <w:r w:rsidRPr="00D77721">
              <w:rPr>
                <w:rFonts w:hint="eastAsia"/>
                <w:b/>
                <w:bCs/>
                <w:sz w:val="21"/>
                <w:szCs w:val="28"/>
              </w:rPr>
              <w:t>JSON Schema</w:t>
            </w:r>
            <w:r w:rsidRPr="00D77721">
              <w:rPr>
                <w:rFonts w:hint="eastAsia"/>
                <w:b/>
                <w:bCs/>
                <w:sz w:val="21"/>
                <w:szCs w:val="28"/>
              </w:rPr>
              <w:t>固定为</w:t>
            </w:r>
            <w:r w:rsidRPr="00D77721">
              <w:rPr>
                <w:rFonts w:hint="eastAsia"/>
                <w:b/>
                <w:bCs/>
                <w:sz w:val="21"/>
                <w:szCs w:val="28"/>
              </w:rPr>
              <w:t>title</w:t>
            </w:r>
            <w:r w:rsidRPr="00D77721">
              <w:rPr>
                <w:rFonts w:hint="eastAsia"/>
                <w:b/>
                <w:bCs/>
                <w:sz w:val="21"/>
                <w:szCs w:val="28"/>
              </w:rPr>
              <w:t>、</w:t>
            </w:r>
            <w:r w:rsidRPr="00D77721">
              <w:rPr>
                <w:rFonts w:hint="eastAsia"/>
                <w:b/>
                <w:bCs/>
                <w:sz w:val="21"/>
                <w:szCs w:val="28"/>
              </w:rPr>
              <w:t>body</w:t>
            </w:r>
            <w:r w:rsidRPr="00D77721">
              <w:rPr>
                <w:rFonts w:hint="eastAsia"/>
                <w:b/>
                <w:bCs/>
                <w:sz w:val="21"/>
                <w:szCs w:val="28"/>
              </w:rPr>
              <w:t>、</w:t>
            </w:r>
            <w:r w:rsidRPr="00D77721">
              <w:rPr>
                <w:rFonts w:hint="eastAsia"/>
                <w:b/>
                <w:bCs/>
                <w:sz w:val="21"/>
                <w:szCs w:val="28"/>
              </w:rPr>
              <w:t>tags</w:t>
            </w:r>
            <w:r w:rsidRPr="00D77721">
              <w:rPr>
                <w:rFonts w:hint="eastAsia"/>
                <w:b/>
                <w:bCs/>
                <w:sz w:val="21"/>
                <w:szCs w:val="28"/>
              </w:rPr>
              <w:t>、</w:t>
            </w:r>
            <w:r w:rsidRPr="00D77721">
              <w:rPr>
                <w:rFonts w:hint="eastAsia"/>
                <w:b/>
                <w:bCs/>
                <w:sz w:val="21"/>
                <w:szCs w:val="28"/>
              </w:rPr>
              <w:t>claim_refs</w:t>
            </w:r>
            <w:r w:rsidRPr="00D77721">
              <w:rPr>
                <w:rFonts w:hint="eastAsia"/>
                <w:b/>
                <w:bCs/>
                <w:sz w:val="21"/>
                <w:szCs w:val="28"/>
              </w:rPr>
              <w:t>和</w:t>
            </w:r>
            <w:r w:rsidRPr="00D77721">
              <w:rPr>
                <w:rFonts w:hint="eastAsia"/>
                <w:b/>
                <w:bCs/>
                <w:sz w:val="21"/>
                <w:szCs w:val="28"/>
              </w:rPr>
              <w:t>platform_version</w:t>
            </w:r>
            <w:r w:rsidRPr="00D77721">
              <w:rPr>
                <w:rFonts w:hint="eastAsia"/>
                <w:b/>
                <w:bCs/>
                <w:sz w:val="21"/>
                <w:szCs w:val="28"/>
              </w:rPr>
              <w:t>，关键表达与证据编号绑定，既保持品牌差异化，也防止生成无依据的认证、功效和产地信息。</w:t>
            </w:r>
          </w:p>
          <w:p w14:paraId="486B60F5" w14:textId="77777777" w:rsidR="00D77721" w:rsidRPr="00D77721" w:rsidRDefault="00D77721" w:rsidP="00D77721">
            <w:pPr>
              <w:pStyle w:val="ae"/>
              <w:widowControl/>
              <w:numPr>
                <w:ilvl w:val="255"/>
                <w:numId w:val="0"/>
              </w:numPr>
              <w:jc w:val="both"/>
              <w:rPr>
                <w:rFonts w:hint="eastAsia"/>
                <w:b/>
                <w:bCs/>
                <w:sz w:val="21"/>
                <w:szCs w:val="28"/>
              </w:rPr>
            </w:pPr>
            <w:r w:rsidRPr="00D77721">
              <w:rPr>
                <w:rFonts w:hint="eastAsia"/>
                <w:b/>
                <w:bCs/>
                <w:sz w:val="21"/>
                <w:szCs w:val="28"/>
              </w:rPr>
              <w:t>（</w:t>
            </w:r>
            <w:r w:rsidRPr="00D77721">
              <w:rPr>
                <w:rFonts w:hint="eastAsia"/>
                <w:b/>
                <w:bCs/>
                <w:sz w:val="21"/>
                <w:szCs w:val="28"/>
              </w:rPr>
              <w:t>4</w:t>
            </w:r>
            <w:r w:rsidRPr="00D77721">
              <w:rPr>
                <w:rFonts w:hint="eastAsia"/>
                <w:b/>
                <w:bCs/>
                <w:sz w:val="21"/>
                <w:szCs w:val="28"/>
              </w:rPr>
              <w:t>）海报</w:t>
            </w:r>
            <w:r w:rsidRPr="00D77721">
              <w:rPr>
                <w:rFonts w:hint="eastAsia"/>
                <w:b/>
                <w:bCs/>
                <w:sz w:val="21"/>
                <w:szCs w:val="28"/>
              </w:rPr>
              <w:t>Agent</w:t>
            </w:r>
          </w:p>
          <w:p w14:paraId="2D86D1B6" w14:textId="77777777" w:rsidR="00D77721" w:rsidRPr="00D77721" w:rsidRDefault="00D77721" w:rsidP="00D77721">
            <w:pPr>
              <w:pStyle w:val="ae"/>
              <w:widowControl/>
              <w:numPr>
                <w:ilvl w:val="255"/>
                <w:numId w:val="0"/>
              </w:numPr>
              <w:ind w:firstLine="420"/>
              <w:jc w:val="both"/>
              <w:rPr>
                <w:rFonts w:hint="eastAsia"/>
                <w:b/>
                <w:bCs/>
                <w:sz w:val="21"/>
                <w:szCs w:val="28"/>
              </w:rPr>
            </w:pPr>
            <w:r w:rsidRPr="00D77721">
              <w:rPr>
                <w:rFonts w:hint="eastAsia"/>
                <w:b/>
                <w:bCs/>
                <w:sz w:val="21"/>
                <w:szCs w:val="28"/>
              </w:rPr>
              <w:t>海报</w:t>
            </w:r>
            <w:r w:rsidRPr="00D77721">
              <w:rPr>
                <w:rFonts w:hint="eastAsia"/>
                <w:b/>
                <w:bCs/>
                <w:sz w:val="21"/>
                <w:szCs w:val="28"/>
              </w:rPr>
              <w:t>Agent</w:t>
            </w:r>
            <w:r w:rsidRPr="00D77721">
              <w:rPr>
                <w:rFonts w:hint="eastAsia"/>
                <w:b/>
                <w:bCs/>
                <w:sz w:val="21"/>
                <w:szCs w:val="28"/>
              </w:rPr>
              <w:t>使用具备图文理解能力的多模态大模型分析产品实拍、包装形态和参考版式，并通过</w:t>
            </w:r>
            <w:r w:rsidRPr="00D77721">
              <w:rPr>
                <w:rFonts w:hint="eastAsia"/>
                <w:b/>
                <w:bCs/>
                <w:sz w:val="21"/>
                <w:szCs w:val="28"/>
              </w:rPr>
              <w:t>ImageGenerationSkill</w:t>
            </w:r>
            <w:r w:rsidRPr="00D77721">
              <w:rPr>
                <w:rFonts w:hint="eastAsia"/>
                <w:b/>
                <w:bCs/>
                <w:sz w:val="21"/>
                <w:szCs w:val="28"/>
              </w:rPr>
              <w:t>调用可控图像生成模型完成背景与辅助场景，通过</w:t>
            </w:r>
            <w:r w:rsidRPr="00D77721">
              <w:rPr>
                <w:rFonts w:hint="eastAsia"/>
                <w:b/>
                <w:bCs/>
                <w:sz w:val="21"/>
                <w:szCs w:val="28"/>
              </w:rPr>
              <w:t>AssetMatchingSkill</w:t>
            </w:r>
            <w:r w:rsidRPr="00D77721">
              <w:rPr>
                <w:rFonts w:hint="eastAsia"/>
                <w:b/>
                <w:bCs/>
                <w:sz w:val="21"/>
                <w:szCs w:val="28"/>
              </w:rPr>
              <w:t>锁定与</w:t>
            </w:r>
            <w:r w:rsidRPr="00D77721">
              <w:rPr>
                <w:rFonts w:hint="eastAsia"/>
                <w:b/>
                <w:bCs/>
                <w:sz w:val="21"/>
                <w:szCs w:val="28"/>
              </w:rPr>
              <w:t>product_id</w:t>
            </w:r>
            <w:r w:rsidRPr="00D77721">
              <w:rPr>
                <w:rFonts w:hint="eastAsia"/>
                <w:b/>
                <w:bCs/>
                <w:sz w:val="21"/>
                <w:szCs w:val="28"/>
              </w:rPr>
              <w:t>一致的授权主体素材，</w:t>
            </w:r>
            <w:r w:rsidRPr="00D77721">
              <w:rPr>
                <w:rFonts w:hint="eastAsia"/>
                <w:b/>
                <w:bCs/>
                <w:sz w:val="21"/>
                <w:szCs w:val="28"/>
              </w:rPr>
              <w:lastRenderedPageBreak/>
              <w:t>通过</w:t>
            </w:r>
            <w:r w:rsidRPr="00D77721">
              <w:rPr>
                <w:rFonts w:hint="eastAsia"/>
                <w:b/>
                <w:bCs/>
                <w:sz w:val="21"/>
                <w:szCs w:val="28"/>
              </w:rPr>
              <w:t>LayoutCompositionSkill</w:t>
            </w:r>
            <w:r w:rsidRPr="00D77721">
              <w:rPr>
                <w:rFonts w:hint="eastAsia"/>
                <w:b/>
                <w:bCs/>
                <w:sz w:val="21"/>
                <w:szCs w:val="28"/>
              </w:rPr>
              <w:t>完成画布比例、主体位置、留白和信息层级设计。产品名称、规格、价格及活动字段不交由图像模型绘制，而由确定性排版工具叠加，以避免中文错字和数字失真。该</w:t>
            </w:r>
            <w:r w:rsidRPr="00D77721">
              <w:rPr>
                <w:rFonts w:hint="eastAsia"/>
                <w:b/>
                <w:bCs/>
                <w:sz w:val="21"/>
                <w:szCs w:val="28"/>
              </w:rPr>
              <w:t>Agent</w:t>
            </w:r>
            <w:r w:rsidRPr="00D77721">
              <w:rPr>
                <w:rFonts w:hint="eastAsia"/>
                <w:b/>
                <w:bCs/>
                <w:sz w:val="21"/>
                <w:szCs w:val="28"/>
              </w:rPr>
              <w:t>输出海报图、</w:t>
            </w:r>
            <w:r w:rsidRPr="00D77721">
              <w:rPr>
                <w:rFonts w:hint="eastAsia"/>
                <w:b/>
                <w:bCs/>
                <w:sz w:val="21"/>
                <w:szCs w:val="28"/>
              </w:rPr>
              <w:t>layout_json</w:t>
            </w:r>
            <w:r w:rsidRPr="00D77721">
              <w:rPr>
                <w:rFonts w:hint="eastAsia"/>
                <w:b/>
                <w:bCs/>
                <w:sz w:val="21"/>
                <w:szCs w:val="28"/>
              </w:rPr>
              <w:t>、素材引用和字段坐标，为</w:t>
            </w:r>
            <w:r w:rsidRPr="00D77721">
              <w:rPr>
                <w:rFonts w:hint="eastAsia"/>
                <w:b/>
                <w:bCs/>
                <w:sz w:val="21"/>
                <w:szCs w:val="28"/>
              </w:rPr>
              <w:t>OCR</w:t>
            </w:r>
            <w:r w:rsidRPr="00D77721">
              <w:rPr>
                <w:rFonts w:hint="eastAsia"/>
                <w:b/>
                <w:bCs/>
                <w:sz w:val="21"/>
                <w:szCs w:val="28"/>
              </w:rPr>
              <w:t>审核和多平台裁切提供依据。</w:t>
            </w:r>
          </w:p>
          <w:p w14:paraId="259C0D71" w14:textId="77777777" w:rsidR="00D77721" w:rsidRPr="00D77721" w:rsidRDefault="00D77721" w:rsidP="00D77721">
            <w:pPr>
              <w:pStyle w:val="ae"/>
              <w:widowControl/>
              <w:numPr>
                <w:ilvl w:val="255"/>
                <w:numId w:val="0"/>
              </w:numPr>
              <w:jc w:val="both"/>
              <w:rPr>
                <w:rFonts w:hint="eastAsia"/>
                <w:b/>
                <w:bCs/>
                <w:sz w:val="21"/>
                <w:szCs w:val="28"/>
              </w:rPr>
            </w:pPr>
            <w:r w:rsidRPr="00D77721">
              <w:rPr>
                <w:rFonts w:hint="eastAsia"/>
                <w:b/>
                <w:bCs/>
                <w:sz w:val="21"/>
                <w:szCs w:val="28"/>
              </w:rPr>
              <w:t>（</w:t>
            </w:r>
            <w:r w:rsidRPr="00D77721">
              <w:rPr>
                <w:rFonts w:hint="eastAsia"/>
                <w:b/>
                <w:bCs/>
                <w:sz w:val="21"/>
                <w:szCs w:val="28"/>
              </w:rPr>
              <w:t>5</w:t>
            </w:r>
            <w:r w:rsidRPr="00D77721">
              <w:rPr>
                <w:rFonts w:hint="eastAsia"/>
                <w:b/>
                <w:bCs/>
                <w:sz w:val="21"/>
                <w:szCs w:val="28"/>
              </w:rPr>
              <w:t>）脚本</w:t>
            </w:r>
            <w:r w:rsidRPr="00D77721">
              <w:rPr>
                <w:rFonts w:hint="eastAsia"/>
                <w:b/>
                <w:bCs/>
                <w:sz w:val="21"/>
                <w:szCs w:val="28"/>
              </w:rPr>
              <w:t>Agent</w:t>
            </w:r>
          </w:p>
          <w:p w14:paraId="5B14FFD9" w14:textId="77777777" w:rsidR="00D77721" w:rsidRPr="00D77721" w:rsidRDefault="00D77721" w:rsidP="00D77721">
            <w:pPr>
              <w:pStyle w:val="ae"/>
              <w:widowControl/>
              <w:numPr>
                <w:ilvl w:val="255"/>
                <w:numId w:val="0"/>
              </w:numPr>
              <w:ind w:firstLine="420"/>
              <w:jc w:val="both"/>
              <w:rPr>
                <w:rFonts w:hint="eastAsia"/>
                <w:b/>
                <w:bCs/>
                <w:sz w:val="21"/>
                <w:szCs w:val="28"/>
              </w:rPr>
            </w:pPr>
            <w:r w:rsidRPr="00D77721">
              <w:rPr>
                <w:rFonts w:hint="eastAsia"/>
                <w:b/>
                <w:bCs/>
                <w:sz w:val="21"/>
                <w:szCs w:val="28"/>
              </w:rPr>
              <w:t>脚本</w:t>
            </w:r>
            <w:r w:rsidRPr="00D77721">
              <w:rPr>
                <w:rFonts w:hint="eastAsia"/>
                <w:b/>
                <w:bCs/>
                <w:sz w:val="21"/>
                <w:szCs w:val="28"/>
              </w:rPr>
              <w:t>Agent</w:t>
            </w:r>
            <w:r w:rsidRPr="00D77721">
              <w:rPr>
                <w:rFonts w:hint="eastAsia"/>
                <w:b/>
                <w:bCs/>
                <w:sz w:val="21"/>
                <w:szCs w:val="28"/>
              </w:rPr>
              <w:t>调用</w:t>
            </w:r>
            <w:r w:rsidRPr="00D77721">
              <w:rPr>
                <w:rFonts w:hint="eastAsia"/>
                <w:b/>
                <w:bCs/>
                <w:sz w:val="21"/>
                <w:szCs w:val="28"/>
              </w:rPr>
              <w:t>Qwen3-8B</w:t>
            </w:r>
            <w:r w:rsidRPr="00D77721">
              <w:rPr>
                <w:rFonts w:hint="eastAsia"/>
                <w:b/>
                <w:bCs/>
                <w:sz w:val="21"/>
                <w:szCs w:val="28"/>
              </w:rPr>
              <w:t>，根据需求简报、推文核心卖点、产品素材清单和目标时长规划视频与直播叙事。</w:t>
            </w:r>
            <w:r w:rsidRPr="00D77721">
              <w:rPr>
                <w:rFonts w:hint="eastAsia"/>
                <w:b/>
                <w:bCs/>
                <w:sz w:val="21"/>
                <w:szCs w:val="28"/>
              </w:rPr>
              <w:t>StoryboardGenerationSkill</w:t>
            </w:r>
            <w:r w:rsidRPr="00D77721">
              <w:rPr>
                <w:rFonts w:hint="eastAsia"/>
                <w:b/>
                <w:bCs/>
                <w:sz w:val="21"/>
                <w:szCs w:val="28"/>
              </w:rPr>
              <w:t>将脚本拆分为镜头编号、时长、画面描述、素材编号、口播、字幕和转场；</w:t>
            </w:r>
            <w:r w:rsidRPr="00D77721">
              <w:rPr>
                <w:rFonts w:hint="eastAsia"/>
                <w:b/>
                <w:bCs/>
                <w:sz w:val="21"/>
                <w:szCs w:val="28"/>
              </w:rPr>
              <w:t>DurationValidationSkill</w:t>
            </w:r>
            <w:r w:rsidRPr="00D77721">
              <w:rPr>
                <w:rFonts w:hint="eastAsia"/>
                <w:b/>
                <w:bCs/>
                <w:sz w:val="21"/>
                <w:szCs w:val="28"/>
              </w:rPr>
              <w:t>累计镜头时长并校验口播字数；</w:t>
            </w:r>
            <w:r w:rsidRPr="00D77721">
              <w:rPr>
                <w:rFonts w:hint="eastAsia"/>
                <w:b/>
                <w:bCs/>
                <w:sz w:val="21"/>
                <w:szCs w:val="28"/>
              </w:rPr>
              <w:t>AssetCoverageSkill</w:t>
            </w:r>
            <w:r w:rsidRPr="00D77721">
              <w:rPr>
                <w:rFonts w:hint="eastAsia"/>
                <w:b/>
                <w:bCs/>
                <w:sz w:val="21"/>
                <w:szCs w:val="28"/>
              </w:rPr>
              <w:t>检查每个关键画面是否有可用素材。视频脚本强调开场吸引、产品展示、工艺或场景说明和收束行动，直播脚本进一步生成开场、卖点讲解、互动问答、节奏提示与收尾话术，并保持所有事实字段与证据一致。</w:t>
            </w:r>
          </w:p>
          <w:p w14:paraId="7F0C6A59" w14:textId="77777777" w:rsidR="00D77721" w:rsidRPr="00D77721" w:rsidRDefault="00D77721" w:rsidP="00D77721">
            <w:pPr>
              <w:pStyle w:val="ae"/>
              <w:widowControl/>
              <w:numPr>
                <w:ilvl w:val="255"/>
                <w:numId w:val="0"/>
              </w:numPr>
              <w:jc w:val="both"/>
              <w:rPr>
                <w:rFonts w:hint="eastAsia"/>
                <w:b/>
                <w:bCs/>
                <w:sz w:val="21"/>
                <w:szCs w:val="28"/>
              </w:rPr>
            </w:pPr>
            <w:r w:rsidRPr="00D77721">
              <w:rPr>
                <w:rFonts w:hint="eastAsia"/>
                <w:b/>
                <w:bCs/>
                <w:sz w:val="21"/>
                <w:szCs w:val="28"/>
              </w:rPr>
              <w:t>（</w:t>
            </w:r>
            <w:r w:rsidRPr="00D77721">
              <w:rPr>
                <w:rFonts w:hint="eastAsia"/>
                <w:b/>
                <w:bCs/>
                <w:sz w:val="21"/>
                <w:szCs w:val="28"/>
              </w:rPr>
              <w:t>6</w:t>
            </w:r>
            <w:r w:rsidRPr="00D77721">
              <w:rPr>
                <w:rFonts w:hint="eastAsia"/>
                <w:b/>
                <w:bCs/>
                <w:sz w:val="21"/>
                <w:szCs w:val="28"/>
              </w:rPr>
              <w:t>）视频</w:t>
            </w:r>
            <w:r w:rsidRPr="00D77721">
              <w:rPr>
                <w:rFonts w:hint="eastAsia"/>
                <w:b/>
                <w:bCs/>
                <w:sz w:val="21"/>
                <w:szCs w:val="28"/>
              </w:rPr>
              <w:t>Agent</w:t>
            </w:r>
          </w:p>
          <w:p w14:paraId="7EA05741" w14:textId="77777777" w:rsidR="00D77721" w:rsidRPr="00D77721" w:rsidRDefault="00D77721" w:rsidP="00D77721">
            <w:pPr>
              <w:pStyle w:val="ae"/>
              <w:widowControl/>
              <w:numPr>
                <w:ilvl w:val="255"/>
                <w:numId w:val="0"/>
              </w:numPr>
              <w:ind w:firstLine="420"/>
              <w:jc w:val="both"/>
              <w:rPr>
                <w:rFonts w:hint="eastAsia"/>
                <w:b/>
                <w:bCs/>
                <w:sz w:val="21"/>
                <w:szCs w:val="28"/>
              </w:rPr>
            </w:pPr>
            <w:r w:rsidRPr="00D77721">
              <w:rPr>
                <w:rFonts w:hint="eastAsia"/>
                <w:b/>
                <w:bCs/>
                <w:sz w:val="21"/>
                <w:szCs w:val="28"/>
              </w:rPr>
              <w:t>视频</w:t>
            </w:r>
            <w:r w:rsidRPr="00D77721">
              <w:rPr>
                <w:rFonts w:hint="eastAsia"/>
                <w:b/>
                <w:bCs/>
                <w:sz w:val="21"/>
                <w:szCs w:val="28"/>
              </w:rPr>
              <w:t>Agent</w:t>
            </w:r>
            <w:r w:rsidRPr="00D77721">
              <w:rPr>
                <w:rFonts w:hint="eastAsia"/>
                <w:b/>
                <w:bCs/>
                <w:sz w:val="21"/>
                <w:szCs w:val="28"/>
              </w:rPr>
              <w:t>依据结构化分镜调用</w:t>
            </w:r>
            <w:r w:rsidRPr="00D77721">
              <w:rPr>
                <w:rFonts w:hint="eastAsia"/>
                <w:b/>
                <w:bCs/>
                <w:sz w:val="21"/>
                <w:szCs w:val="28"/>
              </w:rPr>
              <w:t>AssetProcessingSkill</w:t>
            </w:r>
            <w:r w:rsidRPr="00D77721">
              <w:rPr>
                <w:rFonts w:hint="eastAsia"/>
                <w:b/>
                <w:bCs/>
                <w:sz w:val="21"/>
                <w:szCs w:val="28"/>
              </w:rPr>
              <w:t>完成授权素材裁切、比例适配、清晰度处理和镜头排序，调用</w:t>
            </w:r>
            <w:r w:rsidRPr="00D77721">
              <w:rPr>
                <w:rFonts w:hint="eastAsia"/>
                <w:b/>
                <w:bCs/>
                <w:sz w:val="21"/>
                <w:szCs w:val="28"/>
              </w:rPr>
              <w:t>SpeechSynthesisSkill</w:t>
            </w:r>
            <w:r w:rsidRPr="00D77721">
              <w:rPr>
                <w:rFonts w:hint="eastAsia"/>
                <w:b/>
                <w:bCs/>
                <w:sz w:val="21"/>
                <w:szCs w:val="28"/>
              </w:rPr>
              <w:t>生成与品牌风格一致的口播，调用</w:t>
            </w:r>
            <w:r w:rsidRPr="00D77721">
              <w:rPr>
                <w:rFonts w:hint="eastAsia"/>
                <w:b/>
                <w:bCs/>
                <w:sz w:val="21"/>
                <w:szCs w:val="28"/>
              </w:rPr>
              <w:t>SubtitleCompositionSkill</w:t>
            </w:r>
            <w:r w:rsidRPr="00D77721">
              <w:rPr>
                <w:rFonts w:hint="eastAsia"/>
                <w:b/>
                <w:bCs/>
                <w:sz w:val="21"/>
                <w:szCs w:val="28"/>
              </w:rPr>
              <w:t>生成字幕时间轴，并通过</w:t>
            </w:r>
            <w:r w:rsidRPr="00D77721">
              <w:rPr>
                <w:rFonts w:hint="eastAsia"/>
                <w:b/>
                <w:bCs/>
                <w:sz w:val="21"/>
                <w:szCs w:val="28"/>
              </w:rPr>
              <w:t>VideoCompositionSkill</w:t>
            </w:r>
            <w:r w:rsidRPr="00D77721">
              <w:rPr>
                <w:rFonts w:hint="eastAsia"/>
                <w:b/>
                <w:bCs/>
                <w:sz w:val="21"/>
                <w:szCs w:val="28"/>
              </w:rPr>
              <w:t>完成配音、字幕、转场和背景音乐合成。当素材不足时，调用</w:t>
            </w:r>
            <w:r w:rsidRPr="00D77721">
              <w:rPr>
                <w:rFonts w:hint="eastAsia"/>
                <w:b/>
                <w:bCs/>
                <w:sz w:val="21"/>
                <w:szCs w:val="28"/>
              </w:rPr>
              <w:t>ShotListSkill</w:t>
            </w:r>
            <w:r w:rsidRPr="00D77721">
              <w:rPr>
                <w:rFonts w:hint="eastAsia"/>
                <w:b/>
                <w:bCs/>
                <w:sz w:val="21"/>
                <w:szCs w:val="28"/>
              </w:rPr>
              <w:t>返回具体补拍清单；需要生成式镜头时，通过</w:t>
            </w:r>
            <w:r w:rsidRPr="00D77721">
              <w:rPr>
                <w:rFonts w:hint="eastAsia"/>
                <w:b/>
                <w:bCs/>
                <w:sz w:val="21"/>
                <w:szCs w:val="28"/>
              </w:rPr>
              <w:t>AsyncVideoGenerationSkill</w:t>
            </w:r>
            <w:r w:rsidRPr="00D77721">
              <w:rPr>
                <w:rFonts w:hint="eastAsia"/>
                <w:b/>
                <w:bCs/>
                <w:sz w:val="21"/>
                <w:szCs w:val="28"/>
              </w:rPr>
              <w:t>提交参考图、动作、长度、画幅和产品约束，保存</w:t>
            </w:r>
            <w:r w:rsidRPr="00D77721">
              <w:rPr>
                <w:rFonts w:hint="eastAsia"/>
                <w:b/>
                <w:bCs/>
                <w:sz w:val="21"/>
                <w:szCs w:val="28"/>
              </w:rPr>
              <w:t>job_id</w:t>
            </w:r>
            <w:r w:rsidRPr="00D77721">
              <w:rPr>
                <w:rFonts w:hint="eastAsia"/>
                <w:b/>
                <w:bCs/>
                <w:sz w:val="21"/>
                <w:szCs w:val="28"/>
              </w:rPr>
              <w:t>并异步轮询任务状态。成片输出同时携带素材溯源、字幕文件和分镜映射，保证视频可以继续编辑和审核。</w:t>
            </w:r>
          </w:p>
          <w:p w14:paraId="06C7653F" w14:textId="77777777" w:rsidR="00D77721" w:rsidRPr="00D77721" w:rsidRDefault="00D77721" w:rsidP="00D77721">
            <w:pPr>
              <w:pStyle w:val="ae"/>
              <w:widowControl/>
              <w:numPr>
                <w:ilvl w:val="255"/>
                <w:numId w:val="0"/>
              </w:numPr>
              <w:jc w:val="both"/>
              <w:rPr>
                <w:rFonts w:hint="eastAsia"/>
                <w:b/>
                <w:bCs/>
                <w:sz w:val="21"/>
                <w:szCs w:val="28"/>
              </w:rPr>
            </w:pPr>
            <w:r w:rsidRPr="00D77721">
              <w:rPr>
                <w:rFonts w:hint="eastAsia"/>
                <w:b/>
                <w:bCs/>
                <w:sz w:val="21"/>
                <w:szCs w:val="28"/>
              </w:rPr>
              <w:t>（</w:t>
            </w:r>
            <w:r w:rsidRPr="00D77721">
              <w:rPr>
                <w:rFonts w:hint="eastAsia"/>
                <w:b/>
                <w:bCs/>
                <w:sz w:val="21"/>
                <w:szCs w:val="28"/>
              </w:rPr>
              <w:t>7</w:t>
            </w:r>
            <w:r w:rsidRPr="00D77721">
              <w:rPr>
                <w:rFonts w:hint="eastAsia"/>
                <w:b/>
                <w:bCs/>
                <w:sz w:val="21"/>
                <w:szCs w:val="28"/>
              </w:rPr>
              <w:t>）审核</w:t>
            </w:r>
            <w:r w:rsidRPr="00D77721">
              <w:rPr>
                <w:rFonts w:hint="eastAsia"/>
                <w:b/>
                <w:bCs/>
                <w:sz w:val="21"/>
                <w:szCs w:val="28"/>
              </w:rPr>
              <w:t>Agent</w:t>
            </w:r>
          </w:p>
          <w:p w14:paraId="5406F739" w14:textId="77777777" w:rsidR="00D77721" w:rsidRPr="00D77721" w:rsidRDefault="00D77721" w:rsidP="00D77721">
            <w:pPr>
              <w:pStyle w:val="ae"/>
              <w:widowControl/>
              <w:numPr>
                <w:ilvl w:val="255"/>
                <w:numId w:val="0"/>
              </w:numPr>
              <w:ind w:firstLine="420"/>
              <w:jc w:val="both"/>
              <w:rPr>
                <w:rFonts w:hint="eastAsia"/>
                <w:b/>
                <w:bCs/>
                <w:sz w:val="21"/>
                <w:szCs w:val="28"/>
              </w:rPr>
            </w:pPr>
            <w:r w:rsidRPr="00D77721">
              <w:rPr>
                <w:rFonts w:hint="eastAsia"/>
                <w:b/>
                <w:bCs/>
                <w:sz w:val="21"/>
                <w:szCs w:val="28"/>
              </w:rPr>
              <w:t>审核</w:t>
            </w:r>
            <w:r w:rsidRPr="00D77721">
              <w:rPr>
                <w:rFonts w:hint="eastAsia"/>
                <w:b/>
                <w:bCs/>
                <w:sz w:val="21"/>
                <w:szCs w:val="28"/>
              </w:rPr>
              <w:t>Agent</w:t>
            </w:r>
            <w:r w:rsidRPr="00D77721">
              <w:rPr>
                <w:rFonts w:hint="eastAsia"/>
                <w:b/>
                <w:bCs/>
                <w:sz w:val="21"/>
                <w:szCs w:val="28"/>
              </w:rPr>
              <w:t>采用规则引擎、</w:t>
            </w:r>
            <w:r w:rsidRPr="00D77721">
              <w:rPr>
                <w:rFonts w:hint="eastAsia"/>
                <w:b/>
                <w:bCs/>
                <w:sz w:val="21"/>
                <w:szCs w:val="28"/>
              </w:rPr>
              <w:t>Qwen3-8B</w:t>
            </w:r>
            <w:r w:rsidRPr="00D77721">
              <w:rPr>
                <w:rFonts w:hint="eastAsia"/>
                <w:b/>
                <w:bCs/>
                <w:sz w:val="21"/>
                <w:szCs w:val="28"/>
              </w:rPr>
              <w:t>和视觉语言模型协同审核。</w:t>
            </w:r>
            <w:r w:rsidRPr="00D77721">
              <w:rPr>
                <w:rFonts w:hint="eastAsia"/>
                <w:b/>
                <w:bCs/>
                <w:sz w:val="21"/>
                <w:szCs w:val="28"/>
              </w:rPr>
              <w:t>FactCheckSkill</w:t>
            </w:r>
            <w:r w:rsidRPr="00D77721">
              <w:rPr>
                <w:rFonts w:hint="eastAsia"/>
                <w:b/>
                <w:bCs/>
                <w:sz w:val="21"/>
                <w:szCs w:val="28"/>
              </w:rPr>
              <w:t>将推文、脚本、</w:t>
            </w:r>
            <w:r w:rsidRPr="00D77721">
              <w:rPr>
                <w:rFonts w:hint="eastAsia"/>
                <w:b/>
                <w:bCs/>
                <w:sz w:val="21"/>
                <w:szCs w:val="28"/>
              </w:rPr>
              <w:t>OCR</w:t>
            </w:r>
            <w:r w:rsidRPr="00D77721">
              <w:rPr>
                <w:rFonts w:hint="eastAsia"/>
                <w:b/>
                <w:bCs/>
                <w:sz w:val="21"/>
                <w:szCs w:val="28"/>
              </w:rPr>
              <w:t>文本和口播转写中的名称、产地、规格、认证、价格等字段与知识库逐项比对；</w:t>
            </w:r>
            <w:r w:rsidRPr="00D77721">
              <w:rPr>
                <w:rFonts w:hint="eastAsia"/>
                <w:b/>
                <w:bCs/>
                <w:sz w:val="21"/>
                <w:szCs w:val="28"/>
              </w:rPr>
              <w:t>ComplianceCheckSkill</w:t>
            </w:r>
            <w:r w:rsidRPr="00D77721">
              <w:rPr>
                <w:rFonts w:hint="eastAsia"/>
                <w:b/>
                <w:bCs/>
                <w:sz w:val="21"/>
                <w:szCs w:val="28"/>
              </w:rPr>
              <w:t>匹配广告法违禁词及平台规则；</w:t>
            </w:r>
            <w:r w:rsidRPr="00D77721">
              <w:rPr>
                <w:rFonts w:hint="eastAsia"/>
                <w:b/>
                <w:bCs/>
                <w:sz w:val="21"/>
                <w:szCs w:val="28"/>
              </w:rPr>
              <w:t>OCRValidationSkill</w:t>
            </w:r>
            <w:r w:rsidRPr="00D77721">
              <w:rPr>
                <w:rFonts w:hint="eastAsia"/>
                <w:b/>
                <w:bCs/>
                <w:sz w:val="21"/>
                <w:szCs w:val="28"/>
              </w:rPr>
              <w:t>校验海报和视频关键帧文字；</w:t>
            </w:r>
            <w:r w:rsidRPr="00D77721">
              <w:rPr>
                <w:rFonts w:hint="eastAsia"/>
                <w:b/>
                <w:bCs/>
                <w:sz w:val="21"/>
                <w:szCs w:val="28"/>
              </w:rPr>
              <w:t>VisualConsistencySkill</w:t>
            </w:r>
            <w:r w:rsidRPr="00D77721">
              <w:rPr>
                <w:rFonts w:hint="eastAsia"/>
                <w:b/>
                <w:bCs/>
                <w:sz w:val="21"/>
                <w:szCs w:val="28"/>
              </w:rPr>
              <w:t>检查产品形态、包装、主体图与档案是否一致。审核结果以</w:t>
            </w:r>
            <w:r w:rsidRPr="00D77721">
              <w:rPr>
                <w:rFonts w:hint="eastAsia"/>
                <w:b/>
                <w:bCs/>
                <w:sz w:val="21"/>
                <w:szCs w:val="28"/>
              </w:rPr>
              <w:t>issue_id</w:t>
            </w:r>
            <w:r w:rsidRPr="00D77721">
              <w:rPr>
                <w:rFonts w:hint="eastAsia"/>
                <w:b/>
                <w:bCs/>
                <w:sz w:val="21"/>
                <w:szCs w:val="28"/>
              </w:rPr>
              <w:t>、</w:t>
            </w:r>
            <w:r w:rsidRPr="00D77721">
              <w:rPr>
                <w:rFonts w:hint="eastAsia"/>
                <w:b/>
                <w:bCs/>
                <w:sz w:val="21"/>
                <w:szCs w:val="28"/>
              </w:rPr>
              <w:t>severity</w:t>
            </w:r>
            <w:r w:rsidRPr="00D77721">
              <w:rPr>
                <w:rFonts w:hint="eastAsia"/>
                <w:b/>
                <w:bCs/>
                <w:sz w:val="21"/>
                <w:szCs w:val="28"/>
              </w:rPr>
              <w:t>、</w:t>
            </w:r>
            <w:r w:rsidRPr="00D77721">
              <w:rPr>
                <w:rFonts w:hint="eastAsia"/>
                <w:b/>
                <w:bCs/>
                <w:sz w:val="21"/>
                <w:szCs w:val="28"/>
              </w:rPr>
              <w:t>target_node</w:t>
            </w:r>
            <w:r w:rsidRPr="00D77721">
              <w:rPr>
                <w:rFonts w:hint="eastAsia"/>
                <w:b/>
                <w:bCs/>
                <w:sz w:val="21"/>
                <w:szCs w:val="28"/>
              </w:rPr>
              <w:t>、</w:t>
            </w:r>
            <w:r w:rsidRPr="00D77721">
              <w:rPr>
                <w:rFonts w:hint="eastAsia"/>
                <w:b/>
                <w:bCs/>
                <w:sz w:val="21"/>
                <w:szCs w:val="28"/>
              </w:rPr>
              <w:t>evidence_id</w:t>
            </w:r>
            <w:r w:rsidRPr="00D77721">
              <w:rPr>
                <w:rFonts w:hint="eastAsia"/>
                <w:b/>
                <w:bCs/>
                <w:sz w:val="21"/>
                <w:szCs w:val="28"/>
              </w:rPr>
              <w:t>和</w:t>
            </w:r>
            <w:r w:rsidRPr="00D77721">
              <w:rPr>
                <w:rFonts w:hint="eastAsia"/>
                <w:b/>
                <w:bCs/>
                <w:sz w:val="21"/>
                <w:szCs w:val="28"/>
              </w:rPr>
              <w:t>repair_instruction</w:t>
            </w:r>
            <w:r w:rsidRPr="00D77721">
              <w:rPr>
                <w:rFonts w:hint="eastAsia"/>
                <w:b/>
                <w:bCs/>
                <w:sz w:val="21"/>
                <w:szCs w:val="28"/>
              </w:rPr>
              <w:t>输出，</w:t>
            </w:r>
            <w:r w:rsidRPr="00D77721">
              <w:rPr>
                <w:rFonts w:hint="eastAsia"/>
                <w:b/>
                <w:bCs/>
                <w:sz w:val="21"/>
                <w:szCs w:val="28"/>
              </w:rPr>
              <w:t>LangGraph</w:t>
            </w:r>
            <w:r w:rsidRPr="00D77721">
              <w:rPr>
                <w:rFonts w:hint="eastAsia"/>
                <w:b/>
                <w:bCs/>
                <w:sz w:val="21"/>
                <w:szCs w:val="28"/>
              </w:rPr>
              <w:t>据此路由至推文、海报、脚本或视频节点局部修订，避免整套内容重复生成。</w:t>
            </w:r>
          </w:p>
          <w:p w14:paraId="07413C23" w14:textId="77777777" w:rsidR="00D77721" w:rsidRPr="00D77721" w:rsidRDefault="00D77721" w:rsidP="00D77721">
            <w:pPr>
              <w:pStyle w:val="ae"/>
              <w:widowControl/>
              <w:numPr>
                <w:ilvl w:val="255"/>
                <w:numId w:val="0"/>
              </w:numPr>
              <w:jc w:val="both"/>
              <w:rPr>
                <w:rFonts w:hint="eastAsia"/>
                <w:b/>
                <w:bCs/>
                <w:sz w:val="21"/>
                <w:szCs w:val="28"/>
              </w:rPr>
            </w:pPr>
            <w:r w:rsidRPr="00D77721">
              <w:rPr>
                <w:rFonts w:hint="eastAsia"/>
                <w:b/>
                <w:bCs/>
                <w:sz w:val="21"/>
                <w:szCs w:val="28"/>
              </w:rPr>
              <w:t>（</w:t>
            </w:r>
            <w:r w:rsidRPr="00D77721">
              <w:rPr>
                <w:rFonts w:hint="eastAsia"/>
                <w:b/>
                <w:bCs/>
                <w:sz w:val="21"/>
                <w:szCs w:val="28"/>
              </w:rPr>
              <w:t>8</w:t>
            </w:r>
            <w:r w:rsidRPr="00D77721">
              <w:rPr>
                <w:rFonts w:hint="eastAsia"/>
                <w:b/>
                <w:bCs/>
                <w:sz w:val="21"/>
                <w:szCs w:val="28"/>
              </w:rPr>
              <w:t>）交付决策</w:t>
            </w:r>
            <w:r w:rsidRPr="00D77721">
              <w:rPr>
                <w:rFonts w:hint="eastAsia"/>
                <w:b/>
                <w:bCs/>
                <w:sz w:val="21"/>
                <w:szCs w:val="28"/>
              </w:rPr>
              <w:t>Agent</w:t>
            </w:r>
          </w:p>
          <w:p w14:paraId="7BD4957E" w14:textId="77777777" w:rsidR="00D77721" w:rsidRPr="00D77721" w:rsidRDefault="00D77721" w:rsidP="00D77721">
            <w:pPr>
              <w:pStyle w:val="ae"/>
              <w:widowControl/>
              <w:numPr>
                <w:ilvl w:val="255"/>
                <w:numId w:val="0"/>
              </w:numPr>
              <w:ind w:firstLine="420"/>
              <w:jc w:val="both"/>
              <w:rPr>
                <w:rFonts w:hint="eastAsia"/>
                <w:b/>
                <w:bCs/>
                <w:sz w:val="21"/>
                <w:szCs w:val="28"/>
              </w:rPr>
            </w:pPr>
            <w:r w:rsidRPr="00D77721">
              <w:rPr>
                <w:rFonts w:hint="eastAsia"/>
                <w:b/>
                <w:bCs/>
                <w:sz w:val="21"/>
                <w:szCs w:val="28"/>
              </w:rPr>
              <w:t>交付决策</w:t>
            </w:r>
            <w:r w:rsidRPr="00D77721">
              <w:rPr>
                <w:rFonts w:hint="eastAsia"/>
                <w:b/>
                <w:bCs/>
                <w:sz w:val="21"/>
                <w:szCs w:val="28"/>
              </w:rPr>
              <w:t>Agent</w:t>
            </w:r>
            <w:r w:rsidRPr="00D77721">
              <w:rPr>
                <w:rFonts w:hint="eastAsia"/>
                <w:b/>
                <w:bCs/>
                <w:sz w:val="21"/>
                <w:szCs w:val="28"/>
              </w:rPr>
              <w:t>只接收审核通过的候选版本，通过</w:t>
            </w:r>
            <w:r w:rsidRPr="00D77721">
              <w:rPr>
                <w:rFonts w:hint="eastAsia"/>
                <w:b/>
                <w:bCs/>
                <w:sz w:val="21"/>
                <w:szCs w:val="28"/>
              </w:rPr>
              <w:t>CandidateRankingSkill</w:t>
            </w:r>
            <w:r w:rsidRPr="00D77721">
              <w:rPr>
                <w:rFonts w:hint="eastAsia"/>
                <w:b/>
                <w:bCs/>
                <w:sz w:val="21"/>
                <w:szCs w:val="28"/>
              </w:rPr>
              <w:t>综合平台适配度、品牌一致性、预计编辑工作量、生产成本和用户历史偏好进行透明排序，输出推荐版本及可解释理由。随后调用</w:t>
            </w:r>
            <w:r w:rsidRPr="00D77721">
              <w:rPr>
                <w:rFonts w:hint="eastAsia"/>
                <w:b/>
                <w:bCs/>
                <w:sz w:val="21"/>
                <w:szCs w:val="28"/>
              </w:rPr>
              <w:t>PackageDeliverySkill</w:t>
            </w:r>
            <w:r w:rsidRPr="00D77721">
              <w:rPr>
                <w:rFonts w:hint="eastAsia"/>
                <w:b/>
                <w:bCs/>
                <w:sz w:val="21"/>
                <w:szCs w:val="28"/>
              </w:rPr>
              <w:t>核对推文、海报、视频、直播脚本、字幕和来源清单是否齐全，生成统一命名的交付包</w:t>
            </w:r>
            <w:r w:rsidRPr="00D77721">
              <w:rPr>
                <w:rFonts w:hint="eastAsia"/>
                <w:b/>
                <w:bCs/>
                <w:sz w:val="21"/>
                <w:szCs w:val="28"/>
              </w:rPr>
              <w:lastRenderedPageBreak/>
              <w:t>并写入版本库。用户修改与最终采纳结果回写任务状态，为后续同类任务的模板选择和排序提供依据。</w:t>
            </w:r>
          </w:p>
          <w:p w14:paraId="04D84805" w14:textId="77777777" w:rsidR="00D77721" w:rsidRPr="00D77721" w:rsidRDefault="00D77721" w:rsidP="00D77721">
            <w:pPr>
              <w:pStyle w:val="ae"/>
              <w:widowControl/>
              <w:numPr>
                <w:ilvl w:val="255"/>
                <w:numId w:val="0"/>
              </w:numPr>
              <w:jc w:val="both"/>
              <w:rPr>
                <w:rFonts w:hint="eastAsia"/>
                <w:b/>
                <w:bCs/>
                <w:sz w:val="21"/>
                <w:szCs w:val="28"/>
              </w:rPr>
            </w:pPr>
            <w:r w:rsidRPr="00D77721">
              <w:rPr>
                <w:rFonts w:hint="eastAsia"/>
                <w:b/>
                <w:bCs/>
                <w:sz w:val="21"/>
                <w:szCs w:val="28"/>
              </w:rPr>
              <w:t>（</w:t>
            </w:r>
            <w:r w:rsidRPr="00D77721">
              <w:rPr>
                <w:rFonts w:hint="eastAsia"/>
                <w:b/>
                <w:bCs/>
                <w:sz w:val="21"/>
                <w:szCs w:val="28"/>
              </w:rPr>
              <w:t>9</w:t>
            </w:r>
            <w:r w:rsidRPr="00D77721">
              <w:rPr>
                <w:rFonts w:hint="eastAsia"/>
                <w:b/>
                <w:bCs/>
                <w:sz w:val="21"/>
                <w:szCs w:val="28"/>
              </w:rPr>
              <w:t>）</w:t>
            </w:r>
            <w:r w:rsidRPr="00D77721">
              <w:rPr>
                <w:rFonts w:hint="eastAsia"/>
                <w:b/>
                <w:bCs/>
                <w:sz w:val="21"/>
                <w:szCs w:val="28"/>
              </w:rPr>
              <w:t>Skill</w:t>
            </w:r>
            <w:r w:rsidRPr="00D77721">
              <w:rPr>
                <w:rFonts w:hint="eastAsia"/>
                <w:b/>
                <w:bCs/>
                <w:sz w:val="21"/>
                <w:szCs w:val="28"/>
              </w:rPr>
              <w:t>契约与运行控制</w:t>
            </w:r>
          </w:p>
          <w:p w14:paraId="57C6D1A4" w14:textId="77777777" w:rsidR="00D77721" w:rsidRPr="00D77721" w:rsidRDefault="00D77721" w:rsidP="00D77721">
            <w:pPr>
              <w:pStyle w:val="ae"/>
              <w:widowControl/>
              <w:numPr>
                <w:ilvl w:val="255"/>
                <w:numId w:val="0"/>
              </w:numPr>
              <w:ind w:firstLine="420"/>
              <w:jc w:val="both"/>
              <w:rPr>
                <w:rFonts w:hint="eastAsia"/>
                <w:b/>
                <w:bCs/>
                <w:sz w:val="21"/>
                <w:szCs w:val="28"/>
              </w:rPr>
            </w:pPr>
            <w:r w:rsidRPr="00D77721">
              <w:rPr>
                <w:rFonts w:hint="eastAsia"/>
                <w:b/>
                <w:bCs/>
                <w:sz w:val="21"/>
                <w:szCs w:val="28"/>
              </w:rPr>
              <w:t>每个</w:t>
            </w:r>
            <w:r w:rsidRPr="00D77721">
              <w:rPr>
                <w:rFonts w:hint="eastAsia"/>
                <w:b/>
                <w:bCs/>
                <w:sz w:val="21"/>
                <w:szCs w:val="28"/>
              </w:rPr>
              <w:t>Skill</w:t>
            </w:r>
            <w:r w:rsidRPr="00D77721">
              <w:rPr>
                <w:rFonts w:hint="eastAsia"/>
                <w:b/>
                <w:bCs/>
                <w:sz w:val="21"/>
                <w:szCs w:val="28"/>
              </w:rPr>
              <w:t>均采用统一契约描述</w:t>
            </w:r>
            <w:r w:rsidRPr="00D77721">
              <w:rPr>
                <w:rFonts w:hint="eastAsia"/>
                <w:b/>
                <w:bCs/>
                <w:sz w:val="21"/>
                <w:szCs w:val="28"/>
              </w:rPr>
              <w:t>name</w:t>
            </w:r>
            <w:r w:rsidRPr="00D77721">
              <w:rPr>
                <w:rFonts w:hint="eastAsia"/>
                <w:b/>
                <w:bCs/>
                <w:sz w:val="21"/>
                <w:szCs w:val="28"/>
              </w:rPr>
              <w:t>、</w:t>
            </w:r>
            <w:r w:rsidRPr="00D77721">
              <w:rPr>
                <w:rFonts w:hint="eastAsia"/>
                <w:b/>
                <w:bCs/>
                <w:sz w:val="21"/>
                <w:szCs w:val="28"/>
              </w:rPr>
              <w:t>input_schema</w:t>
            </w:r>
            <w:r w:rsidRPr="00D77721">
              <w:rPr>
                <w:rFonts w:hint="eastAsia"/>
                <w:b/>
                <w:bCs/>
                <w:sz w:val="21"/>
                <w:szCs w:val="28"/>
              </w:rPr>
              <w:t>、</w:t>
            </w:r>
            <w:r w:rsidRPr="00D77721">
              <w:rPr>
                <w:rFonts w:hint="eastAsia"/>
                <w:b/>
                <w:bCs/>
                <w:sz w:val="21"/>
                <w:szCs w:val="28"/>
              </w:rPr>
              <w:t>output_schema</w:t>
            </w:r>
            <w:r w:rsidRPr="00D77721">
              <w:rPr>
                <w:rFonts w:hint="eastAsia"/>
                <w:b/>
                <w:bCs/>
                <w:sz w:val="21"/>
                <w:szCs w:val="28"/>
              </w:rPr>
              <w:t>、</w:t>
            </w:r>
            <w:r w:rsidRPr="00D77721">
              <w:rPr>
                <w:rFonts w:hint="eastAsia"/>
                <w:b/>
                <w:bCs/>
                <w:sz w:val="21"/>
                <w:szCs w:val="28"/>
              </w:rPr>
              <w:t>timeout</w:t>
            </w:r>
            <w:r w:rsidRPr="00D77721">
              <w:rPr>
                <w:rFonts w:hint="eastAsia"/>
                <w:b/>
                <w:bCs/>
                <w:sz w:val="21"/>
                <w:szCs w:val="28"/>
              </w:rPr>
              <w:t>、</w:t>
            </w:r>
            <w:r w:rsidRPr="00D77721">
              <w:rPr>
                <w:rFonts w:hint="eastAsia"/>
                <w:b/>
                <w:bCs/>
                <w:sz w:val="21"/>
                <w:szCs w:val="28"/>
              </w:rPr>
              <w:t>retry_policy</w:t>
            </w:r>
            <w:r w:rsidRPr="00D77721">
              <w:rPr>
                <w:rFonts w:hint="eastAsia"/>
                <w:b/>
                <w:bCs/>
                <w:sz w:val="21"/>
                <w:szCs w:val="28"/>
              </w:rPr>
              <w:t>、</w:t>
            </w:r>
            <w:r w:rsidRPr="00D77721">
              <w:rPr>
                <w:rFonts w:hint="eastAsia"/>
                <w:b/>
                <w:bCs/>
                <w:sz w:val="21"/>
                <w:szCs w:val="28"/>
              </w:rPr>
              <w:t>cost_estimate</w:t>
            </w:r>
            <w:r w:rsidRPr="00D77721">
              <w:rPr>
                <w:rFonts w:hint="eastAsia"/>
                <w:b/>
                <w:bCs/>
                <w:sz w:val="21"/>
                <w:szCs w:val="28"/>
              </w:rPr>
              <w:t>和</w:t>
            </w:r>
            <w:r w:rsidRPr="00D77721">
              <w:rPr>
                <w:rFonts w:hint="eastAsia"/>
                <w:b/>
                <w:bCs/>
                <w:sz w:val="21"/>
                <w:szCs w:val="28"/>
              </w:rPr>
              <w:t>error_code</w:t>
            </w:r>
            <w:r w:rsidRPr="00D77721">
              <w:rPr>
                <w:rFonts w:hint="eastAsia"/>
                <w:b/>
                <w:bCs/>
                <w:sz w:val="21"/>
                <w:szCs w:val="28"/>
              </w:rPr>
              <w:t>。</w:t>
            </w:r>
            <w:r w:rsidRPr="00D77721">
              <w:rPr>
                <w:rFonts w:hint="eastAsia"/>
                <w:b/>
                <w:bCs/>
                <w:sz w:val="21"/>
                <w:szCs w:val="28"/>
              </w:rPr>
              <w:t>Agent</w:t>
            </w:r>
            <w:r w:rsidRPr="00D77721">
              <w:rPr>
                <w:rFonts w:hint="eastAsia"/>
                <w:b/>
                <w:bCs/>
                <w:sz w:val="21"/>
                <w:szCs w:val="28"/>
              </w:rPr>
              <w:t>提出工具调用后，执行器依次完成</w:t>
            </w:r>
            <w:r w:rsidRPr="00D77721">
              <w:rPr>
                <w:rFonts w:hint="eastAsia"/>
                <w:b/>
                <w:bCs/>
                <w:sz w:val="21"/>
                <w:szCs w:val="28"/>
              </w:rPr>
              <w:t>JSON Schema</w:t>
            </w:r>
            <w:r w:rsidRPr="00D77721">
              <w:rPr>
                <w:rFonts w:hint="eastAsia"/>
                <w:b/>
                <w:bCs/>
                <w:sz w:val="21"/>
                <w:szCs w:val="28"/>
              </w:rPr>
              <w:t>校验、身份与资料范围校验、预算校验和幂等性检查，再将结果写回</w:t>
            </w:r>
            <w:r w:rsidRPr="00D77721">
              <w:rPr>
                <w:rFonts w:hint="eastAsia"/>
                <w:b/>
                <w:bCs/>
                <w:sz w:val="21"/>
                <w:szCs w:val="28"/>
              </w:rPr>
              <w:t>LangGraph</w:t>
            </w:r>
            <w:r w:rsidRPr="00D77721">
              <w:rPr>
                <w:rFonts w:hint="eastAsia"/>
                <w:b/>
                <w:bCs/>
                <w:sz w:val="21"/>
                <w:szCs w:val="28"/>
              </w:rPr>
              <w:t>状态。模型版本、提示模板哈希、检索证据、工具输入输出、重试次数和审核原因均写入任务日志；资料中的文字仅作为数据，不被解释为工具调用指令。该机制将多</w:t>
            </w:r>
            <w:r w:rsidRPr="00D77721">
              <w:rPr>
                <w:rFonts w:hint="eastAsia"/>
                <w:b/>
                <w:bCs/>
                <w:sz w:val="21"/>
                <w:szCs w:val="28"/>
              </w:rPr>
              <w:t>Agent</w:t>
            </w:r>
            <w:r w:rsidRPr="00D77721">
              <w:rPr>
                <w:rFonts w:hint="eastAsia"/>
                <w:b/>
                <w:bCs/>
                <w:sz w:val="21"/>
                <w:szCs w:val="28"/>
              </w:rPr>
              <w:t>协作从简单串联提升为可追踪、可回退、可复用的工程化生产流程。</w:t>
            </w:r>
          </w:p>
          <w:p w14:paraId="277E75BA" w14:textId="77777777" w:rsidR="00D77721" w:rsidRPr="00D77721" w:rsidRDefault="00D77721" w:rsidP="00D77721">
            <w:pPr>
              <w:pStyle w:val="ae"/>
              <w:widowControl/>
              <w:numPr>
                <w:ilvl w:val="255"/>
                <w:numId w:val="0"/>
              </w:numPr>
              <w:ind w:firstLine="420"/>
              <w:jc w:val="both"/>
              <w:rPr>
                <w:rFonts w:hint="eastAsia"/>
                <w:b/>
                <w:bCs/>
                <w:sz w:val="21"/>
                <w:szCs w:val="28"/>
              </w:rPr>
            </w:pPr>
            <w:r w:rsidRPr="00D77721">
              <w:rPr>
                <w:rFonts w:hint="eastAsia"/>
                <w:b/>
                <w:bCs/>
                <w:sz w:val="21"/>
                <w:szCs w:val="28"/>
              </w:rPr>
              <w:t>各</w:t>
            </w:r>
            <w:r w:rsidRPr="00D77721">
              <w:rPr>
                <w:rFonts w:hint="eastAsia"/>
                <w:b/>
                <w:bCs/>
                <w:sz w:val="21"/>
                <w:szCs w:val="28"/>
              </w:rPr>
              <w:t>Agent</w:t>
            </w:r>
            <w:r w:rsidRPr="00D77721">
              <w:rPr>
                <w:rFonts w:hint="eastAsia"/>
                <w:b/>
                <w:bCs/>
                <w:sz w:val="21"/>
                <w:szCs w:val="28"/>
              </w:rPr>
              <w:t>的具体职责与</w:t>
            </w:r>
            <w:r w:rsidRPr="00D77721">
              <w:rPr>
                <w:rFonts w:hint="eastAsia"/>
                <w:b/>
                <w:bCs/>
                <w:sz w:val="21"/>
                <w:szCs w:val="28"/>
              </w:rPr>
              <w:t>Skill</w:t>
            </w:r>
            <w:r w:rsidRPr="00D77721">
              <w:rPr>
                <w:rFonts w:hint="eastAsia"/>
                <w:b/>
                <w:bCs/>
                <w:sz w:val="21"/>
                <w:szCs w:val="28"/>
              </w:rPr>
              <w:t>配置见表</w:t>
            </w:r>
            <w:r w:rsidRPr="00D77721">
              <w:rPr>
                <w:rFonts w:hint="eastAsia"/>
                <w:b/>
                <w:bCs/>
                <w:sz w:val="21"/>
                <w:szCs w:val="28"/>
              </w:rPr>
              <w:t>2</w:t>
            </w:r>
            <w:r w:rsidRPr="00D77721">
              <w:rPr>
                <w:rFonts w:hint="eastAsia"/>
                <w:b/>
                <w:bCs/>
                <w:sz w:val="21"/>
                <w:szCs w:val="28"/>
              </w:rPr>
              <w:t>。</w:t>
            </w:r>
          </w:p>
          <w:p w14:paraId="2BD264CC" w14:textId="77777777" w:rsidR="00D77721" w:rsidRPr="00D77721" w:rsidRDefault="00D77721" w:rsidP="00D77721">
            <w:pPr>
              <w:pStyle w:val="ae"/>
              <w:widowControl/>
              <w:numPr>
                <w:ilvl w:val="255"/>
                <w:numId w:val="0"/>
              </w:numPr>
              <w:jc w:val="center"/>
              <w:rPr>
                <w:rFonts w:hint="eastAsia"/>
                <w:b/>
                <w:bCs/>
                <w:sz w:val="18"/>
                <w:szCs w:val="28"/>
              </w:rPr>
            </w:pPr>
            <w:r w:rsidRPr="00D77721">
              <w:rPr>
                <w:rFonts w:hint="eastAsia"/>
                <w:b/>
                <w:bCs/>
                <w:sz w:val="18"/>
                <w:szCs w:val="28"/>
              </w:rPr>
              <w:t>表</w:t>
            </w:r>
            <w:r w:rsidRPr="00D77721">
              <w:rPr>
                <w:rFonts w:hint="eastAsia"/>
                <w:b/>
                <w:bCs/>
                <w:sz w:val="18"/>
                <w:szCs w:val="28"/>
              </w:rPr>
              <w:t xml:space="preserve">2 </w:t>
            </w:r>
            <w:r w:rsidRPr="00D77721">
              <w:rPr>
                <w:rFonts w:hint="eastAsia"/>
                <w:b/>
                <w:bCs/>
                <w:sz w:val="18"/>
                <w:szCs w:val="28"/>
              </w:rPr>
              <w:t>多</w:t>
            </w:r>
            <w:r w:rsidRPr="00D77721">
              <w:rPr>
                <w:rFonts w:hint="eastAsia"/>
                <w:b/>
                <w:bCs/>
                <w:sz w:val="18"/>
                <w:szCs w:val="28"/>
              </w:rPr>
              <w:t>Agent</w:t>
            </w:r>
            <w:r w:rsidRPr="00D77721">
              <w:rPr>
                <w:rFonts w:hint="eastAsia"/>
                <w:b/>
                <w:bCs/>
                <w:sz w:val="18"/>
                <w:szCs w:val="28"/>
              </w:rPr>
              <w:t>职责与技能分配</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44"/>
              <w:gridCol w:w="1744"/>
              <w:gridCol w:w="1744"/>
              <w:gridCol w:w="1744"/>
              <w:gridCol w:w="1744"/>
            </w:tblGrid>
            <w:tr w:rsidR="00D77721" w:rsidRPr="00D77721" w14:paraId="10D9A914" w14:textId="77777777" w:rsidTr="00D77721">
              <w:tblPrEx>
                <w:tblCellMar>
                  <w:top w:w="0" w:type="dxa"/>
                  <w:bottom w:w="0" w:type="dxa"/>
                </w:tblCellMar>
              </w:tblPrEx>
              <w:tc>
                <w:tcPr>
                  <w:tcW w:w="1000" w:type="pct"/>
                  <w:shd w:val="clear" w:color="auto" w:fill="B4C6E7"/>
                </w:tcPr>
                <w:p w14:paraId="28B7DEC3"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Agent</w:t>
                  </w:r>
                </w:p>
              </w:tc>
              <w:tc>
                <w:tcPr>
                  <w:tcW w:w="1000" w:type="pct"/>
                  <w:shd w:val="clear" w:color="auto" w:fill="B4C6E7"/>
                </w:tcPr>
                <w:p w14:paraId="30E9B95B"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核心模型</w:t>
                  </w:r>
                </w:p>
              </w:tc>
              <w:tc>
                <w:tcPr>
                  <w:tcW w:w="1000" w:type="pct"/>
                  <w:shd w:val="clear" w:color="auto" w:fill="B4C6E7"/>
                </w:tcPr>
                <w:p w14:paraId="11789BB9"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关键输入与输出</w:t>
                  </w:r>
                </w:p>
              </w:tc>
              <w:tc>
                <w:tcPr>
                  <w:tcW w:w="1000" w:type="pct"/>
                  <w:shd w:val="clear" w:color="auto" w:fill="B4C6E7"/>
                </w:tcPr>
                <w:p w14:paraId="5AFABC81"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主要</w:t>
                  </w:r>
                  <w:r w:rsidRPr="00D77721">
                    <w:rPr>
                      <w:rFonts w:hint="eastAsia"/>
                      <w:b/>
                      <w:bCs/>
                      <w:sz w:val="16"/>
                      <w:szCs w:val="28"/>
                    </w:rPr>
                    <w:t>Skill</w:t>
                  </w:r>
                </w:p>
              </w:tc>
              <w:tc>
                <w:tcPr>
                  <w:tcW w:w="1001" w:type="pct"/>
                  <w:shd w:val="clear" w:color="auto" w:fill="B4C6E7"/>
                </w:tcPr>
                <w:p w14:paraId="601E98D2"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编排关系</w:t>
                  </w:r>
                </w:p>
              </w:tc>
            </w:tr>
            <w:tr w:rsidR="00D77721" w:rsidRPr="00D77721" w14:paraId="30EB5543" w14:textId="77777777" w:rsidTr="00D77721">
              <w:tblPrEx>
                <w:tblCellMar>
                  <w:top w:w="0" w:type="dxa"/>
                  <w:bottom w:w="0" w:type="dxa"/>
                </w:tblCellMar>
              </w:tblPrEx>
              <w:tc>
                <w:tcPr>
                  <w:tcW w:w="1000" w:type="pct"/>
                </w:tcPr>
                <w:p w14:paraId="09381041"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需求解析</w:t>
                  </w:r>
                  <w:r w:rsidRPr="00D77721">
                    <w:rPr>
                      <w:rFonts w:hint="eastAsia"/>
                      <w:b/>
                      <w:bCs/>
                      <w:sz w:val="16"/>
                      <w:szCs w:val="28"/>
                    </w:rPr>
                    <w:t>Agent</w:t>
                  </w:r>
                </w:p>
              </w:tc>
              <w:tc>
                <w:tcPr>
                  <w:tcW w:w="1000" w:type="pct"/>
                </w:tcPr>
                <w:p w14:paraId="46D432A1"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Qwen3-8B</w:t>
                  </w:r>
                </w:p>
              </w:tc>
              <w:tc>
                <w:tcPr>
                  <w:tcW w:w="1000" w:type="pct"/>
                </w:tcPr>
                <w:p w14:paraId="55A719FC"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用户需求→需求简报</w:t>
                  </w:r>
                </w:p>
              </w:tc>
              <w:tc>
                <w:tcPr>
                  <w:tcW w:w="1000" w:type="pct"/>
                </w:tcPr>
                <w:p w14:paraId="069CCE0A"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需求解析、结构校验</w:t>
                  </w:r>
                </w:p>
              </w:tc>
              <w:tc>
                <w:tcPr>
                  <w:tcW w:w="1001" w:type="pct"/>
                </w:tcPr>
                <w:p w14:paraId="489901EA"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首节点，缺项转人工补充</w:t>
                  </w:r>
                </w:p>
              </w:tc>
            </w:tr>
            <w:tr w:rsidR="00D77721" w:rsidRPr="00D77721" w14:paraId="6C6CB815" w14:textId="77777777" w:rsidTr="00D77721">
              <w:tblPrEx>
                <w:tblCellMar>
                  <w:top w:w="0" w:type="dxa"/>
                  <w:bottom w:w="0" w:type="dxa"/>
                </w:tblCellMar>
              </w:tblPrEx>
              <w:tc>
                <w:tcPr>
                  <w:tcW w:w="1000" w:type="pct"/>
                </w:tcPr>
                <w:p w14:paraId="4F32AA5B"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知识检索</w:t>
                  </w:r>
                  <w:r w:rsidRPr="00D77721">
                    <w:rPr>
                      <w:rFonts w:hint="eastAsia"/>
                      <w:b/>
                      <w:bCs/>
                      <w:sz w:val="16"/>
                      <w:szCs w:val="28"/>
                    </w:rPr>
                    <w:t>Agent</w:t>
                  </w:r>
                </w:p>
              </w:tc>
              <w:tc>
                <w:tcPr>
                  <w:tcW w:w="1000" w:type="pct"/>
                </w:tcPr>
                <w:p w14:paraId="65BE35AE"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Qwen3-8B+RAG</w:t>
                  </w:r>
                </w:p>
              </w:tc>
              <w:tc>
                <w:tcPr>
                  <w:tcW w:w="1000" w:type="pct"/>
                </w:tcPr>
                <w:p w14:paraId="4D1E3F22"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需求简报→证据与素材清单</w:t>
                  </w:r>
                </w:p>
              </w:tc>
              <w:tc>
                <w:tcPr>
                  <w:tcW w:w="1000" w:type="pct"/>
                </w:tcPr>
                <w:p w14:paraId="1C68DCE9"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ChromaDB</w:t>
                  </w:r>
                  <w:r w:rsidRPr="00D77721">
                    <w:rPr>
                      <w:rFonts w:hint="eastAsia"/>
                      <w:b/>
                      <w:bCs/>
                      <w:sz w:val="16"/>
                      <w:szCs w:val="28"/>
                    </w:rPr>
                    <w:t>检索、</w:t>
                  </w:r>
                  <w:r w:rsidRPr="00D77721">
                    <w:rPr>
                      <w:rFonts w:hint="eastAsia"/>
                      <w:b/>
                      <w:bCs/>
                      <w:sz w:val="16"/>
                      <w:szCs w:val="28"/>
                    </w:rPr>
                    <w:t>Neo4j</w:t>
                  </w:r>
                  <w:r w:rsidRPr="00D77721">
                    <w:rPr>
                      <w:rFonts w:hint="eastAsia"/>
                      <w:b/>
                      <w:bCs/>
                      <w:sz w:val="16"/>
                      <w:szCs w:val="28"/>
                    </w:rPr>
                    <w:t>查询、证据整理</w:t>
                  </w:r>
                </w:p>
              </w:tc>
              <w:tc>
                <w:tcPr>
                  <w:tcW w:w="1001" w:type="pct"/>
                </w:tcPr>
                <w:p w14:paraId="7DEF9D26"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先于所有生成节点</w:t>
                  </w:r>
                </w:p>
              </w:tc>
            </w:tr>
            <w:tr w:rsidR="00D77721" w:rsidRPr="00D77721" w14:paraId="229DB8E6" w14:textId="77777777" w:rsidTr="00D77721">
              <w:tblPrEx>
                <w:tblCellMar>
                  <w:top w:w="0" w:type="dxa"/>
                  <w:bottom w:w="0" w:type="dxa"/>
                </w:tblCellMar>
              </w:tblPrEx>
              <w:tc>
                <w:tcPr>
                  <w:tcW w:w="1000" w:type="pct"/>
                </w:tcPr>
                <w:p w14:paraId="21DEF272"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推文</w:t>
                  </w:r>
                  <w:r w:rsidRPr="00D77721">
                    <w:rPr>
                      <w:rFonts w:hint="eastAsia"/>
                      <w:b/>
                      <w:bCs/>
                      <w:sz w:val="16"/>
                      <w:szCs w:val="28"/>
                    </w:rPr>
                    <w:t>Agent</w:t>
                  </w:r>
                </w:p>
              </w:tc>
              <w:tc>
                <w:tcPr>
                  <w:tcW w:w="1000" w:type="pct"/>
                </w:tcPr>
                <w:p w14:paraId="0107B9CA"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LoRA</w:t>
                  </w:r>
                  <w:r w:rsidRPr="00D77721">
                    <w:rPr>
                      <w:rFonts w:hint="eastAsia"/>
                      <w:b/>
                      <w:bCs/>
                      <w:sz w:val="16"/>
                      <w:szCs w:val="28"/>
                    </w:rPr>
                    <w:t>微调</w:t>
                  </w:r>
                  <w:r w:rsidRPr="00D77721">
                    <w:rPr>
                      <w:rFonts w:hint="eastAsia"/>
                      <w:b/>
                      <w:bCs/>
                      <w:sz w:val="16"/>
                      <w:szCs w:val="28"/>
                    </w:rPr>
                    <w:t>Qwen3-8B</w:t>
                  </w:r>
                </w:p>
              </w:tc>
              <w:tc>
                <w:tcPr>
                  <w:tcW w:w="1000" w:type="pct"/>
                </w:tcPr>
                <w:p w14:paraId="206F1A9B"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证据化简报→标题、正文、标签</w:t>
                  </w:r>
                </w:p>
              </w:tc>
              <w:tc>
                <w:tcPr>
                  <w:tcW w:w="1000" w:type="pct"/>
                </w:tcPr>
                <w:p w14:paraId="615C63D4"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平台模板、推文生成、局部改写</w:t>
                  </w:r>
                </w:p>
              </w:tc>
              <w:tc>
                <w:tcPr>
                  <w:tcW w:w="1001" w:type="pct"/>
                </w:tcPr>
                <w:p w14:paraId="306EB836"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与脚本</w:t>
                  </w:r>
                  <w:r w:rsidRPr="00D77721">
                    <w:rPr>
                      <w:rFonts w:hint="eastAsia"/>
                      <w:b/>
                      <w:bCs/>
                      <w:sz w:val="16"/>
                      <w:szCs w:val="28"/>
                    </w:rPr>
                    <w:t>Agent</w:t>
                  </w:r>
                  <w:r w:rsidRPr="00D77721">
                    <w:rPr>
                      <w:rFonts w:hint="eastAsia"/>
                      <w:b/>
                      <w:bCs/>
                      <w:sz w:val="16"/>
                      <w:szCs w:val="28"/>
                    </w:rPr>
                    <w:t>并行</w:t>
                  </w:r>
                </w:p>
              </w:tc>
            </w:tr>
            <w:tr w:rsidR="00D77721" w:rsidRPr="00D77721" w14:paraId="65CFA247" w14:textId="77777777" w:rsidTr="00D77721">
              <w:tblPrEx>
                <w:tblCellMar>
                  <w:top w:w="0" w:type="dxa"/>
                  <w:bottom w:w="0" w:type="dxa"/>
                </w:tblCellMar>
              </w:tblPrEx>
              <w:tc>
                <w:tcPr>
                  <w:tcW w:w="1000" w:type="pct"/>
                </w:tcPr>
                <w:p w14:paraId="17CB1BC2"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海报</w:t>
                  </w:r>
                  <w:r w:rsidRPr="00D77721">
                    <w:rPr>
                      <w:rFonts w:hint="eastAsia"/>
                      <w:b/>
                      <w:bCs/>
                      <w:sz w:val="16"/>
                      <w:szCs w:val="28"/>
                    </w:rPr>
                    <w:t>Agent</w:t>
                  </w:r>
                </w:p>
              </w:tc>
              <w:tc>
                <w:tcPr>
                  <w:tcW w:w="1000" w:type="pct"/>
                </w:tcPr>
                <w:p w14:paraId="65F4B0E6"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多模态大模型</w:t>
                  </w:r>
                  <w:r w:rsidRPr="00D77721">
                    <w:rPr>
                      <w:rFonts w:hint="eastAsia"/>
                      <w:b/>
                      <w:bCs/>
                      <w:sz w:val="16"/>
                      <w:szCs w:val="28"/>
                    </w:rPr>
                    <w:t>+</w:t>
                  </w:r>
                  <w:r w:rsidRPr="00D77721">
                    <w:rPr>
                      <w:rFonts w:hint="eastAsia"/>
                      <w:b/>
                      <w:bCs/>
                      <w:sz w:val="16"/>
                      <w:szCs w:val="28"/>
                    </w:rPr>
                    <w:t>图像生成模型</w:t>
                  </w:r>
                </w:p>
              </w:tc>
              <w:tc>
                <w:tcPr>
                  <w:tcW w:w="1000" w:type="pct"/>
                </w:tcPr>
                <w:p w14:paraId="77335612"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简报与实拍→海报及版式描述</w:t>
                  </w:r>
                </w:p>
              </w:tc>
              <w:tc>
                <w:tcPr>
                  <w:tcW w:w="1000" w:type="pct"/>
                </w:tcPr>
                <w:p w14:paraId="0779EDAC"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素材匹配、背景生成、确定性排版</w:t>
                  </w:r>
                </w:p>
              </w:tc>
              <w:tc>
                <w:tcPr>
                  <w:tcW w:w="1001" w:type="pct"/>
                </w:tcPr>
                <w:p w14:paraId="6B9FA025"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依赖关键文案字段</w:t>
                  </w:r>
                </w:p>
              </w:tc>
            </w:tr>
            <w:tr w:rsidR="00D77721" w:rsidRPr="00D77721" w14:paraId="78F48DDD" w14:textId="77777777" w:rsidTr="00D77721">
              <w:tblPrEx>
                <w:tblCellMar>
                  <w:top w:w="0" w:type="dxa"/>
                  <w:bottom w:w="0" w:type="dxa"/>
                </w:tblCellMar>
              </w:tblPrEx>
              <w:tc>
                <w:tcPr>
                  <w:tcW w:w="1000" w:type="pct"/>
                </w:tcPr>
                <w:p w14:paraId="69915AED"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脚本</w:t>
                  </w:r>
                  <w:r w:rsidRPr="00D77721">
                    <w:rPr>
                      <w:rFonts w:hint="eastAsia"/>
                      <w:b/>
                      <w:bCs/>
                      <w:sz w:val="16"/>
                      <w:szCs w:val="28"/>
                    </w:rPr>
                    <w:t>Agent</w:t>
                  </w:r>
                </w:p>
              </w:tc>
              <w:tc>
                <w:tcPr>
                  <w:tcW w:w="1000" w:type="pct"/>
                </w:tcPr>
                <w:p w14:paraId="085A2DD6"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Qwen3-8B</w:t>
                  </w:r>
                </w:p>
              </w:tc>
              <w:tc>
                <w:tcPr>
                  <w:tcW w:w="1000" w:type="pct"/>
                </w:tcPr>
                <w:p w14:paraId="069D2843"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简报与素材→分镜、字幕、口播</w:t>
                  </w:r>
                </w:p>
              </w:tc>
              <w:tc>
                <w:tcPr>
                  <w:tcW w:w="1000" w:type="pct"/>
                </w:tcPr>
                <w:p w14:paraId="561E4AAF"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分镜生成、素材覆盖、时长校验</w:t>
                  </w:r>
                </w:p>
              </w:tc>
              <w:tc>
                <w:tcPr>
                  <w:tcW w:w="1001" w:type="pct"/>
                </w:tcPr>
                <w:p w14:paraId="63240C31"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与推文</w:t>
                  </w:r>
                  <w:r w:rsidRPr="00D77721">
                    <w:rPr>
                      <w:rFonts w:hint="eastAsia"/>
                      <w:b/>
                      <w:bCs/>
                      <w:sz w:val="16"/>
                      <w:szCs w:val="28"/>
                    </w:rPr>
                    <w:t>Agent</w:t>
                  </w:r>
                  <w:r w:rsidRPr="00D77721">
                    <w:rPr>
                      <w:rFonts w:hint="eastAsia"/>
                      <w:b/>
                      <w:bCs/>
                      <w:sz w:val="16"/>
                      <w:szCs w:val="28"/>
                    </w:rPr>
                    <w:t>并行</w:t>
                  </w:r>
                </w:p>
              </w:tc>
            </w:tr>
            <w:tr w:rsidR="00D77721" w:rsidRPr="00D77721" w14:paraId="6CDD3517" w14:textId="77777777" w:rsidTr="00D77721">
              <w:tblPrEx>
                <w:tblCellMar>
                  <w:top w:w="0" w:type="dxa"/>
                  <w:bottom w:w="0" w:type="dxa"/>
                </w:tblCellMar>
              </w:tblPrEx>
              <w:tc>
                <w:tcPr>
                  <w:tcW w:w="1000" w:type="pct"/>
                </w:tcPr>
                <w:p w14:paraId="58F33DDC"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视频</w:t>
                  </w:r>
                  <w:r w:rsidRPr="00D77721">
                    <w:rPr>
                      <w:rFonts w:hint="eastAsia"/>
                      <w:b/>
                      <w:bCs/>
                      <w:sz w:val="16"/>
                      <w:szCs w:val="28"/>
                    </w:rPr>
                    <w:t>Agent</w:t>
                  </w:r>
                </w:p>
              </w:tc>
              <w:tc>
                <w:tcPr>
                  <w:tcW w:w="1000" w:type="pct"/>
                </w:tcPr>
                <w:p w14:paraId="06991464"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视频生成模型</w:t>
                  </w:r>
                  <w:r w:rsidRPr="00D77721">
                    <w:rPr>
                      <w:rFonts w:hint="eastAsia"/>
                      <w:b/>
                      <w:bCs/>
                      <w:sz w:val="16"/>
                      <w:szCs w:val="28"/>
                    </w:rPr>
                    <w:t>+</w:t>
                  </w:r>
                  <w:r w:rsidRPr="00D77721">
                    <w:rPr>
                      <w:rFonts w:hint="eastAsia"/>
                      <w:b/>
                      <w:bCs/>
                      <w:sz w:val="16"/>
                      <w:szCs w:val="28"/>
                    </w:rPr>
                    <w:t>语音模型</w:t>
                  </w:r>
                </w:p>
              </w:tc>
              <w:tc>
                <w:tcPr>
                  <w:tcW w:w="1000" w:type="pct"/>
                </w:tcPr>
                <w:p w14:paraId="39AFF048"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分镜与素材→成片及字幕文件</w:t>
                  </w:r>
                </w:p>
              </w:tc>
              <w:tc>
                <w:tcPr>
                  <w:tcW w:w="1000" w:type="pct"/>
                </w:tcPr>
                <w:p w14:paraId="2DA1DD96"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素材处理、语音合成、异步视频、剪辑合成</w:t>
                  </w:r>
                </w:p>
              </w:tc>
              <w:tc>
                <w:tcPr>
                  <w:tcW w:w="1001" w:type="pct"/>
                </w:tcPr>
                <w:p w14:paraId="35BE9EC1"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依赖脚本及授权素材</w:t>
                  </w:r>
                </w:p>
              </w:tc>
            </w:tr>
            <w:tr w:rsidR="00D77721" w:rsidRPr="00D77721" w14:paraId="721C35EF" w14:textId="77777777" w:rsidTr="00D77721">
              <w:tblPrEx>
                <w:tblCellMar>
                  <w:top w:w="0" w:type="dxa"/>
                  <w:bottom w:w="0" w:type="dxa"/>
                </w:tblCellMar>
              </w:tblPrEx>
              <w:tc>
                <w:tcPr>
                  <w:tcW w:w="1000" w:type="pct"/>
                </w:tcPr>
                <w:p w14:paraId="7D4AB188"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审核</w:t>
                  </w:r>
                  <w:r w:rsidRPr="00D77721">
                    <w:rPr>
                      <w:rFonts w:hint="eastAsia"/>
                      <w:b/>
                      <w:bCs/>
                      <w:sz w:val="16"/>
                      <w:szCs w:val="28"/>
                    </w:rPr>
                    <w:t>Agent</w:t>
                  </w:r>
                </w:p>
              </w:tc>
              <w:tc>
                <w:tcPr>
                  <w:tcW w:w="1000" w:type="pct"/>
                </w:tcPr>
                <w:p w14:paraId="3589AA1D"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Qwen3-8B+</w:t>
                  </w:r>
                  <w:r w:rsidRPr="00D77721">
                    <w:rPr>
                      <w:rFonts w:hint="eastAsia"/>
                      <w:b/>
                      <w:bCs/>
                      <w:sz w:val="16"/>
                      <w:szCs w:val="28"/>
                    </w:rPr>
                    <w:t>视觉语言模型</w:t>
                  </w:r>
                </w:p>
              </w:tc>
              <w:tc>
                <w:tcPr>
                  <w:tcW w:w="1000" w:type="pct"/>
                </w:tcPr>
                <w:p w14:paraId="7D4FF02D"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全部物料与证据→问题清单及状态</w:t>
                  </w:r>
                </w:p>
              </w:tc>
              <w:tc>
                <w:tcPr>
                  <w:tcW w:w="1000" w:type="pct"/>
                </w:tcPr>
                <w:p w14:paraId="7EBDDFC9"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字段比对、合规检查、</w:t>
                  </w:r>
                  <w:r w:rsidRPr="00D77721">
                    <w:rPr>
                      <w:rFonts w:hint="eastAsia"/>
                      <w:b/>
                      <w:bCs/>
                      <w:sz w:val="16"/>
                      <w:szCs w:val="28"/>
                    </w:rPr>
                    <w:t>OCR</w:t>
                  </w:r>
                  <w:r w:rsidRPr="00D77721">
                    <w:rPr>
                      <w:rFonts w:hint="eastAsia"/>
                      <w:b/>
                      <w:bCs/>
                      <w:sz w:val="16"/>
                      <w:szCs w:val="28"/>
                    </w:rPr>
                    <w:t>、视觉一致性</w:t>
                  </w:r>
                </w:p>
              </w:tc>
              <w:tc>
                <w:tcPr>
                  <w:tcW w:w="1001" w:type="pct"/>
                </w:tcPr>
                <w:p w14:paraId="553F2285"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失败定向回退对应节点</w:t>
                  </w:r>
                </w:p>
              </w:tc>
            </w:tr>
            <w:tr w:rsidR="00D77721" w:rsidRPr="00D77721" w14:paraId="45C5958A" w14:textId="77777777" w:rsidTr="00D77721">
              <w:tblPrEx>
                <w:tblCellMar>
                  <w:top w:w="0" w:type="dxa"/>
                  <w:bottom w:w="0" w:type="dxa"/>
                </w:tblCellMar>
              </w:tblPrEx>
              <w:tc>
                <w:tcPr>
                  <w:tcW w:w="1000" w:type="pct"/>
                </w:tcPr>
                <w:p w14:paraId="3F4E0810"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交付决策</w:t>
                  </w:r>
                  <w:r w:rsidRPr="00D77721">
                    <w:rPr>
                      <w:rFonts w:hint="eastAsia"/>
                      <w:b/>
                      <w:bCs/>
                      <w:sz w:val="16"/>
                      <w:szCs w:val="28"/>
                    </w:rPr>
                    <w:t>Agent</w:t>
                  </w:r>
                </w:p>
              </w:tc>
              <w:tc>
                <w:tcPr>
                  <w:tcW w:w="1000" w:type="pct"/>
                </w:tcPr>
                <w:p w14:paraId="2F981991"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Qwen3-8B+</w:t>
                  </w:r>
                  <w:r w:rsidRPr="00D77721">
                    <w:rPr>
                      <w:rFonts w:hint="eastAsia"/>
                      <w:b/>
                      <w:bCs/>
                      <w:sz w:val="16"/>
                      <w:szCs w:val="28"/>
                    </w:rPr>
                    <w:t>规则评分</w:t>
                  </w:r>
                </w:p>
              </w:tc>
              <w:tc>
                <w:tcPr>
                  <w:tcW w:w="1000" w:type="pct"/>
                </w:tcPr>
                <w:p w14:paraId="79199BA6"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合格候选→推荐版本及交付包</w:t>
                  </w:r>
                </w:p>
              </w:tc>
              <w:tc>
                <w:tcPr>
                  <w:tcW w:w="1000" w:type="pct"/>
                </w:tcPr>
                <w:p w14:paraId="6675368C"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候选排序、版本管理、打包交付</w:t>
                  </w:r>
                </w:p>
              </w:tc>
              <w:tc>
                <w:tcPr>
                  <w:tcW w:w="1001" w:type="pct"/>
                </w:tcPr>
                <w:p w14:paraId="39BA93D1" w14:textId="77777777" w:rsidR="00D77721" w:rsidRPr="00D77721" w:rsidRDefault="00D77721" w:rsidP="00D77721">
                  <w:pPr>
                    <w:pStyle w:val="ae"/>
                    <w:widowControl/>
                    <w:numPr>
                      <w:ilvl w:val="255"/>
                      <w:numId w:val="0"/>
                    </w:numPr>
                    <w:jc w:val="both"/>
                    <w:rPr>
                      <w:rFonts w:hint="eastAsia"/>
                      <w:b/>
                      <w:bCs/>
                      <w:sz w:val="16"/>
                      <w:szCs w:val="28"/>
                    </w:rPr>
                  </w:pPr>
                  <w:r w:rsidRPr="00D77721">
                    <w:rPr>
                      <w:rFonts w:hint="eastAsia"/>
                      <w:b/>
                      <w:bCs/>
                      <w:sz w:val="16"/>
                      <w:szCs w:val="28"/>
                    </w:rPr>
                    <w:t>终节点，保留人工确认</w:t>
                  </w:r>
                </w:p>
              </w:tc>
            </w:tr>
          </w:tbl>
          <w:p w14:paraId="4181A279" w14:textId="44AC8003" w:rsidR="00D77721" w:rsidRPr="00D77721" w:rsidRDefault="00D77721" w:rsidP="00D77721">
            <w:pPr>
              <w:pStyle w:val="ae"/>
              <w:widowControl/>
              <w:numPr>
                <w:ilvl w:val="255"/>
                <w:numId w:val="0"/>
              </w:numPr>
              <w:ind w:firstLine="420"/>
              <w:jc w:val="both"/>
              <w:rPr>
                <w:rFonts w:hint="eastAsia"/>
                <w:b/>
                <w:bCs/>
                <w:sz w:val="21"/>
                <w:szCs w:val="28"/>
              </w:rPr>
            </w:pPr>
          </w:p>
          <w:p w14:paraId="431C31B9" w14:textId="77777777" w:rsidR="00D77721" w:rsidRPr="00D77721" w:rsidRDefault="00D77721" w:rsidP="00D77721">
            <w:pPr>
              <w:pStyle w:val="ae"/>
              <w:widowControl/>
              <w:numPr>
                <w:ilvl w:val="255"/>
                <w:numId w:val="0"/>
              </w:numPr>
              <w:ind w:firstLine="420"/>
              <w:jc w:val="both"/>
              <w:rPr>
                <w:rFonts w:hint="eastAsia"/>
                <w:b/>
                <w:bCs/>
                <w:sz w:val="21"/>
                <w:szCs w:val="28"/>
              </w:rPr>
            </w:pPr>
            <w:r w:rsidRPr="00D77721">
              <w:rPr>
                <w:rFonts w:hint="eastAsia"/>
                <w:b/>
                <w:bCs/>
                <w:sz w:val="21"/>
                <w:szCs w:val="28"/>
              </w:rPr>
              <w:t>多</w:t>
            </w:r>
            <w:r w:rsidRPr="00D77721">
              <w:rPr>
                <w:rFonts w:hint="eastAsia"/>
                <w:b/>
                <w:bCs/>
                <w:sz w:val="21"/>
                <w:szCs w:val="28"/>
              </w:rPr>
              <w:t>Agent</w:t>
            </w:r>
            <w:r w:rsidRPr="00D77721">
              <w:rPr>
                <w:rFonts w:hint="eastAsia"/>
                <w:b/>
                <w:bCs/>
                <w:sz w:val="21"/>
                <w:szCs w:val="28"/>
              </w:rPr>
              <w:t>围绕共享状态协同执行，资料补充、节点修订、人工确认和版本归档均通过</w:t>
            </w:r>
            <w:r w:rsidRPr="00D77721">
              <w:rPr>
                <w:rFonts w:hint="eastAsia"/>
                <w:b/>
                <w:bCs/>
                <w:sz w:val="21"/>
                <w:szCs w:val="28"/>
              </w:rPr>
              <w:t>LangGraph</w:t>
            </w:r>
            <w:r w:rsidRPr="00D77721">
              <w:rPr>
                <w:rFonts w:hint="eastAsia"/>
                <w:b/>
                <w:bCs/>
                <w:sz w:val="21"/>
                <w:szCs w:val="28"/>
              </w:rPr>
              <w:t>条件边连接，整体工作流程如图</w:t>
            </w:r>
            <w:r w:rsidRPr="00D77721">
              <w:rPr>
                <w:rFonts w:hint="eastAsia"/>
                <w:b/>
                <w:bCs/>
                <w:sz w:val="21"/>
                <w:szCs w:val="28"/>
              </w:rPr>
              <w:t>4</w:t>
            </w:r>
            <w:r w:rsidRPr="00D77721">
              <w:rPr>
                <w:rFonts w:hint="eastAsia"/>
                <w:b/>
                <w:bCs/>
                <w:sz w:val="21"/>
                <w:szCs w:val="28"/>
              </w:rPr>
              <w:t>所示。</w:t>
            </w:r>
          </w:p>
          <w:p w14:paraId="45731E76" w14:textId="65EC10EC" w:rsidR="00D77721" w:rsidRDefault="00D77721" w:rsidP="00D77721">
            <w:pPr>
              <w:pStyle w:val="ae"/>
              <w:widowControl/>
              <w:numPr>
                <w:ilvl w:val="255"/>
                <w:numId w:val="0"/>
              </w:numPr>
              <w:jc w:val="center"/>
              <w:rPr>
                <w:b/>
                <w:bCs/>
                <w:sz w:val="18"/>
                <w:szCs w:val="28"/>
              </w:rPr>
            </w:pPr>
            <w:r>
              <w:rPr>
                <w:b/>
                <w:bCs/>
                <w:noProof/>
                <w:sz w:val="18"/>
                <w:szCs w:val="28"/>
              </w:rPr>
              <w:lastRenderedPageBreak/>
              <w:drawing>
                <wp:inline distT="0" distB="0" distL="0" distR="0" wp14:anchorId="2C5212F7" wp14:editId="43B882CC">
                  <wp:extent cx="5543550" cy="3351530"/>
                  <wp:effectExtent l="0" t="0" r="0" b="1270"/>
                  <wp:docPr id="12897209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20938" name=""/>
                          <pic:cNvPicPr/>
                        </pic:nvPicPr>
                        <pic:blipFill>
                          <a:blip r:embed="rId14"/>
                          <a:stretch>
                            <a:fillRect/>
                          </a:stretch>
                        </pic:blipFill>
                        <pic:spPr>
                          <a:xfrm>
                            <a:off x="0" y="0"/>
                            <a:ext cx="5543550" cy="3351530"/>
                          </a:xfrm>
                          <a:prstGeom prst="rect">
                            <a:avLst/>
                          </a:prstGeom>
                        </pic:spPr>
                      </pic:pic>
                    </a:graphicData>
                  </a:graphic>
                </wp:inline>
              </w:drawing>
            </w:r>
          </w:p>
          <w:p w14:paraId="0C301D97" w14:textId="760F566A" w:rsidR="00D77721" w:rsidRPr="00D77721" w:rsidRDefault="00D77721" w:rsidP="00D77721">
            <w:pPr>
              <w:pStyle w:val="ae"/>
              <w:widowControl/>
              <w:numPr>
                <w:ilvl w:val="255"/>
                <w:numId w:val="0"/>
              </w:numPr>
              <w:jc w:val="center"/>
              <w:rPr>
                <w:rFonts w:hint="eastAsia"/>
                <w:b/>
                <w:bCs/>
                <w:sz w:val="18"/>
                <w:szCs w:val="28"/>
              </w:rPr>
            </w:pPr>
            <w:r w:rsidRPr="00D77721">
              <w:rPr>
                <w:rFonts w:hint="eastAsia"/>
                <w:b/>
                <w:bCs/>
                <w:sz w:val="18"/>
                <w:szCs w:val="28"/>
              </w:rPr>
              <w:t>图</w:t>
            </w:r>
            <w:r w:rsidRPr="00D77721">
              <w:rPr>
                <w:rFonts w:hint="eastAsia"/>
                <w:b/>
                <w:bCs/>
                <w:sz w:val="18"/>
                <w:szCs w:val="28"/>
              </w:rPr>
              <w:t xml:space="preserve">4 </w:t>
            </w:r>
            <w:r w:rsidRPr="00D77721">
              <w:rPr>
                <w:rFonts w:hint="eastAsia"/>
                <w:b/>
                <w:bCs/>
                <w:sz w:val="18"/>
                <w:szCs w:val="28"/>
              </w:rPr>
              <w:t>多</w:t>
            </w:r>
            <w:r w:rsidRPr="00D77721">
              <w:rPr>
                <w:rFonts w:hint="eastAsia"/>
                <w:b/>
                <w:bCs/>
                <w:sz w:val="18"/>
                <w:szCs w:val="28"/>
              </w:rPr>
              <w:t>Agent</w:t>
            </w:r>
            <w:r w:rsidRPr="00D77721">
              <w:rPr>
                <w:rFonts w:hint="eastAsia"/>
                <w:b/>
                <w:bCs/>
                <w:sz w:val="18"/>
                <w:szCs w:val="28"/>
              </w:rPr>
              <w:t>与</w:t>
            </w:r>
            <w:r w:rsidRPr="00D77721">
              <w:rPr>
                <w:rFonts w:hint="eastAsia"/>
                <w:b/>
                <w:bCs/>
                <w:sz w:val="18"/>
                <w:szCs w:val="28"/>
              </w:rPr>
              <w:t>Skill</w:t>
            </w:r>
            <w:r w:rsidRPr="00D77721">
              <w:rPr>
                <w:rFonts w:hint="eastAsia"/>
                <w:b/>
                <w:bCs/>
                <w:sz w:val="18"/>
                <w:szCs w:val="28"/>
              </w:rPr>
              <w:t>协同生产工作流</w:t>
            </w:r>
          </w:p>
          <w:p w14:paraId="70BC0A5B" w14:textId="77777777" w:rsidR="00D77721" w:rsidRPr="00D77721" w:rsidRDefault="00D77721" w:rsidP="00D77721">
            <w:pPr>
              <w:pStyle w:val="ae"/>
              <w:widowControl/>
              <w:numPr>
                <w:ilvl w:val="255"/>
                <w:numId w:val="0"/>
              </w:numPr>
              <w:jc w:val="both"/>
              <w:rPr>
                <w:rFonts w:hint="eastAsia"/>
                <w:b/>
                <w:bCs/>
                <w:sz w:val="22"/>
                <w:szCs w:val="28"/>
              </w:rPr>
            </w:pPr>
            <w:r w:rsidRPr="00D77721">
              <w:rPr>
                <w:rFonts w:hint="eastAsia"/>
                <w:b/>
                <w:bCs/>
                <w:sz w:val="22"/>
                <w:szCs w:val="28"/>
              </w:rPr>
              <w:t xml:space="preserve">5.5 </w:t>
            </w:r>
            <w:r w:rsidRPr="00D77721">
              <w:rPr>
                <w:rFonts w:hint="eastAsia"/>
                <w:b/>
                <w:bCs/>
                <w:sz w:val="22"/>
                <w:szCs w:val="28"/>
              </w:rPr>
              <w:t>基于需求简报的多模态生成与跨模态对齐</w:t>
            </w:r>
          </w:p>
          <w:p w14:paraId="3529EB05" w14:textId="77777777" w:rsidR="00D77721" w:rsidRPr="00D77721" w:rsidRDefault="00D77721" w:rsidP="00D77721">
            <w:pPr>
              <w:pStyle w:val="ae"/>
              <w:widowControl/>
              <w:numPr>
                <w:ilvl w:val="255"/>
                <w:numId w:val="0"/>
              </w:numPr>
              <w:ind w:firstLine="420"/>
              <w:jc w:val="both"/>
              <w:rPr>
                <w:rFonts w:hint="eastAsia"/>
                <w:b/>
                <w:bCs/>
                <w:sz w:val="21"/>
                <w:szCs w:val="28"/>
              </w:rPr>
            </w:pPr>
            <w:r w:rsidRPr="00D77721">
              <w:rPr>
                <w:rFonts w:hint="eastAsia"/>
                <w:b/>
                <w:bCs/>
                <w:sz w:val="21"/>
                <w:szCs w:val="28"/>
              </w:rPr>
              <w:t>同一营销任务需要同时生成推文、海报、视频和直播脚本。若各</w:t>
            </w:r>
            <w:r w:rsidRPr="00D77721">
              <w:rPr>
                <w:rFonts w:hint="eastAsia"/>
                <w:b/>
                <w:bCs/>
                <w:sz w:val="21"/>
                <w:szCs w:val="28"/>
              </w:rPr>
              <w:t>Agent</w:t>
            </w:r>
            <w:r w:rsidRPr="00D77721">
              <w:rPr>
                <w:rFonts w:hint="eastAsia"/>
                <w:b/>
                <w:bCs/>
                <w:sz w:val="21"/>
                <w:szCs w:val="28"/>
              </w:rPr>
              <w:t>分别理解原始需求，容易出现卖点变化、规格不一致、包装错用和视觉风格分裂。系统因此将“需求简报”设计为跨模态协同的中间表示，并把对齐过程落实到输入、生成、审核三个阶段。</w:t>
            </w:r>
          </w:p>
          <w:p w14:paraId="76103AE9" w14:textId="77777777" w:rsidR="00D77721" w:rsidRPr="00D77721" w:rsidRDefault="00D77721" w:rsidP="00D77721">
            <w:pPr>
              <w:pStyle w:val="ae"/>
              <w:widowControl/>
              <w:numPr>
                <w:ilvl w:val="255"/>
                <w:numId w:val="0"/>
              </w:numPr>
              <w:jc w:val="both"/>
              <w:rPr>
                <w:rFonts w:hint="eastAsia"/>
                <w:b/>
                <w:bCs/>
                <w:sz w:val="21"/>
                <w:szCs w:val="28"/>
              </w:rPr>
            </w:pPr>
            <w:r w:rsidRPr="00D77721">
              <w:rPr>
                <w:rFonts w:hint="eastAsia"/>
                <w:b/>
                <w:bCs/>
                <w:sz w:val="21"/>
                <w:szCs w:val="28"/>
              </w:rPr>
              <w:t>（</w:t>
            </w:r>
            <w:r w:rsidRPr="00D77721">
              <w:rPr>
                <w:rFonts w:hint="eastAsia"/>
                <w:b/>
                <w:bCs/>
                <w:sz w:val="21"/>
                <w:szCs w:val="28"/>
              </w:rPr>
              <w:t>1</w:t>
            </w:r>
            <w:r w:rsidRPr="00D77721">
              <w:rPr>
                <w:rFonts w:hint="eastAsia"/>
                <w:b/>
                <w:bCs/>
                <w:sz w:val="21"/>
                <w:szCs w:val="28"/>
              </w:rPr>
              <w:t>）统一需求简报</w:t>
            </w:r>
          </w:p>
          <w:p w14:paraId="72BB3867" w14:textId="77777777" w:rsidR="00D77721" w:rsidRPr="00D77721" w:rsidRDefault="00D77721" w:rsidP="00D77721">
            <w:pPr>
              <w:pStyle w:val="ae"/>
              <w:widowControl/>
              <w:numPr>
                <w:ilvl w:val="255"/>
                <w:numId w:val="0"/>
              </w:numPr>
              <w:ind w:firstLine="420"/>
              <w:jc w:val="both"/>
              <w:rPr>
                <w:rFonts w:hint="eastAsia"/>
                <w:b/>
                <w:bCs/>
                <w:sz w:val="21"/>
                <w:szCs w:val="28"/>
              </w:rPr>
            </w:pPr>
            <w:r w:rsidRPr="00D77721">
              <w:rPr>
                <w:rFonts w:hint="eastAsia"/>
                <w:b/>
                <w:bCs/>
                <w:sz w:val="21"/>
                <w:szCs w:val="28"/>
              </w:rPr>
              <w:t>需求解析</w:t>
            </w:r>
            <w:r w:rsidRPr="00D77721">
              <w:rPr>
                <w:rFonts w:hint="eastAsia"/>
                <w:b/>
                <w:bCs/>
                <w:sz w:val="21"/>
                <w:szCs w:val="28"/>
              </w:rPr>
              <w:t>Agent</w:t>
            </w:r>
            <w:r w:rsidRPr="00D77721">
              <w:rPr>
                <w:rFonts w:hint="eastAsia"/>
                <w:b/>
                <w:bCs/>
                <w:sz w:val="21"/>
                <w:szCs w:val="28"/>
              </w:rPr>
              <w:t>将用户输入与知识检索结果合并为版本化</w:t>
            </w:r>
            <w:r w:rsidRPr="00D77721">
              <w:rPr>
                <w:rFonts w:hint="eastAsia"/>
                <w:b/>
                <w:bCs/>
                <w:sz w:val="21"/>
                <w:szCs w:val="28"/>
              </w:rPr>
              <w:t>JSON</w:t>
            </w:r>
            <w:r w:rsidRPr="00D77721">
              <w:rPr>
                <w:rFonts w:hint="eastAsia"/>
                <w:b/>
                <w:bCs/>
                <w:sz w:val="21"/>
                <w:szCs w:val="28"/>
              </w:rPr>
              <w:t>需求简报，核心字段包括</w:t>
            </w:r>
            <w:r w:rsidRPr="00D77721">
              <w:rPr>
                <w:rFonts w:hint="eastAsia"/>
                <w:b/>
                <w:bCs/>
                <w:sz w:val="21"/>
                <w:szCs w:val="28"/>
              </w:rPr>
              <w:t>brief_id</w:t>
            </w:r>
            <w:r w:rsidRPr="00D77721">
              <w:rPr>
                <w:rFonts w:hint="eastAsia"/>
                <w:b/>
                <w:bCs/>
                <w:sz w:val="21"/>
                <w:szCs w:val="28"/>
              </w:rPr>
              <w:t>、</w:t>
            </w:r>
            <w:r w:rsidRPr="00D77721">
              <w:rPr>
                <w:rFonts w:hint="eastAsia"/>
                <w:b/>
                <w:bCs/>
                <w:sz w:val="21"/>
                <w:szCs w:val="28"/>
              </w:rPr>
              <w:t>product_identity</w:t>
            </w:r>
            <w:r w:rsidRPr="00D77721">
              <w:rPr>
                <w:rFonts w:hint="eastAsia"/>
                <w:b/>
                <w:bCs/>
                <w:sz w:val="21"/>
                <w:szCs w:val="28"/>
              </w:rPr>
              <w:t>、</w:t>
            </w:r>
            <w:r w:rsidRPr="00D77721">
              <w:rPr>
                <w:rFonts w:hint="eastAsia"/>
                <w:b/>
                <w:bCs/>
                <w:sz w:val="21"/>
                <w:szCs w:val="28"/>
              </w:rPr>
              <w:t>verified_claims</w:t>
            </w:r>
            <w:r w:rsidRPr="00D77721">
              <w:rPr>
                <w:rFonts w:hint="eastAsia"/>
                <w:b/>
                <w:bCs/>
                <w:sz w:val="21"/>
                <w:szCs w:val="28"/>
              </w:rPr>
              <w:t>、</w:t>
            </w:r>
            <w:r w:rsidRPr="00D77721">
              <w:rPr>
                <w:rFonts w:hint="eastAsia"/>
                <w:b/>
                <w:bCs/>
                <w:sz w:val="21"/>
                <w:szCs w:val="28"/>
              </w:rPr>
              <w:t>evidence_refs</w:t>
            </w:r>
            <w:r w:rsidRPr="00D77721">
              <w:rPr>
                <w:rFonts w:hint="eastAsia"/>
                <w:b/>
                <w:bCs/>
                <w:sz w:val="21"/>
                <w:szCs w:val="28"/>
              </w:rPr>
              <w:t>、</w:t>
            </w:r>
            <w:r w:rsidRPr="00D77721">
              <w:rPr>
                <w:rFonts w:hint="eastAsia"/>
                <w:b/>
                <w:bCs/>
                <w:sz w:val="21"/>
                <w:szCs w:val="28"/>
              </w:rPr>
              <w:t>audience</w:t>
            </w:r>
            <w:r w:rsidRPr="00D77721">
              <w:rPr>
                <w:rFonts w:hint="eastAsia"/>
                <w:b/>
                <w:bCs/>
                <w:sz w:val="21"/>
                <w:szCs w:val="28"/>
              </w:rPr>
              <w:t>、</w:t>
            </w:r>
            <w:r w:rsidRPr="00D77721">
              <w:rPr>
                <w:rFonts w:hint="eastAsia"/>
                <w:b/>
                <w:bCs/>
                <w:sz w:val="21"/>
                <w:szCs w:val="28"/>
              </w:rPr>
              <w:t>platform</w:t>
            </w:r>
            <w:r w:rsidRPr="00D77721">
              <w:rPr>
                <w:rFonts w:hint="eastAsia"/>
                <w:b/>
                <w:bCs/>
                <w:sz w:val="21"/>
                <w:szCs w:val="28"/>
              </w:rPr>
              <w:t>、</w:t>
            </w:r>
            <w:r w:rsidRPr="00D77721">
              <w:rPr>
                <w:rFonts w:hint="eastAsia"/>
                <w:b/>
                <w:bCs/>
                <w:sz w:val="21"/>
                <w:szCs w:val="28"/>
              </w:rPr>
              <w:t>scene</w:t>
            </w:r>
            <w:r w:rsidRPr="00D77721">
              <w:rPr>
                <w:rFonts w:hint="eastAsia"/>
                <w:b/>
                <w:bCs/>
                <w:sz w:val="21"/>
                <w:szCs w:val="28"/>
              </w:rPr>
              <w:t>、</w:t>
            </w:r>
            <w:r w:rsidRPr="00D77721">
              <w:rPr>
                <w:rFonts w:hint="eastAsia"/>
                <w:b/>
                <w:bCs/>
                <w:sz w:val="21"/>
                <w:szCs w:val="28"/>
              </w:rPr>
              <w:t>content_goals</w:t>
            </w:r>
            <w:r w:rsidRPr="00D77721">
              <w:rPr>
                <w:rFonts w:hint="eastAsia"/>
                <w:b/>
                <w:bCs/>
                <w:sz w:val="21"/>
                <w:szCs w:val="28"/>
              </w:rPr>
              <w:t>、</w:t>
            </w:r>
            <w:r w:rsidRPr="00D77721">
              <w:rPr>
                <w:rFonts w:hint="eastAsia"/>
                <w:b/>
                <w:bCs/>
                <w:sz w:val="21"/>
                <w:szCs w:val="28"/>
              </w:rPr>
              <w:t>visual_constraints</w:t>
            </w:r>
            <w:r w:rsidRPr="00D77721">
              <w:rPr>
                <w:rFonts w:hint="eastAsia"/>
                <w:b/>
                <w:bCs/>
                <w:sz w:val="21"/>
                <w:szCs w:val="28"/>
              </w:rPr>
              <w:t>、</w:t>
            </w:r>
            <w:r w:rsidRPr="00D77721">
              <w:rPr>
                <w:rFonts w:hint="eastAsia"/>
                <w:b/>
                <w:bCs/>
                <w:sz w:val="21"/>
                <w:szCs w:val="28"/>
              </w:rPr>
              <w:t>asset_refs</w:t>
            </w:r>
            <w:r w:rsidRPr="00D77721">
              <w:rPr>
                <w:rFonts w:hint="eastAsia"/>
                <w:b/>
                <w:bCs/>
                <w:sz w:val="21"/>
                <w:szCs w:val="28"/>
              </w:rPr>
              <w:t>、</w:t>
            </w:r>
            <w:r w:rsidRPr="00D77721">
              <w:rPr>
                <w:rFonts w:hint="eastAsia"/>
                <w:b/>
                <w:bCs/>
                <w:sz w:val="21"/>
                <w:szCs w:val="28"/>
              </w:rPr>
              <w:t>forbidden_claims</w:t>
            </w:r>
            <w:r w:rsidRPr="00D77721">
              <w:rPr>
                <w:rFonts w:hint="eastAsia"/>
                <w:b/>
                <w:bCs/>
                <w:sz w:val="21"/>
                <w:szCs w:val="28"/>
              </w:rPr>
              <w:t>和</w:t>
            </w:r>
            <w:r w:rsidRPr="00D77721">
              <w:rPr>
                <w:rFonts w:hint="eastAsia"/>
                <w:b/>
                <w:bCs/>
                <w:sz w:val="21"/>
                <w:szCs w:val="28"/>
              </w:rPr>
              <w:t>brand_style</w:t>
            </w:r>
            <w:r w:rsidRPr="00D77721">
              <w:rPr>
                <w:rFonts w:hint="eastAsia"/>
                <w:b/>
                <w:bCs/>
                <w:sz w:val="21"/>
                <w:szCs w:val="28"/>
              </w:rPr>
              <w:t>。产品名称、产地、规格、加工形态、认证和包装属于硬约束；色调、构图、镜头节奏和叙事顺序属于软约束。所有</w:t>
            </w:r>
            <w:r w:rsidRPr="00D77721">
              <w:rPr>
                <w:rFonts w:hint="eastAsia"/>
                <w:b/>
                <w:bCs/>
                <w:sz w:val="21"/>
                <w:szCs w:val="28"/>
              </w:rPr>
              <w:t>Agent</w:t>
            </w:r>
            <w:r w:rsidRPr="00D77721">
              <w:rPr>
                <w:rFonts w:hint="eastAsia"/>
                <w:b/>
                <w:bCs/>
                <w:sz w:val="21"/>
                <w:szCs w:val="28"/>
              </w:rPr>
              <w:t>只读取同一</w:t>
            </w:r>
            <w:r w:rsidRPr="00D77721">
              <w:rPr>
                <w:rFonts w:hint="eastAsia"/>
                <w:b/>
                <w:bCs/>
                <w:sz w:val="21"/>
                <w:szCs w:val="28"/>
              </w:rPr>
              <w:t>brief_id</w:t>
            </w:r>
            <w:r w:rsidRPr="00D77721">
              <w:rPr>
                <w:rFonts w:hint="eastAsia"/>
                <w:b/>
                <w:bCs/>
                <w:sz w:val="21"/>
                <w:szCs w:val="28"/>
              </w:rPr>
              <w:t>，简报更新后由</w:t>
            </w:r>
            <w:r w:rsidRPr="00D77721">
              <w:rPr>
                <w:rFonts w:hint="eastAsia"/>
                <w:b/>
                <w:bCs/>
                <w:sz w:val="21"/>
                <w:szCs w:val="28"/>
              </w:rPr>
              <w:t>LangGraph</w:t>
            </w:r>
            <w:r w:rsidRPr="00D77721">
              <w:rPr>
                <w:rFonts w:hint="eastAsia"/>
                <w:b/>
                <w:bCs/>
                <w:sz w:val="21"/>
                <w:szCs w:val="28"/>
              </w:rPr>
              <w:t>使受影响节点失效并按依赖重新执行，防止不同版本资料同时进入生产链。</w:t>
            </w:r>
          </w:p>
          <w:p w14:paraId="6E9BFFF5" w14:textId="77777777" w:rsidR="00D77721" w:rsidRPr="00D77721" w:rsidRDefault="00D77721" w:rsidP="00D77721">
            <w:pPr>
              <w:pStyle w:val="ae"/>
              <w:widowControl/>
              <w:numPr>
                <w:ilvl w:val="255"/>
                <w:numId w:val="0"/>
              </w:numPr>
              <w:jc w:val="both"/>
              <w:rPr>
                <w:rFonts w:hint="eastAsia"/>
                <w:b/>
                <w:bCs/>
                <w:sz w:val="21"/>
                <w:szCs w:val="28"/>
              </w:rPr>
            </w:pPr>
            <w:r w:rsidRPr="00D77721">
              <w:rPr>
                <w:rFonts w:hint="eastAsia"/>
                <w:b/>
                <w:bCs/>
                <w:sz w:val="21"/>
                <w:szCs w:val="28"/>
              </w:rPr>
              <w:t>（</w:t>
            </w:r>
            <w:r w:rsidRPr="00D77721">
              <w:rPr>
                <w:rFonts w:hint="eastAsia"/>
                <w:b/>
                <w:bCs/>
                <w:sz w:val="21"/>
                <w:szCs w:val="28"/>
              </w:rPr>
              <w:t>2</w:t>
            </w:r>
            <w:r w:rsidRPr="00D77721">
              <w:rPr>
                <w:rFonts w:hint="eastAsia"/>
                <w:b/>
                <w:bCs/>
                <w:sz w:val="21"/>
                <w:szCs w:val="28"/>
              </w:rPr>
              <w:t>）文本与视觉条件映射</w:t>
            </w:r>
          </w:p>
          <w:p w14:paraId="362BCA43" w14:textId="77777777" w:rsidR="00D77721" w:rsidRPr="00D77721" w:rsidRDefault="00D77721" w:rsidP="00D77721">
            <w:pPr>
              <w:pStyle w:val="ae"/>
              <w:widowControl/>
              <w:numPr>
                <w:ilvl w:val="255"/>
                <w:numId w:val="0"/>
              </w:numPr>
              <w:ind w:firstLine="420"/>
              <w:jc w:val="both"/>
              <w:rPr>
                <w:rFonts w:hint="eastAsia"/>
                <w:b/>
                <w:bCs/>
                <w:sz w:val="21"/>
                <w:szCs w:val="28"/>
              </w:rPr>
            </w:pPr>
            <w:r w:rsidRPr="00D77721">
              <w:rPr>
                <w:rFonts w:hint="eastAsia"/>
                <w:b/>
                <w:bCs/>
                <w:sz w:val="21"/>
                <w:szCs w:val="28"/>
              </w:rPr>
              <w:t>推文</w:t>
            </w:r>
            <w:r w:rsidRPr="00D77721">
              <w:rPr>
                <w:rFonts w:hint="eastAsia"/>
                <w:b/>
                <w:bCs/>
                <w:sz w:val="21"/>
                <w:szCs w:val="28"/>
              </w:rPr>
              <w:t>Agent</w:t>
            </w:r>
            <w:r w:rsidRPr="00D77721">
              <w:rPr>
                <w:rFonts w:hint="eastAsia"/>
                <w:b/>
                <w:bCs/>
                <w:sz w:val="21"/>
                <w:szCs w:val="28"/>
              </w:rPr>
              <w:t>将</w:t>
            </w:r>
            <w:r w:rsidRPr="00D77721">
              <w:rPr>
                <w:rFonts w:hint="eastAsia"/>
                <w:b/>
                <w:bCs/>
                <w:sz w:val="21"/>
                <w:szCs w:val="28"/>
              </w:rPr>
              <w:t>verified_claims</w:t>
            </w:r>
            <w:r w:rsidRPr="00D77721">
              <w:rPr>
                <w:rFonts w:hint="eastAsia"/>
                <w:b/>
                <w:bCs/>
                <w:sz w:val="21"/>
                <w:szCs w:val="28"/>
              </w:rPr>
              <w:t>映射为标题、正文与标签；海报</w:t>
            </w:r>
            <w:r w:rsidRPr="00D77721">
              <w:rPr>
                <w:rFonts w:hint="eastAsia"/>
                <w:b/>
                <w:bCs/>
                <w:sz w:val="21"/>
                <w:szCs w:val="28"/>
              </w:rPr>
              <w:t>Agent</w:t>
            </w:r>
            <w:r w:rsidRPr="00D77721">
              <w:rPr>
                <w:rFonts w:hint="eastAsia"/>
                <w:b/>
                <w:bCs/>
                <w:sz w:val="21"/>
                <w:szCs w:val="28"/>
              </w:rPr>
              <w:t>将</w:t>
            </w:r>
            <w:r w:rsidRPr="00D77721">
              <w:rPr>
                <w:rFonts w:hint="eastAsia"/>
                <w:b/>
                <w:bCs/>
                <w:sz w:val="21"/>
                <w:szCs w:val="28"/>
              </w:rPr>
              <w:t>product_identity</w:t>
            </w:r>
            <w:r w:rsidRPr="00D77721">
              <w:rPr>
                <w:rFonts w:hint="eastAsia"/>
                <w:b/>
                <w:bCs/>
                <w:sz w:val="21"/>
                <w:szCs w:val="28"/>
              </w:rPr>
              <w:t>、</w:t>
            </w:r>
            <w:r w:rsidRPr="00D77721">
              <w:rPr>
                <w:rFonts w:hint="eastAsia"/>
                <w:b/>
                <w:bCs/>
                <w:sz w:val="21"/>
                <w:szCs w:val="28"/>
              </w:rPr>
              <w:t>visual_constraints</w:t>
            </w:r>
            <w:r w:rsidRPr="00D77721">
              <w:rPr>
                <w:rFonts w:hint="eastAsia"/>
                <w:b/>
                <w:bCs/>
                <w:sz w:val="21"/>
                <w:szCs w:val="28"/>
              </w:rPr>
              <w:t>和</w:t>
            </w:r>
            <w:r w:rsidRPr="00D77721">
              <w:rPr>
                <w:rFonts w:hint="eastAsia"/>
                <w:b/>
                <w:bCs/>
                <w:sz w:val="21"/>
                <w:szCs w:val="28"/>
              </w:rPr>
              <w:t>asset_refs</w:t>
            </w:r>
            <w:r w:rsidRPr="00D77721">
              <w:rPr>
                <w:rFonts w:hint="eastAsia"/>
                <w:b/>
                <w:bCs/>
                <w:sz w:val="21"/>
                <w:szCs w:val="28"/>
              </w:rPr>
              <w:t>转换为主体参考、场景提示和版式参数；脚本</w:t>
            </w:r>
            <w:r w:rsidRPr="00D77721">
              <w:rPr>
                <w:rFonts w:hint="eastAsia"/>
                <w:b/>
                <w:bCs/>
                <w:sz w:val="21"/>
                <w:szCs w:val="28"/>
              </w:rPr>
              <w:t>Agent</w:t>
            </w:r>
            <w:r w:rsidRPr="00D77721">
              <w:rPr>
                <w:rFonts w:hint="eastAsia"/>
                <w:b/>
                <w:bCs/>
                <w:sz w:val="21"/>
                <w:szCs w:val="28"/>
              </w:rPr>
              <w:t>将</w:t>
            </w:r>
            <w:r w:rsidRPr="00D77721">
              <w:rPr>
                <w:rFonts w:hint="eastAsia"/>
                <w:b/>
                <w:bCs/>
                <w:sz w:val="21"/>
                <w:szCs w:val="28"/>
              </w:rPr>
              <w:t>content_goals</w:t>
            </w:r>
            <w:r w:rsidRPr="00D77721">
              <w:rPr>
                <w:rFonts w:hint="eastAsia"/>
                <w:b/>
                <w:bCs/>
                <w:sz w:val="21"/>
                <w:szCs w:val="28"/>
              </w:rPr>
              <w:t>、</w:t>
            </w:r>
            <w:r w:rsidRPr="00D77721">
              <w:rPr>
                <w:rFonts w:hint="eastAsia"/>
                <w:b/>
                <w:bCs/>
                <w:sz w:val="21"/>
                <w:szCs w:val="28"/>
              </w:rPr>
              <w:t>scene</w:t>
            </w:r>
            <w:r w:rsidRPr="00D77721">
              <w:rPr>
                <w:rFonts w:hint="eastAsia"/>
                <w:b/>
                <w:bCs/>
                <w:sz w:val="21"/>
                <w:szCs w:val="28"/>
              </w:rPr>
              <w:t>和素材清单展开为结构化分镜；视频</w:t>
            </w:r>
            <w:r w:rsidRPr="00D77721">
              <w:rPr>
                <w:rFonts w:hint="eastAsia"/>
                <w:b/>
                <w:bCs/>
                <w:sz w:val="21"/>
                <w:szCs w:val="28"/>
              </w:rPr>
              <w:t>Agent</w:t>
            </w:r>
            <w:r w:rsidRPr="00D77721">
              <w:rPr>
                <w:rFonts w:hint="eastAsia"/>
                <w:b/>
                <w:bCs/>
                <w:sz w:val="21"/>
                <w:szCs w:val="28"/>
              </w:rPr>
              <w:t>再将每个镜头映射到具体素材、口播、字幕和时长。每项可核验内</w:t>
            </w:r>
            <w:r w:rsidRPr="00D77721">
              <w:rPr>
                <w:rFonts w:hint="eastAsia"/>
                <w:b/>
                <w:bCs/>
                <w:sz w:val="21"/>
                <w:szCs w:val="28"/>
              </w:rPr>
              <w:lastRenderedPageBreak/>
              <w:t>容均保留</w:t>
            </w:r>
            <w:r w:rsidRPr="00D77721">
              <w:rPr>
                <w:rFonts w:hint="eastAsia"/>
                <w:b/>
                <w:bCs/>
                <w:sz w:val="21"/>
                <w:szCs w:val="28"/>
              </w:rPr>
              <w:t>claim_id</w:t>
            </w:r>
            <w:r w:rsidRPr="00D77721">
              <w:rPr>
                <w:rFonts w:hint="eastAsia"/>
                <w:b/>
                <w:bCs/>
                <w:sz w:val="21"/>
                <w:szCs w:val="28"/>
              </w:rPr>
              <w:t>与</w:t>
            </w:r>
            <w:r w:rsidRPr="00D77721">
              <w:rPr>
                <w:rFonts w:hint="eastAsia"/>
                <w:b/>
                <w:bCs/>
                <w:sz w:val="21"/>
                <w:szCs w:val="28"/>
              </w:rPr>
              <w:t>evidence_id</w:t>
            </w:r>
            <w:r w:rsidRPr="00D77721">
              <w:rPr>
                <w:rFonts w:hint="eastAsia"/>
                <w:b/>
                <w:bCs/>
                <w:sz w:val="21"/>
                <w:szCs w:val="28"/>
              </w:rPr>
              <w:t>，每个视觉元素保留</w:t>
            </w:r>
            <w:r w:rsidRPr="00D77721">
              <w:rPr>
                <w:rFonts w:hint="eastAsia"/>
                <w:b/>
                <w:bCs/>
                <w:sz w:val="21"/>
                <w:szCs w:val="28"/>
              </w:rPr>
              <w:t>asset_id</w:t>
            </w:r>
            <w:r w:rsidRPr="00D77721">
              <w:rPr>
                <w:rFonts w:hint="eastAsia"/>
                <w:b/>
                <w:bCs/>
                <w:sz w:val="21"/>
                <w:szCs w:val="28"/>
              </w:rPr>
              <w:t>，使“文案中的卖点—海报中的文字与主体—视频中的镜头与口播”形成可追踪关系。</w:t>
            </w:r>
          </w:p>
          <w:p w14:paraId="696A13C5" w14:textId="77777777" w:rsidR="00D77721" w:rsidRPr="00D77721" w:rsidRDefault="00D77721" w:rsidP="00D77721">
            <w:pPr>
              <w:pStyle w:val="ae"/>
              <w:widowControl/>
              <w:numPr>
                <w:ilvl w:val="255"/>
                <w:numId w:val="0"/>
              </w:numPr>
              <w:jc w:val="both"/>
              <w:rPr>
                <w:rFonts w:hint="eastAsia"/>
                <w:b/>
                <w:bCs/>
                <w:sz w:val="21"/>
                <w:szCs w:val="28"/>
              </w:rPr>
            </w:pPr>
            <w:r w:rsidRPr="00D77721">
              <w:rPr>
                <w:rFonts w:hint="eastAsia"/>
                <w:b/>
                <w:bCs/>
                <w:sz w:val="21"/>
                <w:szCs w:val="28"/>
              </w:rPr>
              <w:t>（</w:t>
            </w:r>
            <w:r w:rsidRPr="00D77721">
              <w:rPr>
                <w:rFonts w:hint="eastAsia"/>
                <w:b/>
                <w:bCs/>
                <w:sz w:val="21"/>
                <w:szCs w:val="28"/>
              </w:rPr>
              <w:t>3</w:t>
            </w:r>
            <w:r w:rsidRPr="00D77721">
              <w:rPr>
                <w:rFonts w:hint="eastAsia"/>
                <w:b/>
                <w:bCs/>
                <w:sz w:val="21"/>
                <w:szCs w:val="28"/>
              </w:rPr>
              <w:t>）产品身份与视觉风格对齐</w:t>
            </w:r>
          </w:p>
          <w:p w14:paraId="095A425F" w14:textId="77777777" w:rsidR="00D77721" w:rsidRPr="00D77721" w:rsidRDefault="00D77721" w:rsidP="00D77721">
            <w:pPr>
              <w:pStyle w:val="ae"/>
              <w:widowControl/>
              <w:numPr>
                <w:ilvl w:val="255"/>
                <w:numId w:val="0"/>
              </w:numPr>
              <w:ind w:firstLine="420"/>
              <w:jc w:val="both"/>
              <w:rPr>
                <w:rFonts w:hint="eastAsia"/>
                <w:b/>
                <w:bCs/>
                <w:sz w:val="21"/>
                <w:szCs w:val="28"/>
              </w:rPr>
            </w:pPr>
            <w:r w:rsidRPr="00D77721">
              <w:rPr>
                <w:rFonts w:hint="eastAsia"/>
                <w:b/>
                <w:bCs/>
                <w:sz w:val="21"/>
                <w:szCs w:val="28"/>
              </w:rPr>
              <w:t>海报和视频优先复用同一组产品实拍与品牌视觉参数，通过参考图约束产品外观、包装颜色、</w:t>
            </w:r>
            <w:r w:rsidRPr="00D77721">
              <w:rPr>
                <w:rFonts w:hint="eastAsia"/>
                <w:b/>
                <w:bCs/>
                <w:sz w:val="21"/>
                <w:szCs w:val="28"/>
              </w:rPr>
              <w:t>Logo</w:t>
            </w:r>
            <w:r w:rsidRPr="00D77721">
              <w:rPr>
                <w:rFonts w:hint="eastAsia"/>
                <w:b/>
                <w:bCs/>
                <w:sz w:val="21"/>
                <w:szCs w:val="28"/>
              </w:rPr>
              <w:t>位置和产品形态；生成模型主要负责背景、辅助场景与转场镜头。标题、规格和价格由确定性工具排版，视频字幕从已确认文案和分镜自动生成。系统在需求简报中统一色板、字体层级、构图关键词、镜头节奏和禁用视觉元素，使静态海报与动态视频既保持品牌风格一致，又不改变产品真实外观。</w:t>
            </w:r>
          </w:p>
          <w:p w14:paraId="2F409BBA" w14:textId="77777777" w:rsidR="00D77721" w:rsidRPr="00D77721" w:rsidRDefault="00D77721" w:rsidP="00D77721">
            <w:pPr>
              <w:pStyle w:val="ae"/>
              <w:widowControl/>
              <w:numPr>
                <w:ilvl w:val="255"/>
                <w:numId w:val="0"/>
              </w:numPr>
              <w:jc w:val="both"/>
              <w:rPr>
                <w:rFonts w:hint="eastAsia"/>
                <w:b/>
                <w:bCs/>
                <w:sz w:val="21"/>
                <w:szCs w:val="28"/>
              </w:rPr>
            </w:pPr>
            <w:r w:rsidRPr="00D77721">
              <w:rPr>
                <w:rFonts w:hint="eastAsia"/>
                <w:b/>
                <w:bCs/>
                <w:sz w:val="21"/>
                <w:szCs w:val="28"/>
              </w:rPr>
              <w:t>（</w:t>
            </w:r>
            <w:r w:rsidRPr="00D77721">
              <w:rPr>
                <w:rFonts w:hint="eastAsia"/>
                <w:b/>
                <w:bCs/>
                <w:sz w:val="21"/>
                <w:szCs w:val="28"/>
              </w:rPr>
              <w:t>4</w:t>
            </w:r>
            <w:r w:rsidRPr="00D77721">
              <w:rPr>
                <w:rFonts w:hint="eastAsia"/>
                <w:b/>
                <w:bCs/>
                <w:sz w:val="21"/>
                <w:szCs w:val="28"/>
              </w:rPr>
              <w:t>）跨模态一致性审核与定向修订</w:t>
            </w:r>
          </w:p>
          <w:p w14:paraId="7C17E569" w14:textId="77777777" w:rsidR="00D77721" w:rsidRPr="00D77721" w:rsidRDefault="00D77721" w:rsidP="00D77721">
            <w:pPr>
              <w:pStyle w:val="ae"/>
              <w:widowControl/>
              <w:numPr>
                <w:ilvl w:val="255"/>
                <w:numId w:val="0"/>
              </w:numPr>
              <w:ind w:firstLine="420"/>
              <w:jc w:val="both"/>
              <w:rPr>
                <w:rFonts w:hint="eastAsia"/>
                <w:b/>
                <w:bCs/>
                <w:sz w:val="21"/>
                <w:szCs w:val="28"/>
              </w:rPr>
            </w:pPr>
            <w:r w:rsidRPr="00D77721">
              <w:rPr>
                <w:rFonts w:hint="eastAsia"/>
                <w:b/>
                <w:bCs/>
                <w:sz w:val="21"/>
                <w:szCs w:val="28"/>
              </w:rPr>
              <w:t>生成完成后，审核</w:t>
            </w:r>
            <w:r w:rsidRPr="00D77721">
              <w:rPr>
                <w:rFonts w:hint="eastAsia"/>
                <w:b/>
                <w:bCs/>
                <w:sz w:val="21"/>
                <w:szCs w:val="28"/>
              </w:rPr>
              <w:t>Agent</w:t>
            </w:r>
            <w:r w:rsidRPr="00D77721">
              <w:rPr>
                <w:rFonts w:hint="eastAsia"/>
                <w:b/>
                <w:bCs/>
                <w:sz w:val="21"/>
                <w:szCs w:val="28"/>
              </w:rPr>
              <w:t>抽取推文、海报</w:t>
            </w:r>
            <w:r w:rsidRPr="00D77721">
              <w:rPr>
                <w:rFonts w:hint="eastAsia"/>
                <w:b/>
                <w:bCs/>
                <w:sz w:val="21"/>
                <w:szCs w:val="28"/>
              </w:rPr>
              <w:t>OCR</w:t>
            </w:r>
            <w:r w:rsidRPr="00D77721">
              <w:rPr>
                <w:rFonts w:hint="eastAsia"/>
                <w:b/>
                <w:bCs/>
                <w:sz w:val="21"/>
                <w:szCs w:val="28"/>
              </w:rPr>
              <w:t>文本、视频字幕和口播中的实体与字段，同知识库档案逐项比对；视觉语言模型辅助识别产品主体、包装和画面动作，语义模型检查不同物料是否围绕同一受众、场景与核心卖点。事实硬约束失败时直接退回对应</w:t>
            </w:r>
            <w:r w:rsidRPr="00D77721">
              <w:rPr>
                <w:rFonts w:hint="eastAsia"/>
                <w:b/>
                <w:bCs/>
                <w:sz w:val="21"/>
                <w:szCs w:val="28"/>
              </w:rPr>
              <w:t>Agent</w:t>
            </w:r>
            <w:r w:rsidRPr="00D77721">
              <w:rPr>
                <w:rFonts w:hint="eastAsia"/>
                <w:b/>
                <w:bCs/>
                <w:sz w:val="21"/>
                <w:szCs w:val="28"/>
              </w:rPr>
              <w:t>，风格评分不能抵消事实错误；审核通过后才进入候选排序与交付。以生板栗为例，若档案没有熟制或即食证据，推文、海报和视频均不得呈现“开袋即食”场景。该机制实现“同一需求简报、同一事实来源、分支专业生成、跨模态交叉核验”的完整对齐闭环。</w:t>
            </w:r>
          </w:p>
          <w:p w14:paraId="23C25E0D" w14:textId="77777777" w:rsidR="00D77721" w:rsidRPr="00D77721" w:rsidRDefault="00D77721" w:rsidP="00D77721">
            <w:pPr>
              <w:pStyle w:val="ae"/>
              <w:widowControl/>
              <w:numPr>
                <w:ilvl w:val="255"/>
                <w:numId w:val="0"/>
              </w:numPr>
              <w:jc w:val="both"/>
              <w:rPr>
                <w:rFonts w:hint="eastAsia"/>
                <w:b/>
                <w:bCs/>
                <w:sz w:val="22"/>
                <w:szCs w:val="28"/>
              </w:rPr>
            </w:pPr>
            <w:r w:rsidRPr="00D77721">
              <w:rPr>
                <w:rFonts w:hint="eastAsia"/>
                <w:b/>
                <w:bCs/>
                <w:sz w:val="22"/>
                <w:szCs w:val="28"/>
              </w:rPr>
              <w:t xml:space="preserve">5.6 </w:t>
            </w:r>
            <w:r w:rsidRPr="00D77721">
              <w:rPr>
                <w:rFonts w:hint="eastAsia"/>
                <w:b/>
                <w:bCs/>
                <w:sz w:val="22"/>
                <w:szCs w:val="28"/>
              </w:rPr>
              <w:t>前端交互与多平台预览</w:t>
            </w:r>
          </w:p>
          <w:p w14:paraId="5262A2CF" w14:textId="77777777" w:rsidR="00D77721" w:rsidRPr="00D77721" w:rsidRDefault="00D77721" w:rsidP="00D77721">
            <w:pPr>
              <w:pStyle w:val="ae"/>
              <w:widowControl/>
              <w:numPr>
                <w:ilvl w:val="255"/>
                <w:numId w:val="0"/>
              </w:numPr>
              <w:jc w:val="both"/>
              <w:rPr>
                <w:rFonts w:hint="eastAsia"/>
                <w:b/>
                <w:bCs/>
                <w:sz w:val="21"/>
                <w:szCs w:val="28"/>
              </w:rPr>
            </w:pPr>
            <w:r w:rsidRPr="00D77721">
              <w:rPr>
                <w:rFonts w:hint="eastAsia"/>
                <w:b/>
                <w:bCs/>
                <w:sz w:val="21"/>
                <w:szCs w:val="28"/>
              </w:rPr>
              <w:t>（</w:t>
            </w:r>
            <w:r w:rsidRPr="00D77721">
              <w:rPr>
                <w:rFonts w:hint="eastAsia"/>
                <w:b/>
                <w:bCs/>
                <w:sz w:val="21"/>
                <w:szCs w:val="28"/>
              </w:rPr>
              <w:t>1</w:t>
            </w:r>
            <w:r w:rsidRPr="00D77721">
              <w:rPr>
                <w:rFonts w:hint="eastAsia"/>
                <w:b/>
                <w:bCs/>
                <w:sz w:val="21"/>
                <w:szCs w:val="28"/>
              </w:rPr>
              <w:t>）产品资料与宣传需求的引导式输入</w:t>
            </w:r>
          </w:p>
          <w:p w14:paraId="362FAB80" w14:textId="77777777" w:rsidR="00D77721" w:rsidRDefault="00D77721" w:rsidP="00D77721">
            <w:pPr>
              <w:pStyle w:val="ae"/>
              <w:widowControl/>
              <w:numPr>
                <w:ilvl w:val="255"/>
                <w:numId w:val="0"/>
              </w:numPr>
              <w:ind w:firstLine="420"/>
              <w:jc w:val="center"/>
              <w:rPr>
                <w:b/>
                <w:bCs/>
                <w:sz w:val="21"/>
                <w:szCs w:val="28"/>
              </w:rPr>
            </w:pPr>
            <w:r>
              <w:rPr>
                <w:b/>
                <w:bCs/>
                <w:noProof/>
                <w:sz w:val="21"/>
                <w:szCs w:val="28"/>
              </w:rPr>
              <w:lastRenderedPageBreak/>
              <w:drawing>
                <wp:inline distT="0" distB="0" distL="0" distR="0" wp14:anchorId="0DBDB7B8" wp14:editId="37D44474">
                  <wp:extent cx="4953000" cy="3581705"/>
                  <wp:effectExtent l="0" t="0" r="0" b="0"/>
                  <wp:docPr id="9509208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20837" name=""/>
                          <pic:cNvPicPr/>
                        </pic:nvPicPr>
                        <pic:blipFill>
                          <a:blip r:embed="rId15"/>
                          <a:stretch>
                            <a:fillRect/>
                          </a:stretch>
                        </pic:blipFill>
                        <pic:spPr>
                          <a:xfrm>
                            <a:off x="0" y="0"/>
                            <a:ext cx="4953000" cy="3581705"/>
                          </a:xfrm>
                          <a:prstGeom prst="rect">
                            <a:avLst/>
                          </a:prstGeom>
                        </pic:spPr>
                      </pic:pic>
                    </a:graphicData>
                  </a:graphic>
                </wp:inline>
              </w:drawing>
            </w:r>
          </w:p>
          <w:p w14:paraId="4DAE4D14" w14:textId="5DD31727" w:rsidR="00D77721" w:rsidRDefault="00D77721" w:rsidP="00D77721">
            <w:pPr>
              <w:pStyle w:val="ae"/>
              <w:widowControl/>
              <w:numPr>
                <w:ilvl w:val="255"/>
                <w:numId w:val="0"/>
              </w:numPr>
              <w:ind w:firstLine="420"/>
              <w:jc w:val="center"/>
              <w:rPr>
                <w:b/>
                <w:bCs/>
                <w:sz w:val="21"/>
                <w:szCs w:val="28"/>
              </w:rPr>
            </w:pPr>
            <w:r w:rsidRPr="00D77721">
              <w:rPr>
                <w:rFonts w:hint="eastAsia"/>
                <w:b/>
                <w:bCs/>
                <w:sz w:val="18"/>
                <w:szCs w:val="28"/>
              </w:rPr>
              <w:t>图</w:t>
            </w:r>
            <w:r w:rsidRPr="00D77721">
              <w:rPr>
                <w:rFonts w:hint="eastAsia"/>
                <w:b/>
                <w:bCs/>
                <w:sz w:val="18"/>
                <w:szCs w:val="28"/>
              </w:rPr>
              <w:t xml:space="preserve">5 </w:t>
            </w:r>
            <w:r w:rsidRPr="00D77721">
              <w:rPr>
                <w:rFonts w:hint="eastAsia"/>
                <w:b/>
                <w:bCs/>
                <w:sz w:val="18"/>
                <w:szCs w:val="28"/>
              </w:rPr>
              <w:t>产品资料录入页面</w:t>
            </w:r>
          </w:p>
          <w:p w14:paraId="682192B8" w14:textId="77777777" w:rsidR="00D77721" w:rsidRDefault="00D77721" w:rsidP="00D77721">
            <w:pPr>
              <w:pStyle w:val="ae"/>
              <w:widowControl/>
              <w:numPr>
                <w:ilvl w:val="255"/>
                <w:numId w:val="0"/>
              </w:numPr>
              <w:ind w:firstLine="420"/>
              <w:jc w:val="center"/>
              <w:rPr>
                <w:b/>
                <w:bCs/>
                <w:sz w:val="21"/>
                <w:szCs w:val="28"/>
              </w:rPr>
            </w:pPr>
            <w:r>
              <w:rPr>
                <w:b/>
                <w:bCs/>
                <w:noProof/>
                <w:sz w:val="21"/>
                <w:szCs w:val="28"/>
              </w:rPr>
              <w:drawing>
                <wp:inline distT="0" distB="0" distL="0" distR="0" wp14:anchorId="0894D0C3" wp14:editId="2047554A">
                  <wp:extent cx="4953000" cy="1659510"/>
                  <wp:effectExtent l="0" t="0" r="0" b="0"/>
                  <wp:docPr id="38275418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54184" name=""/>
                          <pic:cNvPicPr/>
                        </pic:nvPicPr>
                        <pic:blipFill>
                          <a:blip r:embed="rId16"/>
                          <a:stretch>
                            <a:fillRect/>
                          </a:stretch>
                        </pic:blipFill>
                        <pic:spPr>
                          <a:xfrm>
                            <a:off x="0" y="0"/>
                            <a:ext cx="4953000" cy="1659510"/>
                          </a:xfrm>
                          <a:prstGeom prst="rect">
                            <a:avLst/>
                          </a:prstGeom>
                        </pic:spPr>
                      </pic:pic>
                    </a:graphicData>
                  </a:graphic>
                </wp:inline>
              </w:drawing>
            </w:r>
          </w:p>
          <w:p w14:paraId="662952CC" w14:textId="6B0697F3" w:rsidR="00D77721" w:rsidRDefault="00D77721" w:rsidP="00D77721">
            <w:pPr>
              <w:pStyle w:val="ae"/>
              <w:widowControl/>
              <w:numPr>
                <w:ilvl w:val="255"/>
                <w:numId w:val="0"/>
              </w:numPr>
              <w:ind w:firstLine="420"/>
              <w:jc w:val="center"/>
              <w:rPr>
                <w:b/>
                <w:bCs/>
                <w:sz w:val="21"/>
                <w:szCs w:val="28"/>
              </w:rPr>
            </w:pPr>
            <w:r w:rsidRPr="00D77721">
              <w:rPr>
                <w:rFonts w:hint="eastAsia"/>
                <w:b/>
                <w:bCs/>
                <w:sz w:val="18"/>
                <w:szCs w:val="28"/>
              </w:rPr>
              <w:t>图</w:t>
            </w:r>
            <w:r w:rsidRPr="00D77721">
              <w:rPr>
                <w:rFonts w:hint="eastAsia"/>
                <w:b/>
                <w:bCs/>
                <w:sz w:val="18"/>
                <w:szCs w:val="28"/>
              </w:rPr>
              <w:t xml:space="preserve">6 </w:t>
            </w:r>
            <w:r w:rsidRPr="00D77721">
              <w:rPr>
                <w:rFonts w:hint="eastAsia"/>
                <w:b/>
                <w:bCs/>
                <w:sz w:val="18"/>
                <w:szCs w:val="28"/>
              </w:rPr>
              <w:t>前端宣传需求页面</w:t>
            </w:r>
          </w:p>
          <w:p w14:paraId="030C1024" w14:textId="062C2237" w:rsidR="00D77721" w:rsidRPr="00D77721" w:rsidRDefault="00D77721" w:rsidP="00D77721">
            <w:pPr>
              <w:pStyle w:val="ae"/>
              <w:widowControl/>
              <w:numPr>
                <w:ilvl w:val="255"/>
                <w:numId w:val="0"/>
              </w:numPr>
              <w:ind w:firstLine="420"/>
              <w:jc w:val="both"/>
              <w:rPr>
                <w:rFonts w:hint="eastAsia"/>
                <w:b/>
                <w:bCs/>
                <w:sz w:val="21"/>
                <w:szCs w:val="28"/>
              </w:rPr>
            </w:pPr>
            <w:r w:rsidRPr="00D77721">
              <w:rPr>
                <w:rFonts w:hint="eastAsia"/>
                <w:b/>
                <w:bCs/>
                <w:sz w:val="21"/>
                <w:szCs w:val="28"/>
              </w:rPr>
              <w:t>系统将产品登记与宣传任务设置分为两个环节。产品登记页面引导用户录入名称、品类、产地、规格、特点、资质及授权素材，保存后形成可重复调用的产品档案。宣传需求页面通过平台、风格、节日、产品类型、目标用户和宣传场景等选项收集任务条件，并允许补充自然语言、图片和语音。前端将这些信息与</w:t>
            </w:r>
            <w:r w:rsidRPr="00D77721">
              <w:rPr>
                <w:rFonts w:hint="eastAsia"/>
                <w:b/>
                <w:bCs/>
                <w:sz w:val="21"/>
                <w:szCs w:val="28"/>
              </w:rPr>
              <w:t>product_id</w:t>
            </w:r>
            <w:r w:rsidRPr="00D77721">
              <w:rPr>
                <w:rFonts w:hint="eastAsia"/>
                <w:b/>
                <w:bCs/>
                <w:sz w:val="21"/>
                <w:szCs w:val="28"/>
              </w:rPr>
              <w:t>组合提交给需求解析</w:t>
            </w:r>
            <w:r w:rsidRPr="00D77721">
              <w:rPr>
                <w:rFonts w:hint="eastAsia"/>
                <w:b/>
                <w:bCs/>
                <w:sz w:val="21"/>
                <w:szCs w:val="28"/>
              </w:rPr>
              <w:t>Agent</w:t>
            </w:r>
            <w:r w:rsidRPr="00D77721">
              <w:rPr>
                <w:rFonts w:hint="eastAsia"/>
                <w:b/>
                <w:bCs/>
                <w:sz w:val="21"/>
                <w:szCs w:val="28"/>
              </w:rPr>
              <w:t>，形成结构化需求简报，降低农业经营者编写复杂提示词的门槛。</w:t>
            </w:r>
          </w:p>
          <w:p w14:paraId="5B0392FA" w14:textId="77777777" w:rsidR="00D77721" w:rsidRPr="00D77721" w:rsidRDefault="00D77721" w:rsidP="00D77721">
            <w:pPr>
              <w:pStyle w:val="ae"/>
              <w:widowControl/>
              <w:numPr>
                <w:ilvl w:val="255"/>
                <w:numId w:val="0"/>
              </w:numPr>
              <w:jc w:val="both"/>
              <w:rPr>
                <w:rFonts w:hint="eastAsia"/>
                <w:b/>
                <w:bCs/>
                <w:sz w:val="21"/>
                <w:szCs w:val="28"/>
              </w:rPr>
            </w:pPr>
            <w:r w:rsidRPr="00D77721">
              <w:rPr>
                <w:rFonts w:hint="eastAsia"/>
                <w:b/>
                <w:bCs/>
                <w:sz w:val="21"/>
                <w:szCs w:val="28"/>
              </w:rPr>
              <w:t>（</w:t>
            </w:r>
            <w:r w:rsidRPr="00D77721">
              <w:rPr>
                <w:rFonts w:hint="eastAsia"/>
                <w:b/>
                <w:bCs/>
                <w:sz w:val="21"/>
                <w:szCs w:val="28"/>
              </w:rPr>
              <w:t>2</w:t>
            </w:r>
            <w:r w:rsidRPr="00D77721">
              <w:rPr>
                <w:rFonts w:hint="eastAsia"/>
                <w:b/>
                <w:bCs/>
                <w:sz w:val="21"/>
                <w:szCs w:val="28"/>
              </w:rPr>
              <w:t>）生成、编辑与预览状态同步</w:t>
            </w:r>
          </w:p>
          <w:p w14:paraId="62674AB3" w14:textId="77777777" w:rsidR="00D77721" w:rsidRPr="00D77721" w:rsidRDefault="00D77721" w:rsidP="00D77721">
            <w:pPr>
              <w:pStyle w:val="ae"/>
              <w:widowControl/>
              <w:numPr>
                <w:ilvl w:val="255"/>
                <w:numId w:val="0"/>
              </w:numPr>
              <w:ind w:firstLine="420"/>
              <w:jc w:val="both"/>
              <w:rPr>
                <w:rFonts w:hint="eastAsia"/>
                <w:b/>
                <w:bCs/>
                <w:sz w:val="21"/>
                <w:szCs w:val="28"/>
              </w:rPr>
            </w:pPr>
            <w:r w:rsidRPr="00D77721">
              <w:rPr>
                <w:rFonts w:hint="eastAsia"/>
                <w:b/>
                <w:bCs/>
                <w:sz w:val="21"/>
                <w:szCs w:val="28"/>
              </w:rPr>
              <w:lastRenderedPageBreak/>
              <w:t>前端依据</w:t>
            </w:r>
            <w:r w:rsidRPr="00D77721">
              <w:rPr>
                <w:rFonts w:hint="eastAsia"/>
                <w:b/>
                <w:bCs/>
                <w:sz w:val="21"/>
                <w:szCs w:val="28"/>
              </w:rPr>
              <w:t>LangGraph</w:t>
            </w:r>
            <w:r w:rsidRPr="00D77721">
              <w:rPr>
                <w:rFonts w:hint="eastAsia"/>
                <w:b/>
                <w:bCs/>
                <w:sz w:val="21"/>
                <w:szCs w:val="28"/>
              </w:rPr>
              <w:t>任务状态分别展示推文、海报、脚本和视频的排队、执行、审核、退回和完成状态，并通过</w:t>
            </w:r>
            <w:r w:rsidRPr="00D77721">
              <w:rPr>
                <w:rFonts w:hint="eastAsia"/>
                <w:b/>
                <w:bCs/>
                <w:sz w:val="21"/>
                <w:szCs w:val="28"/>
              </w:rPr>
              <w:t>task_id</w:t>
            </w:r>
            <w:r w:rsidRPr="00D77721">
              <w:rPr>
                <w:rFonts w:hint="eastAsia"/>
                <w:b/>
                <w:bCs/>
                <w:sz w:val="21"/>
                <w:szCs w:val="28"/>
              </w:rPr>
              <w:t>订阅长耗时任务进度。用户对标题、画面或镜头提出修改时，系统只更新对应节点及其下游依赖，已通过审核且不受影响的成果继续保留。多平台预览按照各平台尺寸和内容结构展示文字截断、图片裁切和视频画幅效果，确保页面预览、在线修改与最终导出使用同一成果版本。</w:t>
            </w:r>
          </w:p>
          <w:p w14:paraId="1A670375" w14:textId="77777777" w:rsidR="00D77721" w:rsidRPr="00D77721" w:rsidRDefault="00D77721" w:rsidP="00D77721">
            <w:pPr>
              <w:pStyle w:val="ae"/>
              <w:widowControl/>
              <w:numPr>
                <w:ilvl w:val="255"/>
                <w:numId w:val="0"/>
              </w:numPr>
              <w:jc w:val="both"/>
              <w:rPr>
                <w:rFonts w:hint="eastAsia"/>
                <w:b/>
                <w:bCs/>
                <w:sz w:val="22"/>
                <w:szCs w:val="28"/>
              </w:rPr>
            </w:pPr>
            <w:r w:rsidRPr="00D77721">
              <w:rPr>
                <w:rFonts w:hint="eastAsia"/>
                <w:b/>
                <w:bCs/>
                <w:sz w:val="22"/>
                <w:szCs w:val="28"/>
              </w:rPr>
              <w:t xml:space="preserve">5.7 </w:t>
            </w:r>
            <w:r w:rsidRPr="00D77721">
              <w:rPr>
                <w:rFonts w:hint="eastAsia"/>
                <w:b/>
                <w:bCs/>
                <w:sz w:val="22"/>
                <w:szCs w:val="28"/>
              </w:rPr>
              <w:t>后端存储、异步处理与成果交付</w:t>
            </w:r>
          </w:p>
          <w:p w14:paraId="77477602" w14:textId="77777777" w:rsidR="00D77721" w:rsidRPr="00D77721" w:rsidRDefault="00D77721" w:rsidP="00D77721">
            <w:pPr>
              <w:pStyle w:val="ae"/>
              <w:widowControl/>
              <w:numPr>
                <w:ilvl w:val="255"/>
                <w:numId w:val="0"/>
              </w:numPr>
              <w:jc w:val="both"/>
              <w:rPr>
                <w:rFonts w:hint="eastAsia"/>
                <w:b/>
                <w:bCs/>
                <w:sz w:val="21"/>
                <w:szCs w:val="28"/>
              </w:rPr>
            </w:pPr>
            <w:r w:rsidRPr="00D77721">
              <w:rPr>
                <w:rFonts w:hint="eastAsia"/>
                <w:b/>
                <w:bCs/>
                <w:sz w:val="21"/>
                <w:szCs w:val="28"/>
              </w:rPr>
              <w:t>（</w:t>
            </w:r>
            <w:r w:rsidRPr="00D77721">
              <w:rPr>
                <w:rFonts w:hint="eastAsia"/>
                <w:b/>
                <w:bCs/>
                <w:sz w:val="21"/>
                <w:szCs w:val="28"/>
              </w:rPr>
              <w:t>1</w:t>
            </w:r>
            <w:r w:rsidRPr="00D77721">
              <w:rPr>
                <w:rFonts w:hint="eastAsia"/>
                <w:b/>
                <w:bCs/>
                <w:sz w:val="21"/>
                <w:szCs w:val="28"/>
              </w:rPr>
              <w:t>）企业档案与媒体素材的关联存储</w:t>
            </w:r>
          </w:p>
          <w:p w14:paraId="266C6C9B" w14:textId="77777777" w:rsidR="00D77721" w:rsidRPr="00D77721" w:rsidRDefault="00D77721" w:rsidP="00D77721">
            <w:pPr>
              <w:pStyle w:val="ae"/>
              <w:widowControl/>
              <w:numPr>
                <w:ilvl w:val="255"/>
                <w:numId w:val="0"/>
              </w:numPr>
              <w:ind w:firstLine="420"/>
              <w:jc w:val="both"/>
              <w:rPr>
                <w:rFonts w:hint="eastAsia"/>
                <w:b/>
                <w:bCs/>
                <w:sz w:val="21"/>
                <w:szCs w:val="28"/>
              </w:rPr>
            </w:pPr>
            <w:r w:rsidRPr="00D77721">
              <w:rPr>
                <w:rFonts w:hint="eastAsia"/>
                <w:b/>
                <w:bCs/>
                <w:sz w:val="21"/>
                <w:szCs w:val="28"/>
              </w:rPr>
              <w:t>后端以</w:t>
            </w:r>
            <w:r w:rsidRPr="00D77721">
              <w:rPr>
                <w:rFonts w:hint="eastAsia"/>
                <w:b/>
                <w:bCs/>
                <w:sz w:val="21"/>
                <w:szCs w:val="28"/>
              </w:rPr>
              <w:t>tenant_id</w:t>
            </w:r>
            <w:r w:rsidRPr="00D77721">
              <w:rPr>
                <w:rFonts w:hint="eastAsia"/>
                <w:b/>
                <w:bCs/>
                <w:sz w:val="21"/>
                <w:szCs w:val="28"/>
              </w:rPr>
              <w:t>、</w:t>
            </w:r>
            <w:r w:rsidRPr="00D77721">
              <w:rPr>
                <w:rFonts w:hint="eastAsia"/>
                <w:b/>
                <w:bCs/>
                <w:sz w:val="21"/>
                <w:szCs w:val="28"/>
              </w:rPr>
              <w:t>product_id</w:t>
            </w:r>
            <w:r w:rsidRPr="00D77721">
              <w:rPr>
                <w:rFonts w:hint="eastAsia"/>
                <w:b/>
                <w:bCs/>
                <w:sz w:val="21"/>
                <w:szCs w:val="28"/>
              </w:rPr>
              <w:t>、</w:t>
            </w:r>
            <w:r w:rsidRPr="00D77721">
              <w:rPr>
                <w:rFonts w:hint="eastAsia"/>
                <w:b/>
                <w:bCs/>
                <w:sz w:val="21"/>
                <w:szCs w:val="28"/>
              </w:rPr>
              <w:t>asset_id</w:t>
            </w:r>
            <w:r w:rsidRPr="00D77721">
              <w:rPr>
                <w:rFonts w:hint="eastAsia"/>
                <w:b/>
                <w:bCs/>
                <w:sz w:val="21"/>
                <w:szCs w:val="28"/>
              </w:rPr>
              <w:t>和</w:t>
            </w:r>
            <w:r w:rsidRPr="00D77721">
              <w:rPr>
                <w:rFonts w:hint="eastAsia"/>
                <w:b/>
                <w:bCs/>
                <w:sz w:val="21"/>
                <w:szCs w:val="28"/>
              </w:rPr>
              <w:t>version_id</w:t>
            </w:r>
            <w:r w:rsidRPr="00D77721">
              <w:rPr>
                <w:rFonts w:hint="eastAsia"/>
                <w:b/>
                <w:bCs/>
                <w:sz w:val="21"/>
                <w:szCs w:val="28"/>
              </w:rPr>
              <w:t>建立知识、产品、素材与成果之间的关联。结构化字段存入业务数据库，长文本与向量索引写入</w:t>
            </w:r>
            <w:r w:rsidRPr="00D77721">
              <w:rPr>
                <w:rFonts w:hint="eastAsia"/>
                <w:b/>
                <w:bCs/>
                <w:sz w:val="21"/>
                <w:szCs w:val="28"/>
              </w:rPr>
              <w:t>ChromaDB</w:t>
            </w:r>
            <w:r w:rsidRPr="00D77721">
              <w:rPr>
                <w:rFonts w:hint="eastAsia"/>
                <w:b/>
                <w:bCs/>
                <w:sz w:val="21"/>
                <w:szCs w:val="28"/>
              </w:rPr>
              <w:t>，实体关系写入</w:t>
            </w:r>
            <w:r w:rsidRPr="00D77721">
              <w:rPr>
                <w:rFonts w:hint="eastAsia"/>
                <w:b/>
                <w:bCs/>
                <w:sz w:val="21"/>
                <w:szCs w:val="28"/>
              </w:rPr>
              <w:t>Neo4j</w:t>
            </w:r>
            <w:r w:rsidRPr="00D77721">
              <w:rPr>
                <w:rFonts w:hint="eastAsia"/>
                <w:b/>
                <w:bCs/>
                <w:sz w:val="21"/>
                <w:szCs w:val="28"/>
              </w:rPr>
              <w:t>，图片、音频和视频写入对象存储；元数据统一记录归属、来源、授权范围、校验状态和更新时间。四类知识库通过统一接口向检索</w:t>
            </w:r>
            <w:r w:rsidRPr="00D77721">
              <w:rPr>
                <w:rFonts w:hint="eastAsia"/>
                <w:b/>
                <w:bCs/>
                <w:sz w:val="21"/>
                <w:szCs w:val="28"/>
              </w:rPr>
              <w:t>Agent</w:t>
            </w:r>
            <w:r w:rsidRPr="00D77721">
              <w:rPr>
                <w:rFonts w:hint="eastAsia"/>
                <w:b/>
                <w:bCs/>
                <w:sz w:val="21"/>
                <w:szCs w:val="28"/>
              </w:rPr>
              <w:t>和审核</w:t>
            </w:r>
            <w:r w:rsidRPr="00D77721">
              <w:rPr>
                <w:rFonts w:hint="eastAsia"/>
                <w:b/>
                <w:bCs/>
                <w:sz w:val="21"/>
                <w:szCs w:val="28"/>
              </w:rPr>
              <w:t>Agent</w:t>
            </w:r>
            <w:r w:rsidRPr="00D77721">
              <w:rPr>
                <w:rFonts w:hint="eastAsia"/>
                <w:b/>
                <w:bCs/>
                <w:sz w:val="21"/>
                <w:szCs w:val="28"/>
              </w:rPr>
              <w:t>提供查询服务，并利用租户隔离保证企业资料只在授权任务范围内使用。</w:t>
            </w:r>
          </w:p>
          <w:p w14:paraId="1B5EE65C" w14:textId="77777777" w:rsidR="00D77721" w:rsidRPr="00D77721" w:rsidRDefault="00D77721" w:rsidP="00D77721">
            <w:pPr>
              <w:pStyle w:val="ae"/>
              <w:widowControl/>
              <w:numPr>
                <w:ilvl w:val="255"/>
                <w:numId w:val="0"/>
              </w:numPr>
              <w:jc w:val="both"/>
              <w:rPr>
                <w:rFonts w:hint="eastAsia"/>
                <w:b/>
                <w:bCs/>
                <w:sz w:val="21"/>
                <w:szCs w:val="28"/>
              </w:rPr>
            </w:pPr>
            <w:r w:rsidRPr="00D77721">
              <w:rPr>
                <w:rFonts w:hint="eastAsia"/>
                <w:b/>
                <w:bCs/>
                <w:sz w:val="21"/>
                <w:szCs w:val="28"/>
              </w:rPr>
              <w:t>（</w:t>
            </w:r>
            <w:r w:rsidRPr="00D77721">
              <w:rPr>
                <w:rFonts w:hint="eastAsia"/>
                <w:b/>
                <w:bCs/>
                <w:sz w:val="21"/>
                <w:szCs w:val="28"/>
              </w:rPr>
              <w:t>2</w:t>
            </w:r>
            <w:r w:rsidRPr="00D77721">
              <w:rPr>
                <w:rFonts w:hint="eastAsia"/>
                <w:b/>
                <w:bCs/>
                <w:sz w:val="21"/>
                <w:szCs w:val="28"/>
              </w:rPr>
              <w:t>）</w:t>
            </w:r>
            <w:r w:rsidRPr="00D77721">
              <w:rPr>
                <w:rFonts w:hint="eastAsia"/>
                <w:b/>
                <w:bCs/>
                <w:sz w:val="21"/>
                <w:szCs w:val="28"/>
              </w:rPr>
              <w:t>LangGraph</w:t>
            </w:r>
            <w:r w:rsidRPr="00D77721">
              <w:rPr>
                <w:rFonts w:hint="eastAsia"/>
                <w:b/>
                <w:bCs/>
                <w:sz w:val="21"/>
                <w:szCs w:val="28"/>
              </w:rPr>
              <w:t>任务调度与异步处理</w:t>
            </w:r>
          </w:p>
          <w:p w14:paraId="469933D9" w14:textId="77777777" w:rsidR="00D77721" w:rsidRPr="00D77721" w:rsidRDefault="00D77721" w:rsidP="00D77721">
            <w:pPr>
              <w:pStyle w:val="ae"/>
              <w:widowControl/>
              <w:numPr>
                <w:ilvl w:val="255"/>
                <w:numId w:val="0"/>
              </w:numPr>
              <w:ind w:firstLine="420"/>
              <w:jc w:val="both"/>
              <w:rPr>
                <w:rFonts w:hint="eastAsia"/>
                <w:b/>
                <w:bCs/>
                <w:sz w:val="21"/>
                <w:szCs w:val="28"/>
              </w:rPr>
            </w:pPr>
            <w:r w:rsidRPr="00D77721">
              <w:rPr>
                <w:rFonts w:hint="eastAsia"/>
                <w:b/>
                <w:bCs/>
                <w:sz w:val="21"/>
                <w:szCs w:val="28"/>
              </w:rPr>
              <w:t>后端将多</w:t>
            </w:r>
            <w:r w:rsidRPr="00D77721">
              <w:rPr>
                <w:rFonts w:hint="eastAsia"/>
                <w:b/>
                <w:bCs/>
                <w:sz w:val="21"/>
                <w:szCs w:val="28"/>
              </w:rPr>
              <w:t>Agent</w:t>
            </w:r>
            <w:r w:rsidRPr="00D77721">
              <w:rPr>
                <w:rFonts w:hint="eastAsia"/>
                <w:b/>
                <w:bCs/>
                <w:sz w:val="21"/>
                <w:szCs w:val="28"/>
              </w:rPr>
              <w:t>生产流程实现为</w:t>
            </w:r>
            <w:r w:rsidRPr="00D77721">
              <w:rPr>
                <w:rFonts w:hint="eastAsia"/>
                <w:b/>
                <w:bCs/>
                <w:sz w:val="21"/>
                <w:szCs w:val="28"/>
              </w:rPr>
              <w:t>LangGraph</w:t>
            </w:r>
            <w:r w:rsidRPr="00D77721">
              <w:rPr>
                <w:rFonts w:hint="eastAsia"/>
                <w:b/>
                <w:bCs/>
                <w:sz w:val="21"/>
                <w:szCs w:val="28"/>
              </w:rPr>
              <w:t>状态图，以条件边表达依赖、并行、审核回退和人工确认。推文与脚本节点并行执行，海报等待关键文案字段确认，视频等待脚本和素材就绪；图像、语音和视频等长耗时调用进入异步队列，返回</w:t>
            </w:r>
            <w:r w:rsidRPr="00D77721">
              <w:rPr>
                <w:rFonts w:hint="eastAsia"/>
                <w:b/>
                <w:bCs/>
                <w:sz w:val="21"/>
                <w:szCs w:val="28"/>
              </w:rPr>
              <w:t>job_id</w:t>
            </w:r>
            <w:r w:rsidRPr="00D77721">
              <w:rPr>
                <w:rFonts w:hint="eastAsia"/>
                <w:b/>
                <w:bCs/>
                <w:sz w:val="21"/>
                <w:szCs w:val="28"/>
              </w:rPr>
              <w:t>并通过状态查询更新共享状态。每个节点使用</w:t>
            </w:r>
            <w:r w:rsidRPr="00D77721">
              <w:rPr>
                <w:rFonts w:hint="eastAsia"/>
                <w:b/>
                <w:bCs/>
                <w:sz w:val="21"/>
                <w:szCs w:val="28"/>
              </w:rPr>
              <w:t>task_id</w:t>
            </w:r>
            <w:r w:rsidRPr="00D77721">
              <w:rPr>
                <w:rFonts w:hint="eastAsia"/>
                <w:b/>
                <w:bCs/>
                <w:sz w:val="21"/>
                <w:szCs w:val="28"/>
              </w:rPr>
              <w:t>与</w:t>
            </w:r>
            <w:r w:rsidRPr="00D77721">
              <w:rPr>
                <w:rFonts w:hint="eastAsia"/>
                <w:b/>
                <w:bCs/>
                <w:sz w:val="21"/>
                <w:szCs w:val="28"/>
              </w:rPr>
              <w:t>node_id</w:t>
            </w:r>
            <w:r w:rsidRPr="00D77721">
              <w:rPr>
                <w:rFonts w:hint="eastAsia"/>
                <w:b/>
                <w:bCs/>
                <w:sz w:val="21"/>
                <w:szCs w:val="28"/>
              </w:rPr>
              <w:t>组成幂等键，重试时复用已完成成果，避免重复扣费和整组任务重新生成。</w:t>
            </w:r>
          </w:p>
          <w:p w14:paraId="4CD92568" w14:textId="77777777" w:rsidR="00D77721" w:rsidRPr="00D77721" w:rsidRDefault="00D77721" w:rsidP="00D77721">
            <w:pPr>
              <w:pStyle w:val="ae"/>
              <w:widowControl/>
              <w:numPr>
                <w:ilvl w:val="255"/>
                <w:numId w:val="0"/>
              </w:numPr>
              <w:jc w:val="both"/>
              <w:rPr>
                <w:rFonts w:hint="eastAsia"/>
                <w:b/>
                <w:bCs/>
                <w:sz w:val="21"/>
                <w:szCs w:val="28"/>
              </w:rPr>
            </w:pPr>
            <w:r w:rsidRPr="00D77721">
              <w:rPr>
                <w:rFonts w:hint="eastAsia"/>
                <w:b/>
                <w:bCs/>
                <w:sz w:val="21"/>
                <w:szCs w:val="28"/>
              </w:rPr>
              <w:t>（</w:t>
            </w:r>
            <w:r w:rsidRPr="00D77721">
              <w:rPr>
                <w:rFonts w:hint="eastAsia"/>
                <w:b/>
                <w:bCs/>
                <w:sz w:val="21"/>
                <w:szCs w:val="28"/>
              </w:rPr>
              <w:t>3</w:t>
            </w:r>
            <w:r w:rsidRPr="00D77721">
              <w:rPr>
                <w:rFonts w:hint="eastAsia"/>
                <w:b/>
                <w:bCs/>
                <w:sz w:val="21"/>
                <w:szCs w:val="28"/>
              </w:rPr>
              <w:t>）权限、预算与可观测性控制</w:t>
            </w:r>
          </w:p>
          <w:p w14:paraId="12BCD3B7" w14:textId="77777777" w:rsidR="00D77721" w:rsidRPr="00D77721" w:rsidRDefault="00D77721" w:rsidP="00D77721">
            <w:pPr>
              <w:pStyle w:val="ae"/>
              <w:widowControl/>
              <w:numPr>
                <w:ilvl w:val="255"/>
                <w:numId w:val="0"/>
              </w:numPr>
              <w:ind w:firstLine="420"/>
              <w:jc w:val="both"/>
              <w:rPr>
                <w:rFonts w:hint="eastAsia"/>
                <w:b/>
                <w:bCs/>
                <w:sz w:val="21"/>
                <w:szCs w:val="28"/>
              </w:rPr>
            </w:pPr>
            <w:r w:rsidRPr="00D77721">
              <w:rPr>
                <w:rFonts w:hint="eastAsia"/>
                <w:b/>
                <w:bCs/>
                <w:sz w:val="21"/>
                <w:szCs w:val="28"/>
              </w:rPr>
              <w:t>LangChain</w:t>
            </w:r>
            <w:r w:rsidRPr="00D77721">
              <w:rPr>
                <w:rFonts w:hint="eastAsia"/>
                <w:b/>
                <w:bCs/>
                <w:sz w:val="21"/>
                <w:szCs w:val="28"/>
              </w:rPr>
              <w:t>工具执行器在调用前校验用户身份、租户范围、</w:t>
            </w:r>
            <w:r w:rsidRPr="00D77721">
              <w:rPr>
                <w:rFonts w:hint="eastAsia"/>
                <w:b/>
                <w:bCs/>
                <w:sz w:val="21"/>
                <w:szCs w:val="28"/>
              </w:rPr>
              <w:t>Skill</w:t>
            </w:r>
            <w:r w:rsidRPr="00D77721">
              <w:rPr>
                <w:rFonts w:hint="eastAsia"/>
                <w:b/>
                <w:bCs/>
                <w:sz w:val="21"/>
                <w:szCs w:val="28"/>
              </w:rPr>
              <w:t>白名单、参数</w:t>
            </w:r>
            <w:r w:rsidRPr="00D77721">
              <w:rPr>
                <w:rFonts w:hint="eastAsia"/>
                <w:b/>
                <w:bCs/>
                <w:sz w:val="21"/>
                <w:szCs w:val="28"/>
              </w:rPr>
              <w:t>Schema</w:t>
            </w:r>
            <w:r w:rsidRPr="00D77721">
              <w:rPr>
                <w:rFonts w:hint="eastAsia"/>
                <w:b/>
                <w:bCs/>
                <w:sz w:val="21"/>
                <w:szCs w:val="28"/>
              </w:rPr>
              <w:t>和任务预算，模型服务密钥仅保存在服务端。日志记录请求链路、模型版本、提示模板哈希、知识证据、工具耗时、费用估算、重试和审核原因，支持从最终物料追溯到需求简报、证据和</w:t>
            </w:r>
            <w:r w:rsidRPr="00D77721">
              <w:rPr>
                <w:rFonts w:hint="eastAsia"/>
                <w:b/>
                <w:bCs/>
                <w:sz w:val="21"/>
                <w:szCs w:val="28"/>
              </w:rPr>
              <w:t>Agent</w:t>
            </w:r>
            <w:r w:rsidRPr="00D77721">
              <w:rPr>
                <w:rFonts w:hint="eastAsia"/>
                <w:b/>
                <w:bCs/>
                <w:sz w:val="21"/>
                <w:szCs w:val="28"/>
              </w:rPr>
              <w:t>节点。对外部生成服务设置超时、熔断和降级策略，单节点超过自动修订次数后转入人工处理。</w:t>
            </w:r>
          </w:p>
          <w:p w14:paraId="78D4B1C2" w14:textId="77777777" w:rsidR="00D77721" w:rsidRPr="00D77721" w:rsidRDefault="00D77721" w:rsidP="00D77721">
            <w:pPr>
              <w:pStyle w:val="ae"/>
              <w:widowControl/>
              <w:numPr>
                <w:ilvl w:val="255"/>
                <w:numId w:val="0"/>
              </w:numPr>
              <w:jc w:val="both"/>
              <w:rPr>
                <w:rFonts w:hint="eastAsia"/>
                <w:b/>
                <w:bCs/>
                <w:sz w:val="21"/>
                <w:szCs w:val="28"/>
              </w:rPr>
            </w:pPr>
            <w:r w:rsidRPr="00D77721">
              <w:rPr>
                <w:rFonts w:hint="eastAsia"/>
                <w:b/>
                <w:bCs/>
                <w:sz w:val="21"/>
                <w:szCs w:val="28"/>
              </w:rPr>
              <w:t>（</w:t>
            </w:r>
            <w:r w:rsidRPr="00D77721">
              <w:rPr>
                <w:rFonts w:hint="eastAsia"/>
                <w:b/>
                <w:bCs/>
                <w:sz w:val="21"/>
                <w:szCs w:val="28"/>
              </w:rPr>
              <w:t>4</w:t>
            </w:r>
            <w:r w:rsidRPr="00D77721">
              <w:rPr>
                <w:rFonts w:hint="eastAsia"/>
                <w:b/>
                <w:bCs/>
                <w:sz w:val="21"/>
                <w:szCs w:val="28"/>
              </w:rPr>
              <w:t>）成果版本管理与打包交付</w:t>
            </w:r>
          </w:p>
          <w:p w14:paraId="2C3D6E2B" w14:textId="77777777" w:rsidR="00D77721" w:rsidRPr="00D77721" w:rsidRDefault="00D77721" w:rsidP="00D77721">
            <w:pPr>
              <w:pStyle w:val="ae"/>
              <w:widowControl/>
              <w:numPr>
                <w:ilvl w:val="255"/>
                <w:numId w:val="0"/>
              </w:numPr>
              <w:ind w:firstLine="420"/>
              <w:jc w:val="both"/>
              <w:rPr>
                <w:rFonts w:hint="eastAsia"/>
                <w:b/>
                <w:bCs/>
                <w:sz w:val="21"/>
                <w:szCs w:val="28"/>
              </w:rPr>
            </w:pPr>
            <w:r w:rsidRPr="00D77721">
              <w:rPr>
                <w:rFonts w:hint="eastAsia"/>
                <w:b/>
                <w:bCs/>
                <w:sz w:val="21"/>
                <w:szCs w:val="28"/>
              </w:rPr>
              <w:t>后端以</w:t>
            </w:r>
            <w:r w:rsidRPr="00D77721">
              <w:rPr>
                <w:rFonts w:hint="eastAsia"/>
                <w:b/>
                <w:bCs/>
                <w:sz w:val="21"/>
                <w:szCs w:val="28"/>
              </w:rPr>
              <w:t>task_id</w:t>
            </w:r>
            <w:r w:rsidRPr="00D77721">
              <w:rPr>
                <w:rFonts w:hint="eastAsia"/>
                <w:b/>
                <w:bCs/>
                <w:sz w:val="21"/>
                <w:szCs w:val="28"/>
              </w:rPr>
              <w:t>关联推文、海报、脚本、视频、字幕、版式描述和审核报告，保存候选版本、父版本及用户确认状态。交付决策</w:t>
            </w:r>
            <w:r w:rsidRPr="00D77721">
              <w:rPr>
                <w:rFonts w:hint="eastAsia"/>
                <w:b/>
                <w:bCs/>
                <w:sz w:val="21"/>
                <w:szCs w:val="28"/>
              </w:rPr>
              <w:t>Agent</w:t>
            </w:r>
            <w:r w:rsidRPr="00D77721">
              <w:rPr>
                <w:rFonts w:hint="eastAsia"/>
                <w:b/>
                <w:bCs/>
                <w:sz w:val="21"/>
                <w:szCs w:val="28"/>
              </w:rPr>
              <w:t>选定候选后，系统核对物料完整性和审核状态，按“企业—产品—平台—任务日期—版本”统一命名并打包，同时生成成果清单与证据索引。用户的最终选择和修改反馈写回版本库，用于下一轮需求简报生成、模板推荐和候选排序。</w:t>
            </w:r>
          </w:p>
          <w:p w14:paraId="72D46A27" w14:textId="77777777" w:rsidR="00D77721" w:rsidRPr="00D77721" w:rsidRDefault="00D77721" w:rsidP="00D77721">
            <w:pPr>
              <w:pStyle w:val="ae"/>
              <w:widowControl/>
              <w:numPr>
                <w:ilvl w:val="255"/>
                <w:numId w:val="0"/>
              </w:numPr>
              <w:jc w:val="both"/>
              <w:rPr>
                <w:rFonts w:hint="eastAsia"/>
                <w:b/>
                <w:bCs/>
                <w:szCs w:val="28"/>
              </w:rPr>
            </w:pPr>
            <w:r w:rsidRPr="00D77721">
              <w:rPr>
                <w:rFonts w:hint="eastAsia"/>
                <w:b/>
                <w:bCs/>
                <w:szCs w:val="28"/>
              </w:rPr>
              <w:t>6</w:t>
            </w:r>
            <w:r w:rsidRPr="00D77721">
              <w:rPr>
                <w:rFonts w:hint="eastAsia"/>
                <w:b/>
                <w:bCs/>
                <w:szCs w:val="28"/>
              </w:rPr>
              <w:t>、主要技术指标</w:t>
            </w:r>
          </w:p>
          <w:p w14:paraId="4E549CF3" w14:textId="77777777" w:rsidR="00D77721" w:rsidRPr="00D77721" w:rsidRDefault="00D77721" w:rsidP="00D77721">
            <w:pPr>
              <w:pStyle w:val="ae"/>
              <w:widowControl/>
              <w:numPr>
                <w:ilvl w:val="255"/>
                <w:numId w:val="0"/>
              </w:numPr>
              <w:jc w:val="both"/>
              <w:rPr>
                <w:rFonts w:hint="eastAsia"/>
                <w:b/>
                <w:bCs/>
                <w:sz w:val="21"/>
                <w:szCs w:val="28"/>
              </w:rPr>
            </w:pPr>
            <w:r w:rsidRPr="00D77721">
              <w:rPr>
                <w:rFonts w:hint="eastAsia"/>
                <w:b/>
                <w:bCs/>
                <w:sz w:val="21"/>
                <w:szCs w:val="28"/>
              </w:rPr>
              <w:lastRenderedPageBreak/>
              <w:t>（</w:t>
            </w:r>
            <w:r w:rsidRPr="00D77721">
              <w:rPr>
                <w:rFonts w:hint="eastAsia"/>
                <w:b/>
                <w:bCs/>
                <w:sz w:val="21"/>
                <w:szCs w:val="28"/>
              </w:rPr>
              <w:t>1</w:t>
            </w:r>
            <w:r w:rsidRPr="00D77721">
              <w:rPr>
                <w:rFonts w:hint="eastAsia"/>
                <w:b/>
                <w:bCs/>
                <w:sz w:val="21"/>
                <w:szCs w:val="28"/>
              </w:rPr>
              <w:t>）领域知识与训练数据规模</w:t>
            </w:r>
          </w:p>
          <w:p w14:paraId="7158577B" w14:textId="77777777" w:rsidR="00D77721" w:rsidRPr="00D77721" w:rsidRDefault="00D77721" w:rsidP="00D77721">
            <w:pPr>
              <w:pStyle w:val="ae"/>
              <w:widowControl/>
              <w:numPr>
                <w:ilvl w:val="255"/>
                <w:numId w:val="0"/>
              </w:numPr>
              <w:ind w:firstLine="420"/>
              <w:jc w:val="both"/>
              <w:rPr>
                <w:rFonts w:hint="eastAsia"/>
                <w:b/>
                <w:bCs/>
                <w:sz w:val="21"/>
                <w:szCs w:val="28"/>
              </w:rPr>
            </w:pPr>
            <w:r w:rsidRPr="00D77721">
              <w:rPr>
                <w:rFonts w:hint="eastAsia"/>
                <w:b/>
                <w:bCs/>
                <w:sz w:val="21"/>
                <w:szCs w:val="28"/>
              </w:rPr>
              <w:t>系统完成</w:t>
            </w:r>
            <w:r w:rsidRPr="00D77721">
              <w:rPr>
                <w:rFonts w:hint="eastAsia"/>
                <w:b/>
                <w:bCs/>
                <w:sz w:val="21"/>
                <w:szCs w:val="28"/>
              </w:rPr>
              <w:t>10000</w:t>
            </w:r>
            <w:r w:rsidRPr="00D77721">
              <w:rPr>
                <w:rFonts w:hint="eastAsia"/>
                <w:b/>
                <w:bCs/>
                <w:sz w:val="21"/>
                <w:szCs w:val="28"/>
              </w:rPr>
              <w:t>条农业营销领域数据的统一治理，形成企业及产品档案、营销素材、地方历史文化知识、广告法违禁词四类知识库；其中筛选</w:t>
            </w:r>
            <w:r w:rsidRPr="00D77721">
              <w:rPr>
                <w:rFonts w:hint="eastAsia"/>
                <w:b/>
                <w:bCs/>
                <w:sz w:val="21"/>
                <w:szCs w:val="28"/>
              </w:rPr>
              <w:t>8000</w:t>
            </w:r>
            <w:r w:rsidRPr="00D77721">
              <w:rPr>
                <w:rFonts w:hint="eastAsia"/>
                <w:b/>
                <w:bCs/>
                <w:sz w:val="21"/>
                <w:szCs w:val="28"/>
              </w:rPr>
              <w:t>条高质量指令样本用于</w:t>
            </w:r>
            <w:r w:rsidRPr="00D77721">
              <w:rPr>
                <w:rFonts w:hint="eastAsia"/>
                <w:b/>
                <w:bCs/>
                <w:sz w:val="21"/>
                <w:szCs w:val="28"/>
              </w:rPr>
              <w:t>Qwen3-8B</w:t>
            </w:r>
            <w:r w:rsidRPr="00D77721">
              <w:rPr>
                <w:rFonts w:hint="eastAsia"/>
                <w:b/>
                <w:bCs/>
                <w:sz w:val="21"/>
                <w:szCs w:val="28"/>
              </w:rPr>
              <w:t>领域模型训练。</w:t>
            </w:r>
          </w:p>
          <w:p w14:paraId="3AFBCF76" w14:textId="77777777" w:rsidR="00D77721" w:rsidRPr="00D77721" w:rsidRDefault="00D77721" w:rsidP="00D77721">
            <w:pPr>
              <w:pStyle w:val="ae"/>
              <w:widowControl/>
              <w:numPr>
                <w:ilvl w:val="255"/>
                <w:numId w:val="0"/>
              </w:numPr>
              <w:jc w:val="both"/>
              <w:rPr>
                <w:rFonts w:hint="eastAsia"/>
                <w:b/>
                <w:bCs/>
                <w:sz w:val="21"/>
                <w:szCs w:val="28"/>
              </w:rPr>
            </w:pPr>
            <w:r w:rsidRPr="00D77721">
              <w:rPr>
                <w:rFonts w:hint="eastAsia"/>
                <w:b/>
                <w:bCs/>
                <w:sz w:val="21"/>
                <w:szCs w:val="28"/>
              </w:rPr>
              <w:t>（</w:t>
            </w:r>
            <w:r w:rsidRPr="00D77721">
              <w:rPr>
                <w:rFonts w:hint="eastAsia"/>
                <w:b/>
                <w:bCs/>
                <w:sz w:val="21"/>
                <w:szCs w:val="28"/>
              </w:rPr>
              <w:t>2</w:t>
            </w:r>
            <w:r w:rsidRPr="00D77721">
              <w:rPr>
                <w:rFonts w:hint="eastAsia"/>
                <w:b/>
                <w:bCs/>
                <w:sz w:val="21"/>
                <w:szCs w:val="28"/>
              </w:rPr>
              <w:t>）领域模型能力</w:t>
            </w:r>
          </w:p>
          <w:p w14:paraId="237C9D02" w14:textId="77777777" w:rsidR="00D77721" w:rsidRPr="00D77721" w:rsidRDefault="00D77721" w:rsidP="00D77721">
            <w:pPr>
              <w:pStyle w:val="ae"/>
              <w:widowControl/>
              <w:numPr>
                <w:ilvl w:val="255"/>
                <w:numId w:val="0"/>
              </w:numPr>
              <w:ind w:firstLine="420"/>
              <w:jc w:val="both"/>
              <w:rPr>
                <w:rFonts w:hint="eastAsia"/>
                <w:b/>
                <w:bCs/>
                <w:sz w:val="21"/>
                <w:szCs w:val="28"/>
              </w:rPr>
            </w:pPr>
            <w:r w:rsidRPr="00D77721">
              <w:rPr>
                <w:rFonts w:hint="eastAsia"/>
                <w:b/>
                <w:bCs/>
                <w:sz w:val="21"/>
                <w:szCs w:val="28"/>
              </w:rPr>
              <w:t>采用监督微调与</w:t>
            </w:r>
            <w:r w:rsidRPr="00D77721">
              <w:rPr>
                <w:rFonts w:hint="eastAsia"/>
                <w:b/>
                <w:bCs/>
                <w:sz w:val="21"/>
                <w:szCs w:val="28"/>
              </w:rPr>
              <w:t>LoRA</w:t>
            </w:r>
            <w:r w:rsidRPr="00D77721">
              <w:rPr>
                <w:rFonts w:hint="eastAsia"/>
                <w:b/>
                <w:bCs/>
                <w:sz w:val="21"/>
                <w:szCs w:val="28"/>
              </w:rPr>
              <w:t>低秩适配，形成面向产品事实理解、卖点提炼、平台推文、直播脚本和约束纠错的农业营销领域模型，并实现基座、适配器、数据及提示模板的版本关联。</w:t>
            </w:r>
          </w:p>
          <w:p w14:paraId="60BE1152" w14:textId="77777777" w:rsidR="00D77721" w:rsidRPr="00D77721" w:rsidRDefault="00D77721" w:rsidP="00D77721">
            <w:pPr>
              <w:pStyle w:val="ae"/>
              <w:widowControl/>
              <w:numPr>
                <w:ilvl w:val="255"/>
                <w:numId w:val="0"/>
              </w:numPr>
              <w:jc w:val="both"/>
              <w:rPr>
                <w:rFonts w:hint="eastAsia"/>
                <w:b/>
                <w:bCs/>
                <w:sz w:val="21"/>
                <w:szCs w:val="28"/>
              </w:rPr>
            </w:pPr>
            <w:r w:rsidRPr="00D77721">
              <w:rPr>
                <w:rFonts w:hint="eastAsia"/>
                <w:b/>
                <w:bCs/>
                <w:sz w:val="21"/>
                <w:szCs w:val="28"/>
              </w:rPr>
              <w:t>（</w:t>
            </w:r>
            <w:r w:rsidRPr="00D77721">
              <w:rPr>
                <w:rFonts w:hint="eastAsia"/>
                <w:b/>
                <w:bCs/>
                <w:sz w:val="21"/>
                <w:szCs w:val="28"/>
              </w:rPr>
              <w:t>3</w:t>
            </w:r>
            <w:r w:rsidRPr="00D77721">
              <w:rPr>
                <w:rFonts w:hint="eastAsia"/>
                <w:b/>
                <w:bCs/>
                <w:sz w:val="21"/>
                <w:szCs w:val="28"/>
              </w:rPr>
              <w:t>）多</w:t>
            </w:r>
            <w:r w:rsidRPr="00D77721">
              <w:rPr>
                <w:rFonts w:hint="eastAsia"/>
                <w:b/>
                <w:bCs/>
                <w:sz w:val="21"/>
                <w:szCs w:val="28"/>
              </w:rPr>
              <w:t>Agent</w:t>
            </w:r>
            <w:r w:rsidRPr="00D77721">
              <w:rPr>
                <w:rFonts w:hint="eastAsia"/>
                <w:b/>
                <w:bCs/>
                <w:sz w:val="21"/>
                <w:szCs w:val="28"/>
              </w:rPr>
              <w:t>协同生产</w:t>
            </w:r>
          </w:p>
          <w:p w14:paraId="2A8DC51F" w14:textId="77777777" w:rsidR="00D77721" w:rsidRPr="00D77721" w:rsidRDefault="00D77721" w:rsidP="00D77721">
            <w:pPr>
              <w:pStyle w:val="ae"/>
              <w:widowControl/>
              <w:numPr>
                <w:ilvl w:val="255"/>
                <w:numId w:val="0"/>
              </w:numPr>
              <w:ind w:firstLine="420"/>
              <w:jc w:val="both"/>
              <w:rPr>
                <w:rFonts w:hint="eastAsia"/>
                <w:b/>
                <w:bCs/>
                <w:sz w:val="21"/>
                <w:szCs w:val="28"/>
              </w:rPr>
            </w:pPr>
            <w:r w:rsidRPr="00D77721">
              <w:rPr>
                <w:rFonts w:hint="eastAsia"/>
                <w:b/>
                <w:bCs/>
                <w:sz w:val="21"/>
                <w:szCs w:val="28"/>
              </w:rPr>
              <w:t>基于</w:t>
            </w:r>
            <w:r w:rsidRPr="00D77721">
              <w:rPr>
                <w:rFonts w:hint="eastAsia"/>
                <w:b/>
                <w:bCs/>
                <w:sz w:val="21"/>
                <w:szCs w:val="28"/>
              </w:rPr>
              <w:t>LangChain</w:t>
            </w:r>
            <w:r w:rsidRPr="00D77721">
              <w:rPr>
                <w:rFonts w:hint="eastAsia"/>
                <w:b/>
                <w:bCs/>
                <w:sz w:val="21"/>
                <w:szCs w:val="28"/>
              </w:rPr>
              <w:t>与</w:t>
            </w:r>
            <w:r w:rsidRPr="00D77721">
              <w:rPr>
                <w:rFonts w:hint="eastAsia"/>
                <w:b/>
                <w:bCs/>
                <w:sz w:val="21"/>
                <w:szCs w:val="28"/>
              </w:rPr>
              <w:t>LangGraph</w:t>
            </w:r>
            <w:r w:rsidRPr="00D77721">
              <w:rPr>
                <w:rFonts w:hint="eastAsia"/>
                <w:b/>
                <w:bCs/>
                <w:sz w:val="21"/>
                <w:szCs w:val="28"/>
              </w:rPr>
              <w:t>完成需求解析、知识检索、推文、海报、脚本、视频、审核和交付决策八类</w:t>
            </w:r>
            <w:r w:rsidRPr="00D77721">
              <w:rPr>
                <w:rFonts w:hint="eastAsia"/>
                <w:b/>
                <w:bCs/>
                <w:sz w:val="21"/>
                <w:szCs w:val="28"/>
              </w:rPr>
              <w:t>Agent</w:t>
            </w:r>
            <w:r w:rsidRPr="00D77721">
              <w:rPr>
                <w:rFonts w:hint="eastAsia"/>
                <w:b/>
                <w:bCs/>
                <w:sz w:val="21"/>
                <w:szCs w:val="28"/>
              </w:rPr>
              <w:t>编排，支持并行执行、依赖调度、定向回退、人工确认和幂等重试。</w:t>
            </w:r>
          </w:p>
          <w:p w14:paraId="015BD317" w14:textId="77777777" w:rsidR="00D77721" w:rsidRPr="00D77721" w:rsidRDefault="00D77721" w:rsidP="00D77721">
            <w:pPr>
              <w:pStyle w:val="ae"/>
              <w:widowControl/>
              <w:numPr>
                <w:ilvl w:val="255"/>
                <w:numId w:val="0"/>
              </w:numPr>
              <w:jc w:val="both"/>
              <w:rPr>
                <w:rFonts w:hint="eastAsia"/>
                <w:b/>
                <w:bCs/>
                <w:sz w:val="21"/>
                <w:szCs w:val="28"/>
              </w:rPr>
            </w:pPr>
            <w:r w:rsidRPr="00D77721">
              <w:rPr>
                <w:rFonts w:hint="eastAsia"/>
                <w:b/>
                <w:bCs/>
                <w:sz w:val="21"/>
                <w:szCs w:val="28"/>
              </w:rPr>
              <w:t>（</w:t>
            </w:r>
            <w:r w:rsidRPr="00D77721">
              <w:rPr>
                <w:rFonts w:hint="eastAsia"/>
                <w:b/>
                <w:bCs/>
                <w:sz w:val="21"/>
                <w:szCs w:val="28"/>
              </w:rPr>
              <w:t>4</w:t>
            </w:r>
            <w:r w:rsidRPr="00D77721">
              <w:rPr>
                <w:rFonts w:hint="eastAsia"/>
                <w:b/>
                <w:bCs/>
                <w:sz w:val="21"/>
                <w:szCs w:val="28"/>
              </w:rPr>
              <w:t>）多模态对齐与审核</w:t>
            </w:r>
          </w:p>
          <w:p w14:paraId="1F39AF9D" w14:textId="77777777" w:rsidR="00D77721" w:rsidRPr="00D77721" w:rsidRDefault="00D77721" w:rsidP="00D77721">
            <w:pPr>
              <w:pStyle w:val="ae"/>
              <w:widowControl/>
              <w:numPr>
                <w:ilvl w:val="255"/>
                <w:numId w:val="0"/>
              </w:numPr>
              <w:ind w:firstLine="420"/>
              <w:jc w:val="both"/>
              <w:rPr>
                <w:rFonts w:hint="eastAsia"/>
                <w:b/>
                <w:bCs/>
                <w:sz w:val="21"/>
                <w:szCs w:val="28"/>
              </w:rPr>
            </w:pPr>
            <w:r w:rsidRPr="00D77721">
              <w:rPr>
                <w:rFonts w:hint="eastAsia"/>
                <w:b/>
                <w:bCs/>
                <w:sz w:val="21"/>
                <w:szCs w:val="28"/>
              </w:rPr>
              <w:t>通过版本化需求简报统一产品身份、已核验卖点、品牌风格和素材引用；结合字段比对、广告合规检查、</w:t>
            </w:r>
            <w:r w:rsidRPr="00D77721">
              <w:rPr>
                <w:rFonts w:hint="eastAsia"/>
                <w:b/>
                <w:bCs/>
                <w:sz w:val="21"/>
                <w:szCs w:val="28"/>
              </w:rPr>
              <w:t>OCR</w:t>
            </w:r>
            <w:r w:rsidRPr="00D77721">
              <w:rPr>
                <w:rFonts w:hint="eastAsia"/>
                <w:b/>
                <w:bCs/>
                <w:sz w:val="21"/>
                <w:szCs w:val="28"/>
              </w:rPr>
              <w:t>与视觉语言模型，审核推文、海报、视频和直播脚本的事实与表达一致性。</w:t>
            </w:r>
          </w:p>
          <w:p w14:paraId="05F24EC7" w14:textId="77777777" w:rsidR="00D77721" w:rsidRPr="00D77721" w:rsidRDefault="00D77721" w:rsidP="00D77721">
            <w:pPr>
              <w:pStyle w:val="ae"/>
              <w:widowControl/>
              <w:numPr>
                <w:ilvl w:val="255"/>
                <w:numId w:val="0"/>
              </w:numPr>
              <w:jc w:val="both"/>
              <w:rPr>
                <w:rFonts w:hint="eastAsia"/>
                <w:b/>
                <w:bCs/>
                <w:sz w:val="21"/>
                <w:szCs w:val="28"/>
              </w:rPr>
            </w:pPr>
            <w:r w:rsidRPr="00D77721">
              <w:rPr>
                <w:rFonts w:hint="eastAsia"/>
                <w:b/>
                <w:bCs/>
                <w:sz w:val="21"/>
                <w:szCs w:val="28"/>
              </w:rPr>
              <w:t>（</w:t>
            </w:r>
            <w:r w:rsidRPr="00D77721">
              <w:rPr>
                <w:rFonts w:hint="eastAsia"/>
                <w:b/>
                <w:bCs/>
                <w:sz w:val="21"/>
                <w:szCs w:val="28"/>
              </w:rPr>
              <w:t>5</w:t>
            </w:r>
            <w:r w:rsidRPr="00D77721">
              <w:rPr>
                <w:rFonts w:hint="eastAsia"/>
                <w:b/>
                <w:bCs/>
                <w:sz w:val="21"/>
                <w:szCs w:val="28"/>
              </w:rPr>
              <w:t>）知识与成果管理</w:t>
            </w:r>
          </w:p>
          <w:p w14:paraId="440A632C" w14:textId="3BC4EECE" w:rsidR="00C80897" w:rsidRPr="00C80897" w:rsidRDefault="00D77721" w:rsidP="00D77721">
            <w:pPr>
              <w:pStyle w:val="ae"/>
              <w:widowControl/>
              <w:numPr>
                <w:ilvl w:val="255"/>
                <w:numId w:val="0"/>
              </w:numPr>
              <w:ind w:firstLine="420"/>
              <w:jc w:val="both"/>
              <w:rPr>
                <w:rFonts w:ascii="宋体" w:hAnsi="宋体" w:cs="宋体"/>
                <w:lang w:bidi="ar"/>
                <w:rPrChange w:id="1621" w:author="南" w:date="2026-10-22T13:15:00Z">
                  <w:rPr>
                    <w:b/>
                    <w:bCs/>
                    <w:sz w:val="28"/>
                    <w:szCs w:val="28"/>
                  </w:rPr>
                </w:rPrChange>
              </w:rPr>
              <w:pPrChange w:id="1622" w:author="南" w:date="2026-10-22T13:33:00Z">
                <w:pPr>
                  <w:spacing w:line="560" w:lineRule="exact"/>
                  <w:jc w:val="left"/>
                </w:pPr>
              </w:pPrChange>
            </w:pPr>
            <w:r w:rsidRPr="00D77721">
              <w:rPr>
                <w:rFonts w:hint="eastAsia"/>
                <w:b/>
                <w:bCs/>
                <w:sz w:val="21"/>
                <w:szCs w:val="28"/>
              </w:rPr>
              <w:t>支持企业资料隔离、知识版本更新、</w:t>
            </w:r>
            <w:r w:rsidRPr="00D77721">
              <w:rPr>
                <w:rFonts w:hint="eastAsia"/>
                <w:b/>
                <w:bCs/>
                <w:sz w:val="21"/>
                <w:szCs w:val="28"/>
              </w:rPr>
              <w:t>ChromaDB/Neo4j</w:t>
            </w:r>
            <w:r w:rsidRPr="00D77721">
              <w:rPr>
                <w:rFonts w:hint="eastAsia"/>
                <w:b/>
                <w:bCs/>
                <w:sz w:val="21"/>
                <w:szCs w:val="28"/>
              </w:rPr>
              <w:t>混合检索、异步任务状态查询、多平台预览、成果版本管理和一键打包交付，形成从资料录入到成套物料交付的完整生产链路。</w:t>
            </w:r>
          </w:p>
        </w:tc>
      </w:tr>
      <w:tr w:rsidR="00C80897" w14:paraId="37F5926E" w14:textId="77777777" w:rsidTr="00D77721">
        <w:trPr>
          <w:trHeight w:val="23"/>
          <w:trPrChange w:id="1623" w:author="南" w:date="2026-10-22T20:30:00Z">
            <w:trPr>
              <w:gridAfter w:val="1"/>
              <w:trHeight w:val="23"/>
            </w:trPr>
          </w:trPrChange>
        </w:trPr>
        <w:tc>
          <w:tcPr>
            <w:tcW w:w="1507" w:type="dxa"/>
            <w:tcBorders>
              <w:left w:val="single" w:sz="2" w:space="0" w:color="000000"/>
              <w:bottom w:val="single" w:sz="2" w:space="0" w:color="000000"/>
              <w:right w:val="single" w:sz="2" w:space="0" w:color="000000"/>
            </w:tcBorders>
            <w:vAlign w:val="center"/>
            <w:tcPrChange w:id="1624" w:author="南" w:date="2026-10-22T20:30:00Z">
              <w:tcPr>
                <w:tcW w:w="1504" w:type="dxa"/>
                <w:gridSpan w:val="2"/>
                <w:tcBorders>
                  <w:left w:val="single" w:sz="2" w:space="0" w:color="000000"/>
                  <w:bottom w:val="single" w:sz="2" w:space="0" w:color="000000"/>
                  <w:right w:val="single" w:sz="2" w:space="0" w:color="000000"/>
                </w:tcBorders>
                <w:vAlign w:val="center"/>
              </w:tcPr>
            </w:tcPrChange>
          </w:tcPr>
          <w:p w14:paraId="46D428C0" w14:textId="77777777" w:rsidR="00C80897" w:rsidRDefault="00C831D6" w:rsidP="00C80897">
            <w:pPr>
              <w:spacing w:line="360" w:lineRule="auto"/>
              <w:jc w:val="left"/>
              <w:rPr>
                <w:sz w:val="24"/>
              </w:rPr>
              <w:pPrChange w:id="1625" w:author="南" w:date="2026-10-21T21:33:00Z">
                <w:pPr>
                  <w:spacing w:line="560" w:lineRule="exact"/>
                  <w:jc w:val="left"/>
                </w:pPr>
              </w:pPrChange>
            </w:pPr>
            <w:r>
              <w:rPr>
                <w:rFonts w:eastAsia="仿宋_GB2312"/>
                <w:sz w:val="24"/>
              </w:rPr>
              <w:lastRenderedPageBreak/>
              <w:t>作品的科学性先进性（必须说明与现有技术相比、该作品是否具有突出的实质性技术特点和显著进步。请提供技术性分析说明和参考文献资料）</w:t>
            </w:r>
          </w:p>
        </w:tc>
        <w:tc>
          <w:tcPr>
            <w:tcW w:w="7245" w:type="dxa"/>
            <w:tcBorders>
              <w:bottom w:val="single" w:sz="2" w:space="0" w:color="000000"/>
              <w:right w:val="single" w:sz="2" w:space="0" w:color="000000"/>
            </w:tcBorders>
            <w:tcPrChange w:id="1626" w:author="南" w:date="2026-10-22T20:30:00Z">
              <w:tcPr>
                <w:tcW w:w="7232" w:type="dxa"/>
                <w:tcBorders>
                  <w:bottom w:val="single" w:sz="2" w:space="0" w:color="000000"/>
                  <w:right w:val="single" w:sz="2" w:space="0" w:color="000000"/>
                </w:tcBorders>
              </w:tcPr>
            </w:tcPrChange>
          </w:tcPr>
          <w:p w14:paraId="542C196D" w14:textId="77777777" w:rsidR="00C80897" w:rsidRDefault="00C831D6" w:rsidP="00C80897">
            <w:pPr>
              <w:numPr>
                <w:ilvl w:val="255"/>
                <w:numId w:val="0"/>
              </w:numPr>
              <w:spacing w:line="360" w:lineRule="auto"/>
              <w:jc w:val="left"/>
              <w:rPr>
                <w:ins w:id="1627" w:author="南" w:date="2026-10-22T15:53:00Z"/>
                <w:rFonts w:ascii="宋体" w:hAnsi="宋体" w:cs="宋体" w:hint="eastAsia"/>
                <w:b/>
                <w:bCs/>
                <w:sz w:val="28"/>
                <w:szCs w:val="28"/>
              </w:rPr>
              <w:pPrChange w:id="1628" w:author="南" w:date="2026-10-22T16:42:00Z">
                <w:pPr>
                  <w:spacing w:line="560" w:lineRule="exact"/>
                  <w:jc w:val="left"/>
                </w:pPr>
              </w:pPrChange>
            </w:pPr>
            <w:ins w:id="1629" w:author="南" w:date="2026-10-22T20:28:00Z">
              <w:r>
                <w:rPr>
                  <w:rFonts w:ascii="宋体" w:hAnsi="宋体" w:cs="宋体" w:hint="eastAsia"/>
                  <w:b/>
                  <w:bCs/>
                  <w:sz w:val="28"/>
                  <w:szCs w:val="28"/>
                </w:rPr>
                <w:t>1</w:t>
              </w:r>
              <w:r>
                <w:rPr>
                  <w:rFonts w:ascii="宋体" w:hAnsi="宋体" w:cs="宋体" w:hint="eastAsia"/>
                  <w:b/>
                  <w:bCs/>
                  <w:sz w:val="28"/>
                  <w:szCs w:val="28"/>
                </w:rPr>
                <w:t>、</w:t>
              </w:r>
            </w:ins>
            <w:ins w:id="1630" w:author="南" w:date="2026-10-20T01:32:00Z">
              <w:r>
                <w:rPr>
                  <w:rFonts w:ascii="宋体" w:hAnsi="宋体" w:cs="宋体" w:hint="eastAsia"/>
                  <w:b/>
                  <w:bCs/>
                  <w:sz w:val="28"/>
                  <w:szCs w:val="28"/>
                  <w:rPrChange w:id="1631" w:author="南" w:date="2026-10-22T15:53:00Z">
                    <w:rPr>
                      <w:rFonts w:hint="eastAsia"/>
                      <w:sz w:val="24"/>
                    </w:rPr>
                  </w:rPrChange>
                </w:rPr>
                <w:t>科学性</w:t>
              </w:r>
            </w:ins>
          </w:p>
          <w:p w14:paraId="3AD855F8" w14:textId="77777777" w:rsidR="00C80897" w:rsidRDefault="00C831D6" w:rsidP="00C80897">
            <w:pPr>
              <w:numPr>
                <w:ilvl w:val="0"/>
                <w:numId w:val="13"/>
                <w:ins w:id="1632" w:author="南" w:date="2026-10-22T20:29:00Z"/>
              </w:numPr>
              <w:spacing w:line="360" w:lineRule="auto"/>
              <w:ind w:left="0" w:firstLine="0"/>
              <w:jc w:val="left"/>
              <w:rPr>
                <w:ins w:id="1633" w:author="南" w:date="2026-10-22T16:05:00Z"/>
                <w:rFonts w:ascii="宋体" w:hAnsi="宋体" w:cs="宋体" w:hint="eastAsia"/>
                <w:b/>
                <w:bCs/>
                <w:sz w:val="24"/>
              </w:rPr>
              <w:pPrChange w:id="1634" w:author="南" w:date="2026-10-22T20:29:00Z">
                <w:pPr>
                  <w:spacing w:line="560" w:lineRule="exact"/>
                  <w:jc w:val="left"/>
                </w:pPr>
              </w:pPrChange>
            </w:pPr>
            <w:ins w:id="1635" w:author="南" w:date="2026-10-22T15:54:00Z">
              <w:r>
                <w:rPr>
                  <w:rFonts w:ascii="宋体" w:hAnsi="宋体" w:cs="宋体" w:hint="eastAsia"/>
                  <w:b/>
                  <w:bCs/>
                  <w:sz w:val="24"/>
                  <w:rPrChange w:id="1636" w:author="南" w:date="2026-10-22T16:05:00Z">
                    <w:rPr>
                      <w:rFonts w:ascii="宋体" w:hAnsi="宋体" w:cs="宋体" w:hint="eastAsia"/>
                      <w:b/>
                      <w:bCs/>
                      <w:sz w:val="28"/>
                      <w:szCs w:val="28"/>
                    </w:rPr>
                  </w:rPrChange>
                </w:rPr>
                <w:t>响应国家政策</w:t>
              </w:r>
              <w:r>
                <w:rPr>
                  <w:rFonts w:ascii="宋体" w:hAnsi="宋体" w:cs="宋体" w:hint="eastAsia"/>
                  <w:b/>
                  <w:bCs/>
                  <w:sz w:val="24"/>
                  <w:rPrChange w:id="1637" w:author="南" w:date="2026-10-22T16:05:00Z">
                    <w:rPr>
                      <w:rFonts w:ascii="宋体" w:hAnsi="宋体" w:cs="宋体" w:hint="eastAsia"/>
                      <w:b/>
                      <w:bCs/>
                      <w:sz w:val="28"/>
                      <w:szCs w:val="28"/>
                    </w:rPr>
                  </w:rPrChange>
                </w:rPr>
                <w:t>号召，</w:t>
              </w:r>
            </w:ins>
            <w:ins w:id="1638" w:author="南" w:date="2026-10-22T16:05:00Z">
              <w:r>
                <w:rPr>
                  <w:rFonts w:ascii="宋体" w:hAnsi="宋体" w:cs="宋体" w:hint="eastAsia"/>
                  <w:b/>
                  <w:bCs/>
                  <w:sz w:val="24"/>
                </w:rPr>
                <w:t>以人工智能助农实践</w:t>
              </w:r>
            </w:ins>
          </w:p>
          <w:p w14:paraId="1866F01A" w14:textId="77777777" w:rsidR="00C80897" w:rsidRDefault="00C831D6" w:rsidP="00C80897">
            <w:pPr>
              <w:numPr>
                <w:ilvl w:val="255"/>
                <w:numId w:val="0"/>
              </w:numPr>
              <w:spacing w:line="360" w:lineRule="auto"/>
              <w:ind w:firstLineChars="200" w:firstLine="480"/>
              <w:jc w:val="left"/>
              <w:rPr>
                <w:ins w:id="1639" w:author="南" w:date="2026-10-22T16:06:00Z"/>
                <w:rFonts w:ascii="宋体" w:hAnsi="宋体" w:cs="宋体" w:hint="eastAsia"/>
                <w:sz w:val="24"/>
              </w:rPr>
              <w:pPrChange w:id="1640" w:author="南" w:date="2026-10-22T20:29:00Z">
                <w:pPr>
                  <w:numPr>
                    <w:ilvl w:val="255"/>
                  </w:numPr>
                  <w:spacing w:line="360" w:lineRule="auto"/>
                  <w:jc w:val="left"/>
                </w:pPr>
              </w:pPrChange>
            </w:pPr>
            <w:ins w:id="1641" w:author="南" w:date="2026-10-22T16:05:00Z">
              <w:r>
                <w:rPr>
                  <w:rFonts w:ascii="宋体" w:hAnsi="宋体" w:cs="宋体" w:hint="eastAsia"/>
                  <w:sz w:val="24"/>
                </w:rPr>
                <w:t>2026</w:t>
              </w:r>
              <w:r>
                <w:rPr>
                  <w:rFonts w:ascii="宋体" w:hAnsi="宋体" w:cs="宋体" w:hint="eastAsia"/>
                  <w:sz w:val="24"/>
                </w:rPr>
                <w:t>年</w:t>
              </w:r>
            </w:ins>
            <w:ins w:id="1642" w:author="南" w:date="2026-10-22T16:06:00Z">
              <w:r>
                <w:rPr>
                  <w:rFonts w:ascii="宋体" w:hAnsi="宋体" w:cs="宋体" w:hint="eastAsia"/>
                  <w:sz w:val="24"/>
                </w:rPr>
                <w:t>中央一号文件《中共中央国务院关于锚定农业农村现代化扎实推进乡村全面振兴的意见》提出，促进人工智能与农业发展相结合，统筹发展科技农业、绿色农业、质量农业、品牌农业，并部署实施农村电商高质量发展工程</w:t>
              </w:r>
              <w:r>
                <w:rPr>
                  <w:rFonts w:ascii="宋体" w:hAnsi="宋体" w:cs="宋体" w:hint="eastAsia"/>
                  <w:sz w:val="24"/>
                  <w:vertAlign w:val="superscript"/>
                  <w:rPrChange w:id="1643" w:author="南" w:date="2026-10-22T16:06:00Z">
                    <w:rPr>
                      <w:rFonts w:ascii="宋体" w:hAnsi="宋体" w:cs="宋体" w:hint="eastAsia"/>
                      <w:sz w:val="24"/>
                    </w:rPr>
                  </w:rPrChange>
                </w:rPr>
                <w:t>[1]</w:t>
              </w:r>
              <w:r>
                <w:rPr>
                  <w:rFonts w:ascii="宋体" w:hAnsi="宋体" w:cs="宋体" w:hint="eastAsia"/>
                  <w:sz w:val="24"/>
                </w:rPr>
                <w:t>，为人工智能服务实践于农产品品牌传播与线上经营提供了政策支持。</w:t>
              </w:r>
            </w:ins>
          </w:p>
          <w:p w14:paraId="4015C33A" w14:textId="77777777" w:rsidR="00C80897" w:rsidRDefault="00C831D6" w:rsidP="00C80897">
            <w:pPr>
              <w:numPr>
                <w:ilvl w:val="255"/>
                <w:numId w:val="0"/>
              </w:numPr>
              <w:spacing w:line="360" w:lineRule="auto"/>
              <w:ind w:firstLineChars="200" w:firstLine="480"/>
              <w:jc w:val="left"/>
              <w:rPr>
                <w:ins w:id="1644" w:author="南" w:date="2026-10-22T16:06:00Z"/>
                <w:rFonts w:ascii="宋体" w:hAnsi="宋体" w:cs="宋体" w:hint="eastAsia"/>
                <w:sz w:val="24"/>
              </w:rPr>
              <w:pPrChange w:id="1645" w:author="南" w:date="2026-10-22T20:29:00Z">
                <w:pPr>
                  <w:numPr>
                    <w:ilvl w:val="255"/>
                  </w:numPr>
                  <w:spacing w:line="360" w:lineRule="auto"/>
                  <w:jc w:val="left"/>
                </w:pPr>
              </w:pPrChange>
            </w:pPr>
            <w:ins w:id="1646" w:author="南" w:date="2026-10-22T16:06:00Z">
              <w:r>
                <w:rPr>
                  <w:rFonts w:ascii="宋体" w:hAnsi="宋体" w:cs="宋体" w:hint="eastAsia"/>
                  <w:sz w:val="24"/>
                </w:rPr>
                <w:t>广东省深入实施“百县千镇万村高质量发展工程”，在《“媒体</w:t>
              </w:r>
              <w:r>
                <w:rPr>
                  <w:rFonts w:ascii="宋体" w:hAnsi="宋体" w:cs="宋体" w:hint="eastAsia"/>
                  <w:sz w:val="24"/>
                </w:rPr>
                <w:t>+</w:t>
              </w:r>
              <w:r>
                <w:rPr>
                  <w:rFonts w:ascii="宋体" w:hAnsi="宋体" w:cs="宋体" w:hint="eastAsia"/>
                  <w:sz w:val="24"/>
                </w:rPr>
                <w:t>”赋能“百千万工程”农产品市场体系建设行动方案（</w:t>
              </w:r>
              <w:r>
                <w:rPr>
                  <w:rFonts w:ascii="宋体" w:hAnsi="宋体" w:cs="宋体" w:hint="eastAsia"/>
                  <w:sz w:val="24"/>
                </w:rPr>
                <w:t>2025</w:t>
              </w:r>
              <w:r>
                <w:rPr>
                  <w:rFonts w:ascii="宋体" w:hAnsi="宋体" w:cs="宋体" w:hint="eastAsia"/>
                  <w:sz w:val="24"/>
                </w:rPr>
                <w:t>—</w:t>
              </w:r>
              <w:r>
                <w:rPr>
                  <w:rFonts w:ascii="宋体" w:hAnsi="宋体" w:cs="宋体" w:hint="eastAsia"/>
                  <w:sz w:val="24"/>
                </w:rPr>
                <w:t>2027</w:t>
              </w:r>
              <w:r>
                <w:rPr>
                  <w:rFonts w:ascii="宋体" w:hAnsi="宋体" w:cs="宋体" w:hint="eastAsia"/>
                  <w:sz w:val="24"/>
                </w:rPr>
                <w:t>年）》中，进一步提出运用新技术讲好农业产业与品牌故事，推动农产品品牌塑造和市场拓展</w:t>
              </w:r>
              <w:r>
                <w:rPr>
                  <w:rFonts w:ascii="宋体" w:hAnsi="宋体" w:cs="宋体" w:hint="eastAsia"/>
                  <w:sz w:val="24"/>
                  <w:vertAlign w:val="superscript"/>
                  <w:rPrChange w:id="1647" w:author="南" w:date="2026-10-22T16:07:00Z">
                    <w:rPr>
                      <w:rFonts w:ascii="宋体" w:hAnsi="宋体" w:cs="宋体" w:hint="eastAsia"/>
                      <w:sz w:val="24"/>
                    </w:rPr>
                  </w:rPrChange>
                </w:rPr>
                <w:t>[2]</w:t>
              </w:r>
              <w:r>
                <w:rPr>
                  <w:rFonts w:ascii="宋体" w:hAnsi="宋体" w:cs="宋体" w:hint="eastAsia"/>
                  <w:sz w:val="24"/>
                </w:rPr>
                <w:t>。</w:t>
              </w:r>
            </w:ins>
          </w:p>
          <w:p w14:paraId="1DEF613D" w14:textId="77777777" w:rsidR="00C80897" w:rsidRDefault="00C831D6" w:rsidP="00C80897">
            <w:pPr>
              <w:numPr>
                <w:ilvl w:val="255"/>
                <w:numId w:val="0"/>
              </w:numPr>
              <w:spacing w:line="360" w:lineRule="auto"/>
              <w:ind w:firstLineChars="200" w:firstLine="480"/>
              <w:jc w:val="left"/>
              <w:rPr>
                <w:ins w:id="1648" w:author="南" w:date="2026-10-22T16:08:00Z"/>
                <w:rFonts w:ascii="宋体" w:hAnsi="宋体" w:cs="宋体" w:hint="eastAsia"/>
                <w:sz w:val="24"/>
              </w:rPr>
              <w:pPrChange w:id="1649" w:author="南" w:date="2026-10-22T20:30:00Z">
                <w:pPr>
                  <w:numPr>
                    <w:ilvl w:val="255"/>
                  </w:numPr>
                  <w:spacing w:line="360" w:lineRule="auto"/>
                  <w:jc w:val="left"/>
                </w:pPr>
              </w:pPrChange>
            </w:pPr>
            <w:ins w:id="1650" w:author="南" w:date="2026-10-22T16:06:00Z">
              <w:r>
                <w:rPr>
                  <w:rFonts w:ascii="宋体" w:hAnsi="宋体" w:cs="宋体" w:hint="eastAsia"/>
                  <w:sz w:val="24"/>
                </w:rPr>
                <w:t>本作品</w:t>
              </w:r>
            </w:ins>
            <w:ins w:id="1651" w:author="南" w:date="2026-10-22T16:07:00Z">
              <w:r>
                <w:rPr>
                  <w:rFonts w:ascii="宋体" w:hAnsi="宋体" w:cs="宋体" w:hint="eastAsia"/>
                  <w:sz w:val="24"/>
                </w:rPr>
                <w:t>认真学习</w:t>
              </w:r>
            </w:ins>
            <w:ins w:id="1652" w:author="南" w:date="2026-10-22T16:06:00Z">
              <w:r>
                <w:rPr>
                  <w:rFonts w:ascii="宋体" w:hAnsi="宋体" w:cs="宋体" w:hint="eastAsia"/>
                  <w:sz w:val="24"/>
                </w:rPr>
                <w:t>上述政策方向，</w:t>
              </w:r>
            </w:ins>
            <w:ins w:id="1653" w:author="南" w:date="2026-10-22T16:07:00Z">
              <w:r>
                <w:rPr>
                  <w:rFonts w:ascii="宋体" w:hAnsi="宋体" w:cs="宋体" w:hint="eastAsia"/>
                  <w:sz w:val="24"/>
                </w:rPr>
                <w:t>多次走访广东省内企业实地调研，</w:t>
              </w:r>
            </w:ins>
            <w:ins w:id="1654" w:author="南" w:date="2026-10-22T16:06:00Z">
              <w:r>
                <w:rPr>
                  <w:rFonts w:ascii="宋体" w:hAnsi="宋体" w:cs="宋体" w:hint="eastAsia"/>
                  <w:sz w:val="24"/>
                </w:rPr>
                <w:t>面向农</w:t>
              </w:r>
            </w:ins>
            <w:ins w:id="1655" w:author="南" w:date="2026-10-22T16:07:00Z">
              <w:r>
                <w:rPr>
                  <w:rFonts w:ascii="宋体" w:hAnsi="宋体" w:cs="宋体" w:hint="eastAsia"/>
                  <w:sz w:val="24"/>
                </w:rPr>
                <w:t>产品宣传</w:t>
              </w:r>
            </w:ins>
            <w:ins w:id="1656" w:author="南" w:date="2026-10-22T16:06:00Z">
              <w:r>
                <w:rPr>
                  <w:rFonts w:ascii="宋体" w:hAnsi="宋体" w:cs="宋体" w:hint="eastAsia"/>
                  <w:sz w:val="24"/>
                </w:rPr>
                <w:t>宣传制作繁琐、特色表达不足及专业能力有限等问题，运用领域微调模型与多</w:t>
              </w:r>
              <w:r>
                <w:rPr>
                  <w:rFonts w:ascii="宋体" w:hAnsi="宋体" w:cs="宋体" w:hint="eastAsia"/>
                  <w:sz w:val="24"/>
                </w:rPr>
                <w:t>Agent</w:t>
              </w:r>
              <w:r>
                <w:rPr>
                  <w:rFonts w:ascii="宋体" w:hAnsi="宋体" w:cs="宋体" w:hint="eastAsia"/>
                  <w:sz w:val="24"/>
                </w:rPr>
                <w:t>技能编排，协同生成文案、海报、视频和直播脚本，帮助经营者将真实产品特色与企业文化</w:t>
              </w:r>
            </w:ins>
            <w:ins w:id="1657" w:author="南" w:date="2026-10-22T16:08:00Z">
              <w:r>
                <w:rPr>
                  <w:rFonts w:ascii="宋体" w:hAnsi="宋体" w:cs="宋体" w:hint="eastAsia"/>
                  <w:sz w:val="24"/>
                </w:rPr>
                <w:t>有效</w:t>
              </w:r>
            </w:ins>
            <w:ins w:id="1658" w:author="南" w:date="2026-10-22T16:06:00Z">
              <w:r>
                <w:rPr>
                  <w:rFonts w:ascii="宋体" w:hAnsi="宋体" w:cs="宋体" w:hint="eastAsia"/>
                  <w:sz w:val="24"/>
                </w:rPr>
                <w:t>转化为宣传内容，为农业品牌建设和“百千万工程”提供技术支持</w:t>
              </w:r>
            </w:ins>
            <w:ins w:id="1659" w:author="南" w:date="2026-10-22T16:08:00Z">
              <w:r>
                <w:rPr>
                  <w:rFonts w:ascii="宋体" w:hAnsi="宋体" w:cs="宋体" w:hint="eastAsia"/>
                  <w:sz w:val="24"/>
                </w:rPr>
                <w:t>，推进农业发展数智化。</w:t>
              </w:r>
            </w:ins>
          </w:p>
          <w:p w14:paraId="03721A7C" w14:textId="77777777" w:rsidR="00C80897" w:rsidRDefault="00C80897">
            <w:pPr>
              <w:numPr>
                <w:ilvl w:val="255"/>
                <w:numId w:val="0"/>
              </w:numPr>
              <w:spacing w:line="360" w:lineRule="auto"/>
              <w:jc w:val="left"/>
              <w:rPr>
                <w:ins w:id="1660" w:author="南" w:date="2026-10-22T16:08:00Z"/>
                <w:rFonts w:ascii="宋体" w:hAnsi="宋体" w:cs="宋体" w:hint="eastAsia"/>
                <w:sz w:val="24"/>
              </w:rPr>
            </w:pPr>
          </w:p>
          <w:p w14:paraId="4B6EB8CD" w14:textId="77777777" w:rsidR="00C80897" w:rsidRPr="00C80897" w:rsidRDefault="00C831D6" w:rsidP="00C80897">
            <w:pPr>
              <w:numPr>
                <w:ilvl w:val="0"/>
                <w:numId w:val="13"/>
                <w:ins w:id="1661" w:author="南" w:date="2026-10-22T20:30:00Z"/>
              </w:numPr>
              <w:spacing w:line="360" w:lineRule="auto"/>
              <w:jc w:val="left"/>
              <w:rPr>
                <w:ins w:id="1662" w:author="南" w:date="2026-10-22T16:09:00Z"/>
                <w:rFonts w:ascii="宋体" w:hAnsi="宋体" w:cs="宋体" w:hint="eastAsia"/>
                <w:b/>
                <w:bCs/>
                <w:sz w:val="24"/>
                <w:rPrChange w:id="1663" w:author="南" w:date="2026-10-22T20:30:00Z">
                  <w:rPr>
                    <w:ins w:id="1664" w:author="南" w:date="2026-10-22T16:09:00Z"/>
                    <w:rFonts w:ascii="宋体" w:hAnsi="宋体" w:cs="宋体" w:hint="eastAsia"/>
                    <w:sz w:val="24"/>
                  </w:rPr>
                </w:rPrChange>
              </w:rPr>
              <w:pPrChange w:id="1665" w:author="南" w:date="2026-10-22T20:30:00Z">
                <w:pPr>
                  <w:numPr>
                    <w:ilvl w:val="255"/>
                  </w:numPr>
                  <w:spacing w:line="360" w:lineRule="auto"/>
                  <w:jc w:val="left"/>
                </w:pPr>
              </w:pPrChange>
            </w:pPr>
            <w:ins w:id="1666" w:author="南" w:date="2026-10-22T16:08:00Z">
              <w:r>
                <w:rPr>
                  <w:rFonts w:ascii="宋体" w:hAnsi="宋体" w:cs="宋体" w:hint="eastAsia"/>
                  <w:b/>
                  <w:bCs/>
                  <w:sz w:val="24"/>
                  <w:rPrChange w:id="1667" w:author="南" w:date="2026-10-22T20:30:00Z">
                    <w:rPr>
                      <w:rFonts w:ascii="宋体" w:hAnsi="宋体" w:cs="宋体" w:hint="eastAsia"/>
                      <w:sz w:val="24"/>
                    </w:rPr>
                  </w:rPrChange>
                </w:rPr>
                <w:t>多次走访调研</w:t>
              </w:r>
            </w:ins>
            <w:ins w:id="1668" w:author="南" w:date="2026-10-22T16:09:00Z">
              <w:r>
                <w:rPr>
                  <w:rFonts w:ascii="宋体" w:hAnsi="宋体" w:cs="宋体" w:hint="eastAsia"/>
                  <w:b/>
                  <w:bCs/>
                  <w:sz w:val="24"/>
                  <w:rPrChange w:id="1669" w:author="南" w:date="2026-10-22T20:30:00Z">
                    <w:rPr>
                      <w:rFonts w:ascii="宋体" w:hAnsi="宋体" w:cs="宋体" w:hint="eastAsia"/>
                      <w:sz w:val="24"/>
                    </w:rPr>
                  </w:rPrChange>
                </w:rPr>
                <w:t>，让系统功能设计依于真实需求</w:t>
              </w:r>
            </w:ins>
          </w:p>
          <w:p w14:paraId="71B45B53" w14:textId="77777777" w:rsidR="00C80897" w:rsidRDefault="00C831D6" w:rsidP="00C80897">
            <w:pPr>
              <w:numPr>
                <w:ilvl w:val="255"/>
                <w:numId w:val="0"/>
              </w:numPr>
              <w:spacing w:line="360" w:lineRule="auto"/>
              <w:ind w:firstLineChars="200" w:firstLine="480"/>
              <w:jc w:val="left"/>
              <w:rPr>
                <w:ins w:id="1670" w:author="南" w:date="2026-10-22T16:12:00Z"/>
                <w:rFonts w:ascii="宋体" w:hAnsi="宋体" w:cs="宋体" w:hint="eastAsia"/>
                <w:sz w:val="24"/>
              </w:rPr>
              <w:pPrChange w:id="1671" w:author="南" w:date="2026-10-22T20:30:00Z">
                <w:pPr>
                  <w:numPr>
                    <w:ilvl w:val="255"/>
                  </w:numPr>
                  <w:spacing w:line="360" w:lineRule="auto"/>
                  <w:jc w:val="left"/>
                </w:pPr>
              </w:pPrChange>
            </w:pPr>
            <w:ins w:id="1672" w:author="南" w:date="2026-10-22T16:12:00Z">
              <w:r>
                <w:rPr>
                  <w:rFonts w:ascii="宋体" w:hAnsi="宋体" w:cs="宋体" w:hint="eastAsia"/>
                  <w:sz w:val="24"/>
                </w:rPr>
                <w:t>团队走访了广东佛山高明红茶叶企业、河源板栗企业，并在黑龙江开展农业经营主体调研，了解企业现有宣传渠道、内容制作方式及实际困难。其中，高明红企业</w:t>
              </w:r>
              <w:r>
                <w:rPr>
                  <w:rFonts w:ascii="宋体" w:hAnsi="宋体" w:cs="宋体" w:hint="eastAsia"/>
                  <w:b/>
                  <w:bCs/>
                  <w:sz w:val="24"/>
                  <w:rPrChange w:id="1673" w:author="南" w:date="2026-10-22T20:30:00Z">
                    <w:rPr>
                      <w:rFonts w:ascii="宋体" w:hAnsi="宋体" w:cs="宋体" w:hint="eastAsia"/>
                      <w:sz w:val="24"/>
                    </w:rPr>
                  </w:rPrChange>
                </w:rPr>
                <w:t>希望宣传能够体现茶叶特色、制茶工艺与品牌故事，同时保持文案和视觉风格一致；其经营情况也表明，不同企业拓展线上业务的意愿和资源条件存在差异</w:t>
              </w:r>
              <w:r>
                <w:rPr>
                  <w:rFonts w:ascii="宋体" w:hAnsi="宋体" w:cs="宋体" w:hint="eastAsia"/>
                  <w:sz w:val="24"/>
                </w:rPr>
                <w:t>。</w:t>
              </w:r>
            </w:ins>
          </w:p>
          <w:p w14:paraId="2F206A9A" w14:textId="77777777" w:rsidR="00C80897" w:rsidRDefault="00C831D6" w:rsidP="00C80897">
            <w:pPr>
              <w:numPr>
                <w:ilvl w:val="255"/>
                <w:numId w:val="0"/>
              </w:numPr>
              <w:spacing w:line="360" w:lineRule="auto"/>
              <w:ind w:firstLineChars="200" w:firstLine="480"/>
              <w:jc w:val="left"/>
              <w:rPr>
                <w:ins w:id="1674" w:author="南" w:date="2026-10-22T16:12:00Z"/>
                <w:rFonts w:ascii="宋体" w:hAnsi="宋体" w:cs="宋体" w:hint="eastAsia"/>
                <w:sz w:val="24"/>
              </w:rPr>
              <w:pPrChange w:id="1675" w:author="南" w:date="2026-10-22T20:30:00Z">
                <w:pPr>
                  <w:numPr>
                    <w:ilvl w:val="255"/>
                  </w:numPr>
                  <w:spacing w:line="360" w:lineRule="auto"/>
                  <w:jc w:val="left"/>
                </w:pPr>
              </w:pPrChange>
            </w:pPr>
            <w:ins w:id="1676" w:author="南" w:date="2026-10-22T16:12:00Z">
              <w:r>
                <w:rPr>
                  <w:rFonts w:ascii="宋体" w:hAnsi="宋体" w:cs="宋体" w:hint="eastAsia"/>
                  <w:sz w:val="24"/>
                </w:rPr>
                <w:t>王志刚等基于</w:t>
              </w:r>
              <w:r>
                <w:rPr>
                  <w:rFonts w:ascii="宋体" w:hAnsi="宋体" w:cs="宋体" w:hint="eastAsia"/>
                  <w:sz w:val="24"/>
                </w:rPr>
                <w:t>110</w:t>
              </w:r>
              <w:r>
                <w:rPr>
                  <w:rFonts w:ascii="宋体" w:hAnsi="宋体" w:cs="宋体" w:hint="eastAsia"/>
                  <w:sz w:val="24"/>
                </w:rPr>
                <w:t>家农业企业的研究指出，数字化转型需要企业资源与能力相互匹配</w:t>
              </w:r>
              <w:r>
                <w:rPr>
                  <w:rFonts w:ascii="宋体" w:hAnsi="宋体" w:cs="宋体" w:hint="eastAsia"/>
                  <w:sz w:val="24"/>
                  <w:vertAlign w:val="superscript"/>
                  <w:rPrChange w:id="1677" w:author="南" w:date="2026-10-22T16:13:00Z">
                    <w:rPr>
                      <w:rFonts w:ascii="宋体" w:hAnsi="宋体" w:cs="宋体" w:hint="eastAsia"/>
                      <w:sz w:val="24"/>
                    </w:rPr>
                  </w:rPrChange>
                </w:rPr>
                <w:t>[3]</w:t>
              </w:r>
              <w:r>
                <w:rPr>
                  <w:rFonts w:ascii="宋体" w:hAnsi="宋体" w:cs="宋体" w:hint="eastAsia"/>
                  <w:sz w:val="24"/>
                </w:rPr>
                <w:t>。据此，作品采用按需调用的功能设计：经营者可独立制作文案、海报、视频或直播脚本，也可组合生成多种物料，以适应不同经营规模和宣传频率。</w:t>
              </w:r>
            </w:ins>
          </w:p>
          <w:p w14:paraId="09A65BB5" w14:textId="77777777" w:rsidR="00C80897" w:rsidRDefault="00C831D6" w:rsidP="00C80897">
            <w:pPr>
              <w:numPr>
                <w:ilvl w:val="255"/>
                <w:numId w:val="0"/>
              </w:numPr>
              <w:spacing w:line="360" w:lineRule="auto"/>
              <w:ind w:firstLineChars="200" w:firstLine="480"/>
              <w:jc w:val="left"/>
              <w:rPr>
                <w:ins w:id="1678" w:author="南" w:date="2026-10-22T16:12:00Z"/>
                <w:rFonts w:ascii="宋体" w:hAnsi="宋体" w:cs="宋体" w:hint="eastAsia"/>
                <w:sz w:val="24"/>
              </w:rPr>
              <w:pPrChange w:id="1679" w:author="南" w:date="2026-10-22T20:30:00Z">
                <w:pPr>
                  <w:numPr>
                    <w:ilvl w:val="255"/>
                  </w:numPr>
                  <w:spacing w:line="360" w:lineRule="auto"/>
                  <w:jc w:val="left"/>
                </w:pPr>
              </w:pPrChange>
            </w:pPr>
            <w:ins w:id="1680" w:author="南" w:date="2026-10-22T16:12:00Z">
              <w:r>
                <w:rPr>
                  <w:rFonts w:ascii="宋体" w:hAnsi="宋体" w:cs="宋体" w:hint="eastAsia"/>
                  <w:sz w:val="24"/>
                </w:rPr>
                <w:lastRenderedPageBreak/>
                <w:t>针对调研需求，系统形成以下功能对应关系：</w:t>
              </w:r>
            </w:ins>
          </w:p>
          <w:p w14:paraId="4E18E65A" w14:textId="77777777" w:rsidR="00C80897" w:rsidRPr="00C80897" w:rsidRDefault="00C831D6" w:rsidP="00C80897">
            <w:pPr>
              <w:numPr>
                <w:ilvl w:val="255"/>
                <w:numId w:val="0"/>
              </w:numPr>
              <w:spacing w:line="360" w:lineRule="auto"/>
              <w:ind w:firstLineChars="200" w:firstLine="482"/>
              <w:jc w:val="left"/>
              <w:rPr>
                <w:ins w:id="1681" w:author="南" w:date="2026-10-22T16:12:00Z"/>
                <w:rFonts w:ascii="宋体" w:hAnsi="宋体" w:cs="宋体" w:hint="eastAsia"/>
                <w:b/>
                <w:bCs/>
                <w:sz w:val="24"/>
                <w:rPrChange w:id="1682" w:author="南" w:date="2026-10-22T20:31:00Z">
                  <w:rPr>
                    <w:ins w:id="1683" w:author="南" w:date="2026-10-22T16:12:00Z"/>
                    <w:rFonts w:ascii="宋体" w:hAnsi="宋体" w:cs="宋体" w:hint="eastAsia"/>
                    <w:sz w:val="24"/>
                  </w:rPr>
                </w:rPrChange>
              </w:rPr>
              <w:pPrChange w:id="1684" w:author="南" w:date="2026-10-22T20:30:00Z">
                <w:pPr>
                  <w:numPr>
                    <w:ilvl w:val="255"/>
                  </w:numPr>
                  <w:spacing w:line="360" w:lineRule="auto"/>
                  <w:jc w:val="left"/>
                </w:pPr>
              </w:pPrChange>
            </w:pPr>
            <w:ins w:id="1685" w:author="南" w:date="2026-10-22T16:12:00Z">
              <w:r>
                <w:rPr>
                  <w:rFonts w:ascii="宋体" w:hAnsi="宋体" w:cs="宋体" w:hint="eastAsia"/>
                  <w:b/>
                  <w:bCs/>
                  <w:sz w:val="24"/>
                  <w:rPrChange w:id="1686" w:author="南" w:date="2026-10-22T20:31:00Z">
                    <w:rPr>
                      <w:rFonts w:ascii="宋体" w:hAnsi="宋体" w:cs="宋体" w:hint="eastAsia"/>
                      <w:sz w:val="24"/>
                    </w:rPr>
                  </w:rPrChange>
                </w:rPr>
                <w:t>①企业希望突出工艺与品牌内涵，系统建立包含企业文化、资质荣誉、产品特色及生产流程的档案</w:t>
              </w:r>
            </w:ins>
            <w:ins w:id="1687" w:author="南" w:date="2026-10-22T16:13:00Z">
              <w:r>
                <w:rPr>
                  <w:rFonts w:ascii="宋体" w:hAnsi="宋体" w:cs="宋体" w:hint="eastAsia"/>
                  <w:b/>
                  <w:bCs/>
                  <w:sz w:val="24"/>
                  <w:rPrChange w:id="1688" w:author="南" w:date="2026-10-22T20:31:00Z">
                    <w:rPr>
                      <w:rFonts w:ascii="宋体" w:hAnsi="宋体" w:cs="宋体" w:hint="eastAsia"/>
                      <w:sz w:val="24"/>
                    </w:rPr>
                  </w:rPrChange>
                </w:rPr>
                <w:t>，并在生成</w:t>
              </w:r>
            </w:ins>
            <w:ins w:id="1689" w:author="南" w:date="2026-10-22T16:14:00Z">
              <w:r>
                <w:rPr>
                  <w:rFonts w:ascii="宋体" w:hAnsi="宋体" w:cs="宋体" w:hint="eastAsia"/>
                  <w:b/>
                  <w:bCs/>
                  <w:sz w:val="24"/>
                  <w:rPrChange w:id="1690" w:author="南" w:date="2026-10-22T20:31:00Z">
                    <w:rPr>
                      <w:rFonts w:ascii="宋体" w:hAnsi="宋体" w:cs="宋体" w:hint="eastAsia"/>
                      <w:sz w:val="24"/>
                    </w:rPr>
                  </w:rPrChange>
                </w:rPr>
                <w:t>内容时读取调用</w:t>
              </w:r>
            </w:ins>
            <w:ins w:id="1691" w:author="南" w:date="2026-10-22T16:12:00Z">
              <w:r>
                <w:rPr>
                  <w:rFonts w:ascii="宋体" w:hAnsi="宋体" w:cs="宋体" w:hint="eastAsia"/>
                  <w:b/>
                  <w:bCs/>
                  <w:sz w:val="24"/>
                  <w:rPrChange w:id="1692" w:author="南" w:date="2026-10-22T20:31:00Z">
                    <w:rPr>
                      <w:rFonts w:ascii="宋体" w:hAnsi="宋体" w:cs="宋体" w:hint="eastAsia"/>
                      <w:sz w:val="24"/>
                    </w:rPr>
                  </w:rPrChange>
                </w:rPr>
                <w:t>；</w:t>
              </w:r>
            </w:ins>
          </w:p>
          <w:p w14:paraId="2C49DBFE" w14:textId="77777777" w:rsidR="00C80897" w:rsidRPr="00C80897" w:rsidRDefault="00C831D6" w:rsidP="00C80897">
            <w:pPr>
              <w:numPr>
                <w:ilvl w:val="255"/>
                <w:numId w:val="0"/>
              </w:numPr>
              <w:spacing w:line="360" w:lineRule="auto"/>
              <w:ind w:firstLineChars="200" w:firstLine="482"/>
              <w:jc w:val="left"/>
              <w:rPr>
                <w:ins w:id="1693" w:author="南" w:date="2026-10-22T16:12:00Z"/>
                <w:rFonts w:ascii="宋体" w:hAnsi="宋体" w:cs="宋体" w:hint="eastAsia"/>
                <w:b/>
                <w:bCs/>
                <w:sz w:val="24"/>
                <w:rPrChange w:id="1694" w:author="南" w:date="2026-10-22T20:31:00Z">
                  <w:rPr>
                    <w:ins w:id="1695" w:author="南" w:date="2026-10-22T16:12:00Z"/>
                    <w:rFonts w:ascii="宋体" w:hAnsi="宋体" w:cs="宋体" w:hint="eastAsia"/>
                    <w:sz w:val="24"/>
                  </w:rPr>
                </w:rPrChange>
              </w:rPr>
              <w:pPrChange w:id="1696" w:author="南" w:date="2026-10-22T20:30:00Z">
                <w:pPr>
                  <w:numPr>
                    <w:ilvl w:val="255"/>
                  </w:numPr>
                  <w:spacing w:line="360" w:lineRule="auto"/>
                  <w:jc w:val="left"/>
                </w:pPr>
              </w:pPrChange>
            </w:pPr>
            <w:ins w:id="1697" w:author="南" w:date="2026-10-22T16:12:00Z">
              <w:r>
                <w:rPr>
                  <w:rFonts w:ascii="宋体" w:hAnsi="宋体" w:cs="宋体" w:hint="eastAsia"/>
                  <w:b/>
                  <w:bCs/>
                  <w:sz w:val="24"/>
                  <w:rPrChange w:id="1698" w:author="南" w:date="2026-10-22T20:31:00Z">
                    <w:rPr>
                      <w:rFonts w:ascii="宋体" w:hAnsi="宋体" w:cs="宋体" w:hint="eastAsia"/>
                      <w:sz w:val="24"/>
                    </w:rPr>
                  </w:rPrChange>
                </w:rPr>
                <w:t>②企业资料和素材需要反复使用，系统支持持续更新、勾选调用及参考样式复用；</w:t>
              </w:r>
            </w:ins>
          </w:p>
          <w:p w14:paraId="28897C30" w14:textId="77777777" w:rsidR="00C80897" w:rsidRPr="00C80897" w:rsidRDefault="00C831D6" w:rsidP="00C80897">
            <w:pPr>
              <w:numPr>
                <w:ilvl w:val="255"/>
                <w:numId w:val="0"/>
              </w:numPr>
              <w:spacing w:line="360" w:lineRule="auto"/>
              <w:ind w:firstLineChars="200" w:firstLine="482"/>
              <w:jc w:val="left"/>
              <w:rPr>
                <w:ins w:id="1699" w:author="南" w:date="2026-10-22T16:12:00Z"/>
                <w:rFonts w:ascii="宋体" w:hAnsi="宋体" w:cs="宋体" w:hint="eastAsia"/>
                <w:b/>
                <w:bCs/>
                <w:sz w:val="24"/>
                <w:rPrChange w:id="1700" w:author="南" w:date="2026-10-22T20:31:00Z">
                  <w:rPr>
                    <w:ins w:id="1701" w:author="南" w:date="2026-10-22T16:12:00Z"/>
                    <w:rFonts w:ascii="宋体" w:hAnsi="宋体" w:cs="宋体" w:hint="eastAsia"/>
                    <w:sz w:val="24"/>
                  </w:rPr>
                </w:rPrChange>
              </w:rPr>
              <w:pPrChange w:id="1702" w:author="南" w:date="2026-10-22T20:30:00Z">
                <w:pPr>
                  <w:numPr>
                    <w:ilvl w:val="255"/>
                  </w:numPr>
                  <w:spacing w:line="360" w:lineRule="auto"/>
                  <w:jc w:val="left"/>
                </w:pPr>
              </w:pPrChange>
            </w:pPr>
            <w:ins w:id="1703" w:author="南" w:date="2026-10-22T16:12:00Z">
              <w:r>
                <w:rPr>
                  <w:rFonts w:ascii="宋体" w:hAnsi="宋体" w:cs="宋体" w:hint="eastAsia"/>
                  <w:b/>
                  <w:bCs/>
                  <w:sz w:val="24"/>
                  <w:rPrChange w:id="1704" w:author="南" w:date="2026-10-22T20:31:00Z">
                    <w:rPr>
                      <w:rFonts w:ascii="宋体" w:hAnsi="宋体" w:cs="宋体" w:hint="eastAsia"/>
                      <w:sz w:val="24"/>
                    </w:rPr>
                  </w:rPrChange>
                </w:rPr>
                <w:t>③用户缺少专业提示词和设计经验，系统提供人群、节日、平台与风格等引导选项；</w:t>
              </w:r>
            </w:ins>
          </w:p>
          <w:p w14:paraId="3D6DF9E8" w14:textId="77777777" w:rsidR="00C80897" w:rsidRPr="00C80897" w:rsidRDefault="00C831D6" w:rsidP="00C80897">
            <w:pPr>
              <w:numPr>
                <w:ilvl w:val="255"/>
                <w:numId w:val="0"/>
              </w:numPr>
              <w:spacing w:line="360" w:lineRule="auto"/>
              <w:ind w:firstLineChars="200" w:firstLine="482"/>
              <w:jc w:val="left"/>
              <w:rPr>
                <w:ins w:id="1705" w:author="南" w:date="2026-10-22T16:12:00Z"/>
                <w:rFonts w:ascii="宋体" w:hAnsi="宋体" w:cs="宋体" w:hint="eastAsia"/>
                <w:b/>
                <w:bCs/>
                <w:sz w:val="24"/>
                <w:rPrChange w:id="1706" w:author="南" w:date="2026-10-22T20:31:00Z">
                  <w:rPr>
                    <w:ins w:id="1707" w:author="南" w:date="2026-10-22T16:12:00Z"/>
                    <w:rFonts w:ascii="宋体" w:hAnsi="宋体" w:cs="宋体" w:hint="eastAsia"/>
                    <w:sz w:val="24"/>
                  </w:rPr>
                </w:rPrChange>
              </w:rPr>
              <w:pPrChange w:id="1708" w:author="南" w:date="2026-10-22T20:31:00Z">
                <w:pPr>
                  <w:numPr>
                    <w:ilvl w:val="255"/>
                  </w:numPr>
                  <w:spacing w:line="360" w:lineRule="auto"/>
                  <w:jc w:val="left"/>
                </w:pPr>
              </w:pPrChange>
            </w:pPr>
            <w:ins w:id="1709" w:author="南" w:date="2026-10-22T16:12:00Z">
              <w:r>
                <w:rPr>
                  <w:rFonts w:ascii="宋体" w:hAnsi="宋体" w:cs="宋体" w:hint="eastAsia"/>
                  <w:b/>
                  <w:bCs/>
                  <w:sz w:val="24"/>
                  <w:rPrChange w:id="1710" w:author="南" w:date="2026-10-22T20:31:00Z">
                    <w:rPr>
                      <w:rFonts w:ascii="宋体" w:hAnsi="宋体" w:cs="宋体" w:hint="eastAsia"/>
                      <w:sz w:val="24"/>
                    </w:rPr>
                  </w:rPrChange>
                </w:rPr>
                <w:t>④宣传成果需要修改并实际发布，系统提供内容编辑、审核、多平台预览和打包保存。</w:t>
              </w:r>
            </w:ins>
          </w:p>
          <w:p w14:paraId="3F190329" w14:textId="77777777" w:rsidR="00C80897" w:rsidRDefault="00C831D6" w:rsidP="00C80897">
            <w:pPr>
              <w:numPr>
                <w:ilvl w:val="255"/>
                <w:numId w:val="0"/>
              </w:numPr>
              <w:spacing w:line="360" w:lineRule="auto"/>
              <w:ind w:firstLineChars="200" w:firstLine="480"/>
              <w:jc w:val="left"/>
              <w:rPr>
                <w:ins w:id="1711" w:author="南" w:date="2026-10-22T16:14:00Z"/>
                <w:rFonts w:ascii="宋体" w:hAnsi="宋体" w:cs="宋体" w:hint="eastAsia"/>
                <w:sz w:val="24"/>
              </w:rPr>
              <w:pPrChange w:id="1712" w:author="南" w:date="2026-10-22T20:31:00Z">
                <w:pPr>
                  <w:numPr>
                    <w:ilvl w:val="255"/>
                  </w:numPr>
                  <w:spacing w:line="360" w:lineRule="auto"/>
                  <w:jc w:val="left"/>
                </w:pPr>
              </w:pPrChange>
            </w:pPr>
            <w:ins w:id="1713" w:author="南" w:date="2026-10-22T16:12:00Z">
              <w:r>
                <w:rPr>
                  <w:rFonts w:ascii="宋体" w:hAnsi="宋体" w:cs="宋体" w:hint="eastAsia"/>
                  <w:sz w:val="24"/>
                </w:rPr>
                <w:t>功能设计由企业的实际使用过程展开，使系统能够服务于具体宣传任务。</w:t>
              </w:r>
            </w:ins>
          </w:p>
          <w:p w14:paraId="3D9B197B" w14:textId="77777777" w:rsidR="00C80897" w:rsidRDefault="00C80897">
            <w:pPr>
              <w:numPr>
                <w:ilvl w:val="255"/>
                <w:numId w:val="0"/>
              </w:numPr>
              <w:spacing w:line="360" w:lineRule="auto"/>
              <w:jc w:val="left"/>
              <w:rPr>
                <w:ins w:id="1714" w:author="南" w:date="2026-10-22T16:14:00Z"/>
                <w:rFonts w:ascii="宋体" w:hAnsi="宋体" w:cs="宋体" w:hint="eastAsia"/>
                <w:sz w:val="24"/>
              </w:rPr>
            </w:pPr>
          </w:p>
          <w:p w14:paraId="022D5882" w14:textId="77777777" w:rsidR="00C80897" w:rsidRDefault="00C831D6" w:rsidP="00C80897">
            <w:pPr>
              <w:numPr>
                <w:ilvl w:val="0"/>
                <w:numId w:val="13"/>
                <w:ins w:id="1715" w:author="南" w:date="2026-10-22T20:31:00Z"/>
              </w:numPr>
              <w:spacing w:line="360" w:lineRule="auto"/>
              <w:jc w:val="left"/>
              <w:rPr>
                <w:ins w:id="1716" w:author="南" w:date="2026-10-22T16:20:00Z"/>
                <w:rFonts w:ascii="宋体" w:hAnsi="宋体" w:cs="宋体" w:hint="eastAsia"/>
                <w:sz w:val="24"/>
              </w:rPr>
              <w:pPrChange w:id="1717" w:author="南" w:date="2026-10-22T20:31:00Z">
                <w:pPr>
                  <w:numPr>
                    <w:ilvl w:val="255"/>
                  </w:numPr>
                  <w:spacing w:line="360" w:lineRule="auto"/>
                  <w:jc w:val="left"/>
                </w:pPr>
              </w:pPrChange>
            </w:pPr>
            <w:ins w:id="1718" w:author="南" w:date="2026-10-22T16:17:00Z">
              <w:r>
                <w:rPr>
                  <w:rFonts w:ascii="宋体" w:hAnsi="宋体" w:cs="宋体" w:hint="eastAsia"/>
                  <w:sz w:val="24"/>
                </w:rPr>
                <w:t>以企业及领域</w:t>
              </w:r>
            </w:ins>
            <w:ins w:id="1719" w:author="南" w:date="2026-10-22T16:18:00Z">
              <w:r>
                <w:rPr>
                  <w:rFonts w:ascii="宋体" w:hAnsi="宋体" w:cs="宋体" w:hint="eastAsia"/>
                  <w:sz w:val="24"/>
                </w:rPr>
                <w:t>大量</w:t>
              </w:r>
            </w:ins>
            <w:ins w:id="1720" w:author="南" w:date="2026-10-22T16:17:00Z">
              <w:r>
                <w:rPr>
                  <w:rFonts w:ascii="宋体" w:hAnsi="宋体" w:cs="宋体" w:hint="eastAsia"/>
                  <w:sz w:val="24"/>
                </w:rPr>
                <w:t>真实数据为基础</w:t>
              </w:r>
            </w:ins>
            <w:ins w:id="1721" w:author="南" w:date="2026-10-22T16:20:00Z">
              <w:r>
                <w:rPr>
                  <w:rFonts w:ascii="宋体" w:hAnsi="宋体" w:cs="宋体" w:hint="eastAsia"/>
                  <w:sz w:val="24"/>
                </w:rPr>
                <w:t>，有可靠的数据基础</w:t>
              </w:r>
            </w:ins>
          </w:p>
          <w:p w14:paraId="20A91805" w14:textId="77777777" w:rsidR="00C80897" w:rsidRDefault="00C831D6" w:rsidP="00C80897">
            <w:pPr>
              <w:numPr>
                <w:ilvl w:val="255"/>
                <w:numId w:val="0"/>
              </w:numPr>
              <w:spacing w:line="360" w:lineRule="auto"/>
              <w:ind w:firstLineChars="200" w:firstLine="480"/>
              <w:jc w:val="left"/>
              <w:rPr>
                <w:ins w:id="1722" w:author="南" w:date="2026-10-22T16:20:00Z"/>
                <w:rFonts w:ascii="宋体" w:hAnsi="宋体" w:cs="宋体" w:hint="eastAsia"/>
                <w:sz w:val="24"/>
              </w:rPr>
              <w:pPrChange w:id="1723" w:author="南" w:date="2026-10-22T20:31:00Z">
                <w:pPr>
                  <w:numPr>
                    <w:ilvl w:val="255"/>
                  </w:numPr>
                  <w:spacing w:line="360" w:lineRule="auto"/>
                  <w:jc w:val="left"/>
                </w:pPr>
              </w:pPrChange>
            </w:pPr>
            <w:ins w:id="1724" w:author="南" w:date="2026-10-22T16:20:00Z">
              <w:r>
                <w:rPr>
                  <w:rFonts w:ascii="宋体" w:hAnsi="宋体" w:cs="宋体"/>
                  <w:sz w:val="24"/>
                </w:rPr>
                <w:t>农业大模型研究表明，农业知识理解与领域信息组织是开展智能服务的重要基础</w:t>
              </w:r>
              <w:r>
                <w:rPr>
                  <w:rFonts w:ascii="宋体" w:hAnsi="宋体" w:cs="宋体" w:hint="eastAsia"/>
                  <w:sz w:val="24"/>
                  <w:vertAlign w:val="superscript"/>
                  <w:rPrChange w:id="1725" w:author="南" w:date="2026-10-22T16:20:00Z">
                    <w:rPr>
                      <w:rFonts w:ascii="宋体" w:hAnsi="宋体" w:cs="宋体" w:hint="eastAsia"/>
                      <w:sz w:val="24"/>
                    </w:rPr>
                  </w:rPrChange>
                </w:rPr>
                <w:t>[4]</w:t>
              </w:r>
              <w:r>
                <w:rPr>
                  <w:rFonts w:ascii="宋体" w:hAnsi="宋体" w:cs="宋体"/>
                  <w:sz w:val="24"/>
                </w:rPr>
                <w:t>；农产品品牌故事研究则指出，品牌表达与来源地文化密切关联，需要结合产品背景组织叙事</w:t>
              </w:r>
              <w:r>
                <w:rPr>
                  <w:rFonts w:ascii="宋体" w:hAnsi="宋体" w:cs="宋体" w:hint="eastAsia"/>
                  <w:sz w:val="24"/>
                  <w:vertAlign w:val="superscript"/>
                  <w:rPrChange w:id="1726" w:author="南" w:date="2026-10-22T16:21:00Z">
                    <w:rPr>
                      <w:rFonts w:ascii="宋体" w:hAnsi="宋体" w:cs="宋体" w:hint="eastAsia"/>
                      <w:sz w:val="24"/>
                    </w:rPr>
                  </w:rPrChange>
                </w:rPr>
                <w:t>[5]</w:t>
              </w:r>
              <w:r>
                <w:rPr>
                  <w:rFonts w:ascii="宋体" w:hAnsi="宋体" w:cs="宋体"/>
                  <w:sz w:val="24"/>
                </w:rPr>
                <w:t>。据此，作品同时关注农业知识和企业专属资料，使生成内容既符合品类特点，也体现品牌差异。</w:t>
              </w:r>
            </w:ins>
          </w:p>
          <w:p w14:paraId="120B326A" w14:textId="77777777" w:rsidR="00C80897" w:rsidRDefault="00C831D6" w:rsidP="00C80897">
            <w:pPr>
              <w:numPr>
                <w:ilvl w:val="255"/>
                <w:numId w:val="0"/>
              </w:numPr>
              <w:spacing w:line="360" w:lineRule="auto"/>
              <w:ind w:firstLineChars="200" w:firstLine="480"/>
              <w:jc w:val="left"/>
              <w:rPr>
                <w:ins w:id="1727" w:author="南" w:date="2026-10-22T16:20:00Z"/>
                <w:rFonts w:ascii="宋体" w:hAnsi="宋体" w:cs="宋体" w:hint="eastAsia"/>
                <w:sz w:val="24"/>
              </w:rPr>
              <w:pPrChange w:id="1728" w:author="南" w:date="2026-10-22T20:31:00Z">
                <w:pPr>
                  <w:numPr>
                    <w:ilvl w:val="255"/>
                  </w:numPr>
                  <w:spacing w:line="360" w:lineRule="auto"/>
                  <w:jc w:val="left"/>
                </w:pPr>
              </w:pPrChange>
            </w:pPr>
            <w:ins w:id="1729" w:author="南" w:date="2026-10-22T16:20:00Z">
              <w:r>
                <w:rPr>
                  <w:rFonts w:ascii="宋体" w:hAnsi="宋体" w:cs="宋体"/>
                  <w:sz w:val="24"/>
                </w:rPr>
                <w:t>项目已收集整理三千余条农产品资料，大部分围绕广东地理标志农产品，涵盖荔枝、龙眼等品类，并补充营销文案和宣传规范，为领域数据集建设提供基础。数据使用时区分三类内容：农业知识用于理解品类背景，参考文案用于学习表达结构，企业档案用于确定具体产品事实。例如，某产区的普遍特征不能直接视为某家企业产品已经具备的属性，参考案例中的认证、奖项也不能迁移到当前产品。</w:t>
              </w:r>
            </w:ins>
          </w:p>
          <w:p w14:paraId="5299D8A2" w14:textId="77777777" w:rsidR="00C80897" w:rsidRDefault="00C831D6" w:rsidP="00C80897">
            <w:pPr>
              <w:numPr>
                <w:ilvl w:val="255"/>
                <w:numId w:val="0"/>
              </w:numPr>
              <w:spacing w:line="360" w:lineRule="auto"/>
              <w:ind w:firstLineChars="200" w:firstLine="480"/>
              <w:jc w:val="left"/>
              <w:rPr>
                <w:ins w:id="1730" w:author="南" w:date="2026-10-22T16:20:00Z"/>
                <w:rFonts w:ascii="宋体" w:hAnsi="宋体" w:cs="宋体" w:hint="eastAsia"/>
                <w:sz w:val="24"/>
              </w:rPr>
              <w:pPrChange w:id="1731" w:author="南" w:date="2026-10-22T20:31:00Z">
                <w:pPr>
                  <w:numPr>
                    <w:ilvl w:val="255"/>
                  </w:numPr>
                  <w:spacing w:line="360" w:lineRule="auto"/>
                  <w:jc w:val="left"/>
                </w:pPr>
              </w:pPrChange>
            </w:pPr>
            <w:ins w:id="1732" w:author="南" w:date="2026-10-22T16:20:00Z">
              <w:r>
                <w:rPr>
                  <w:rFonts w:ascii="宋体" w:hAnsi="宋体" w:cs="宋体"/>
                  <w:sz w:val="24"/>
                </w:rPr>
                <w:t>相关农业大语言模型研究已关注知识筛选与知识协同生成问题</w:t>
              </w:r>
              <w:r>
                <w:rPr>
                  <w:rFonts w:ascii="宋体" w:hAnsi="宋体" w:cs="宋体" w:hint="eastAsia"/>
                  <w:sz w:val="24"/>
                  <w:vertAlign w:val="superscript"/>
                  <w:rPrChange w:id="1733" w:author="南" w:date="2026-10-22T16:21:00Z">
                    <w:rPr>
                      <w:rFonts w:ascii="宋体" w:hAnsi="宋体" w:cs="宋体" w:hint="eastAsia"/>
                      <w:sz w:val="24"/>
                    </w:rPr>
                  </w:rPrChange>
                </w:rPr>
                <w:t>[6]</w:t>
              </w:r>
              <w:r>
                <w:rPr>
                  <w:rFonts w:ascii="宋体" w:hAnsi="宋体" w:cs="宋体"/>
                  <w:sz w:val="24"/>
                </w:rPr>
                <w:t>，检索增强生成研究也强调外部知识对生成任务的支持作用</w:t>
              </w:r>
              <w:r>
                <w:rPr>
                  <w:rFonts w:ascii="宋体" w:hAnsi="宋体" w:cs="宋体" w:hint="eastAsia"/>
                  <w:sz w:val="24"/>
                  <w:vertAlign w:val="superscript"/>
                  <w:rPrChange w:id="1734" w:author="南" w:date="2026-10-22T16:21:00Z">
                    <w:rPr>
                      <w:rFonts w:ascii="宋体" w:hAnsi="宋体" w:cs="宋体" w:hint="eastAsia"/>
                      <w:sz w:val="24"/>
                    </w:rPr>
                  </w:rPrChange>
                </w:rPr>
                <w:t>[7-9]</w:t>
              </w:r>
              <w:r>
                <w:rPr>
                  <w:rFonts w:ascii="宋体" w:hAnsi="宋体" w:cs="宋体"/>
                  <w:sz w:val="24"/>
                </w:rPr>
                <w:t>。本作品据此将知识资料与企业档案分别管理，检索时限定企业和产品范围，为模型提供与当前任务相符的依据，减少资料混用。</w:t>
              </w:r>
            </w:ins>
          </w:p>
          <w:p w14:paraId="7318ADAB" w14:textId="77777777" w:rsidR="00C80897" w:rsidRDefault="00C80897">
            <w:pPr>
              <w:numPr>
                <w:ilvl w:val="255"/>
                <w:numId w:val="0"/>
              </w:numPr>
              <w:spacing w:line="360" w:lineRule="auto"/>
              <w:jc w:val="left"/>
              <w:rPr>
                <w:ins w:id="1735" w:author="南" w:date="2026-10-22T16:21:00Z"/>
                <w:rFonts w:ascii="宋体" w:hAnsi="宋体" w:cs="宋体" w:hint="eastAsia"/>
                <w:sz w:val="24"/>
              </w:rPr>
            </w:pPr>
          </w:p>
          <w:p w14:paraId="14CB6BC4" w14:textId="77777777" w:rsidR="00C80897" w:rsidRPr="00C80897" w:rsidRDefault="00C831D6" w:rsidP="00C80897">
            <w:pPr>
              <w:numPr>
                <w:ilvl w:val="0"/>
                <w:numId w:val="13"/>
                <w:ins w:id="1736" w:author="南" w:date="2026-10-22T20:31:00Z"/>
              </w:numPr>
              <w:spacing w:line="360" w:lineRule="auto"/>
              <w:jc w:val="left"/>
              <w:rPr>
                <w:ins w:id="1737" w:author="南" w:date="2026-10-22T16:29:00Z"/>
                <w:rFonts w:ascii="宋体" w:hAnsi="宋体" w:cs="宋体" w:hint="eastAsia"/>
                <w:b/>
                <w:bCs/>
                <w:sz w:val="24"/>
                <w:rPrChange w:id="1738" w:author="南" w:date="2026-10-22T20:31:00Z">
                  <w:rPr>
                    <w:ins w:id="1739" w:author="南" w:date="2026-10-22T16:29:00Z"/>
                    <w:rFonts w:ascii="宋体" w:hAnsi="宋体" w:cs="宋体" w:hint="eastAsia"/>
                    <w:sz w:val="24"/>
                  </w:rPr>
                </w:rPrChange>
              </w:rPr>
              <w:pPrChange w:id="1740" w:author="南" w:date="2026-10-22T20:31:00Z">
                <w:pPr>
                  <w:numPr>
                    <w:ilvl w:val="255"/>
                  </w:numPr>
                  <w:spacing w:line="360" w:lineRule="auto"/>
                  <w:jc w:val="left"/>
                </w:pPr>
              </w:pPrChange>
            </w:pPr>
            <w:ins w:id="1741" w:author="南" w:date="2026-10-22T16:28:00Z">
              <w:r>
                <w:rPr>
                  <w:rFonts w:ascii="宋体" w:hAnsi="宋体" w:cs="宋体" w:hint="eastAsia"/>
                  <w:b/>
                  <w:bCs/>
                  <w:sz w:val="24"/>
                  <w:rPrChange w:id="1742" w:author="南" w:date="2026-10-22T20:31:00Z">
                    <w:rPr>
                      <w:rFonts w:ascii="宋体" w:hAnsi="宋体" w:cs="宋体" w:hint="eastAsia"/>
                      <w:sz w:val="24"/>
                    </w:rPr>
                  </w:rPrChange>
                </w:rPr>
                <w:t>技术路线与</w:t>
              </w:r>
            </w:ins>
            <w:ins w:id="1743" w:author="南" w:date="2026-10-22T16:29:00Z">
              <w:r>
                <w:rPr>
                  <w:rFonts w:ascii="宋体" w:hAnsi="宋体" w:cs="宋体" w:hint="eastAsia"/>
                  <w:b/>
                  <w:bCs/>
                  <w:sz w:val="24"/>
                  <w:rPrChange w:id="1744" w:author="南" w:date="2026-10-22T20:31:00Z">
                    <w:rPr>
                      <w:rFonts w:ascii="宋体" w:hAnsi="宋体" w:cs="宋体" w:hint="eastAsia"/>
                      <w:sz w:val="24"/>
                    </w:rPr>
                  </w:rPrChange>
                </w:rPr>
                <w:t>需求相衔接，开发路线科学可靠</w:t>
              </w:r>
            </w:ins>
          </w:p>
          <w:p w14:paraId="5AF1EE61" w14:textId="77777777" w:rsidR="00C80897" w:rsidRDefault="00C831D6" w:rsidP="00C80897">
            <w:pPr>
              <w:numPr>
                <w:ilvl w:val="255"/>
                <w:numId w:val="0"/>
              </w:numPr>
              <w:spacing w:line="360" w:lineRule="auto"/>
              <w:ind w:firstLineChars="200" w:firstLine="480"/>
              <w:jc w:val="left"/>
              <w:rPr>
                <w:ins w:id="1745" w:author="南" w:date="2026-10-22T16:29:00Z"/>
                <w:rFonts w:ascii="宋体" w:hAnsi="宋体" w:cs="宋体" w:hint="eastAsia"/>
                <w:sz w:val="24"/>
              </w:rPr>
              <w:pPrChange w:id="1746" w:author="南" w:date="2026-10-22T20:31:00Z">
                <w:pPr>
                  <w:numPr>
                    <w:ilvl w:val="255"/>
                  </w:numPr>
                  <w:spacing w:line="360" w:lineRule="auto"/>
                  <w:jc w:val="left"/>
                </w:pPr>
              </w:pPrChange>
            </w:pPr>
            <w:ins w:id="1747" w:author="南" w:date="2026-10-22T16:29:00Z">
              <w:r>
                <w:rPr>
                  <w:rFonts w:ascii="宋体" w:hAnsi="宋体" w:cs="宋体"/>
                  <w:sz w:val="24"/>
                </w:rPr>
                <w:t>作品按照</w:t>
              </w:r>
              <w:r>
                <w:rPr>
                  <w:rFonts w:ascii="宋体" w:hAnsi="宋体" w:cs="宋体" w:hint="eastAsia"/>
                  <w:b/>
                  <w:bCs/>
                  <w:sz w:val="24"/>
                  <w:rPrChange w:id="1748" w:author="南" w:date="2026-10-22T20:31:00Z">
                    <w:rPr>
                      <w:rFonts w:ascii="宋体" w:hAnsi="宋体" w:cs="宋体" w:hint="eastAsia"/>
                      <w:sz w:val="24"/>
                    </w:rPr>
                  </w:rPrChange>
                </w:rPr>
                <w:t>“需求分析—数据整理—模型适配—任务编排—功能开发—企业试用”</w:t>
              </w:r>
              <w:r>
                <w:rPr>
                  <w:rFonts w:ascii="宋体" w:hAnsi="宋体" w:cs="宋体"/>
                  <w:sz w:val="24"/>
                </w:rPr>
                <w:t>的路线开展研究与开发，各环节围绕实际宣传任务衔接，形成从资料输入到成果交付的完整流程。</w:t>
              </w:r>
            </w:ins>
          </w:p>
          <w:p w14:paraId="0E52F794" w14:textId="77777777" w:rsidR="00C80897" w:rsidRDefault="00C831D6" w:rsidP="00C80897">
            <w:pPr>
              <w:numPr>
                <w:ilvl w:val="255"/>
                <w:numId w:val="0"/>
              </w:numPr>
              <w:spacing w:line="360" w:lineRule="auto"/>
              <w:ind w:firstLineChars="200" w:firstLine="482"/>
              <w:jc w:val="left"/>
              <w:rPr>
                <w:ins w:id="1749" w:author="南" w:date="2026-10-22T16:29:00Z"/>
                <w:rFonts w:ascii="宋体" w:hAnsi="宋体" w:cs="宋体" w:hint="eastAsia"/>
                <w:sz w:val="24"/>
              </w:rPr>
              <w:pPrChange w:id="1750" w:author="南" w:date="2026-10-22T20:31:00Z">
                <w:pPr>
                  <w:numPr>
                    <w:ilvl w:val="255"/>
                  </w:numPr>
                  <w:spacing w:line="360" w:lineRule="auto"/>
                  <w:jc w:val="left"/>
                </w:pPr>
              </w:pPrChange>
            </w:pPr>
            <w:ins w:id="1751" w:author="南" w:date="2026-10-22T16:29:00Z">
              <w:r>
                <w:rPr>
                  <w:rFonts w:ascii="宋体" w:hAnsi="宋体" w:cs="宋体" w:hint="eastAsia"/>
                  <w:b/>
                  <w:bCs/>
                  <w:sz w:val="24"/>
                  <w:rPrChange w:id="1752" w:author="南" w:date="2026-10-22T20:31:00Z">
                    <w:rPr>
                      <w:rFonts w:ascii="宋体" w:hAnsi="宋体" w:cs="宋体" w:hint="eastAsia"/>
                      <w:sz w:val="24"/>
                    </w:rPr>
                  </w:rPrChange>
                </w:rPr>
                <w:t>模型层</w:t>
              </w:r>
              <w:r>
                <w:rPr>
                  <w:rFonts w:ascii="宋体" w:hAnsi="宋体" w:cs="宋体"/>
                  <w:sz w:val="24"/>
                </w:rPr>
                <w:t>采用</w:t>
              </w:r>
              <w:r>
                <w:rPr>
                  <w:rFonts w:ascii="宋体" w:hAnsi="宋体" w:cs="宋体"/>
                  <w:sz w:val="24"/>
                </w:rPr>
                <w:t>LoRA</w:t>
              </w:r>
              <w:r>
                <w:rPr>
                  <w:rFonts w:ascii="宋体" w:hAnsi="宋体" w:cs="宋体"/>
                  <w:sz w:val="24"/>
                </w:rPr>
                <w:t>进行参数高效适配，在保留基座模型主体参数的基础上训练增量参数，使模型学习农业营销表达与任务要求。相关研究为参数高效微调的方法选择及资源控制提供了依据</w:t>
              </w:r>
              <w:r>
                <w:rPr>
                  <w:rFonts w:ascii="宋体" w:hAnsi="宋体" w:cs="宋体" w:hint="eastAsia"/>
                  <w:sz w:val="24"/>
                  <w:vertAlign w:val="superscript"/>
                  <w:rPrChange w:id="1753" w:author="南" w:date="2026-10-22T16:29:00Z">
                    <w:rPr>
                      <w:rFonts w:ascii="宋体" w:hAnsi="宋体" w:cs="宋体" w:hint="eastAsia"/>
                      <w:sz w:val="24"/>
                    </w:rPr>
                  </w:rPrChange>
                </w:rPr>
                <w:t>[10-11]</w:t>
              </w:r>
              <w:r>
                <w:rPr>
                  <w:rFonts w:ascii="宋体" w:hAnsi="宋体" w:cs="宋体"/>
                  <w:sz w:val="24"/>
                </w:rPr>
                <w:t>。</w:t>
              </w:r>
              <w:r>
                <w:rPr>
                  <w:rFonts w:ascii="宋体" w:hAnsi="宋体" w:cs="宋体" w:hint="eastAsia"/>
                  <w:b/>
                  <w:bCs/>
                  <w:sz w:val="24"/>
                  <w:rPrChange w:id="1754" w:author="南" w:date="2026-10-22T20:32:00Z">
                    <w:rPr>
                      <w:rFonts w:ascii="宋体" w:hAnsi="宋体" w:cs="宋体" w:hint="eastAsia"/>
                      <w:sz w:val="24"/>
                    </w:rPr>
                  </w:rPrChange>
                </w:rPr>
                <w:t>知识层</w:t>
              </w:r>
              <w:r>
                <w:rPr>
                  <w:rFonts w:ascii="宋体" w:hAnsi="宋体" w:cs="宋体"/>
                  <w:sz w:val="24"/>
                </w:rPr>
                <w:t>采用检索增强生成，将企业产品档案与领域资料按需提供给模型，并通过实体关联组织产品、规格及认证等信息</w:t>
              </w:r>
              <w:r>
                <w:rPr>
                  <w:rFonts w:ascii="宋体" w:hAnsi="宋体" w:cs="宋体" w:hint="eastAsia"/>
                  <w:sz w:val="24"/>
                  <w:vertAlign w:val="superscript"/>
                  <w:rPrChange w:id="1755" w:author="南" w:date="2026-10-22T16:29:00Z">
                    <w:rPr>
                      <w:rFonts w:ascii="宋体" w:hAnsi="宋体" w:cs="宋体" w:hint="eastAsia"/>
                      <w:sz w:val="24"/>
                    </w:rPr>
                  </w:rPrChange>
                </w:rPr>
                <w:t>[12]</w:t>
              </w:r>
              <w:r>
                <w:rPr>
                  <w:rFonts w:ascii="宋体" w:hAnsi="宋体" w:cs="宋体"/>
                  <w:sz w:val="24"/>
                </w:rPr>
                <w:t>，使模型表达能力与外部事实更新相互配合。</w:t>
              </w:r>
            </w:ins>
          </w:p>
          <w:p w14:paraId="1FF0914E" w14:textId="77777777" w:rsidR="00C80897" w:rsidRDefault="00C831D6" w:rsidP="00C80897">
            <w:pPr>
              <w:numPr>
                <w:ilvl w:val="255"/>
                <w:numId w:val="0"/>
              </w:numPr>
              <w:spacing w:line="360" w:lineRule="auto"/>
              <w:ind w:firstLineChars="200" w:firstLine="482"/>
              <w:jc w:val="left"/>
              <w:rPr>
                <w:ins w:id="1756" w:author="南" w:date="2026-10-22T16:29:00Z"/>
                <w:rFonts w:ascii="宋体" w:hAnsi="宋体" w:cs="宋体" w:hint="eastAsia"/>
                <w:sz w:val="24"/>
              </w:rPr>
              <w:pPrChange w:id="1757" w:author="南" w:date="2026-10-22T20:32:00Z">
                <w:pPr>
                  <w:numPr>
                    <w:ilvl w:val="255"/>
                  </w:numPr>
                  <w:spacing w:line="360" w:lineRule="auto"/>
                  <w:jc w:val="left"/>
                </w:pPr>
              </w:pPrChange>
            </w:pPr>
            <w:ins w:id="1758" w:author="南" w:date="2026-10-22T16:29:00Z">
              <w:r>
                <w:rPr>
                  <w:rFonts w:ascii="宋体" w:hAnsi="宋体" w:cs="宋体" w:hint="eastAsia"/>
                  <w:b/>
                  <w:bCs/>
                  <w:sz w:val="24"/>
                  <w:rPrChange w:id="1759" w:author="南" w:date="2026-10-22T20:32:00Z">
                    <w:rPr>
                      <w:rFonts w:ascii="宋体" w:hAnsi="宋体" w:cs="宋体" w:hint="eastAsia"/>
                      <w:sz w:val="24"/>
                    </w:rPr>
                  </w:rPrChange>
                </w:rPr>
                <w:t>应用层</w:t>
              </w:r>
              <w:r>
                <w:rPr>
                  <w:rFonts w:ascii="宋体" w:hAnsi="宋体" w:cs="宋体"/>
                  <w:sz w:val="24"/>
                </w:rPr>
                <w:t>通过</w:t>
              </w:r>
              <w:r>
                <w:rPr>
                  <w:rFonts w:ascii="宋体" w:hAnsi="宋体" w:cs="宋体"/>
                  <w:sz w:val="24"/>
                </w:rPr>
                <w:t>LangChain</w:t>
              </w:r>
              <w:r>
                <w:rPr>
                  <w:rFonts w:ascii="宋体" w:hAnsi="宋体" w:cs="宋体"/>
                  <w:sz w:val="24"/>
                </w:rPr>
                <w:t>封装模型与工具接口，利用</w:t>
              </w:r>
              <w:r>
                <w:rPr>
                  <w:rFonts w:ascii="宋体" w:hAnsi="宋体" w:cs="宋体"/>
                  <w:sz w:val="24"/>
                </w:rPr>
                <w:t>LangGraph</w:t>
              </w:r>
              <w:r>
                <w:rPr>
                  <w:rFonts w:ascii="宋体" w:hAnsi="宋体" w:cs="宋体"/>
                  <w:sz w:val="24"/>
                </w:rPr>
                <w:t>组织任务状态和执行依赖，由专业</w:t>
              </w:r>
              <w:r>
                <w:rPr>
                  <w:rFonts w:ascii="宋体" w:hAnsi="宋体" w:cs="宋体"/>
                  <w:sz w:val="24"/>
                </w:rPr>
                <w:t>Agent</w:t>
              </w:r>
              <w:r>
                <w:rPr>
                  <w:rFonts w:ascii="宋体" w:hAnsi="宋体" w:cs="宋体"/>
                  <w:sz w:val="24"/>
                </w:rPr>
                <w:t>调用相应</w:t>
              </w:r>
              <w:r>
                <w:rPr>
                  <w:rFonts w:ascii="宋体" w:hAnsi="宋体" w:cs="宋体"/>
                  <w:sz w:val="24"/>
                </w:rPr>
                <w:t>Skill</w:t>
              </w:r>
              <w:r>
                <w:rPr>
                  <w:rFonts w:ascii="宋体" w:hAnsi="宋体" w:cs="宋体"/>
                  <w:sz w:val="24"/>
                </w:rPr>
                <w:t>完成生成、编辑与审核。对于字段检查、文字排版和文件导出等规则明确的操作，采用确定性工具执行；对于卖点组织、文案表达和脚本策划等任务，发挥模型的生成能力。各模块通过明确的输入输出连接，便于独立维护、问题定位和后续扩展。开发完成后结合企业试用反馈调整功能，使技术实现与实际使用需求相衔接。</w:t>
              </w:r>
            </w:ins>
          </w:p>
          <w:p w14:paraId="6B031B13" w14:textId="77777777" w:rsidR="00C80897" w:rsidRDefault="00C831D6" w:rsidP="00C80897">
            <w:pPr>
              <w:numPr>
                <w:ilvl w:val="255"/>
                <w:numId w:val="0"/>
              </w:numPr>
              <w:spacing w:line="360" w:lineRule="auto"/>
              <w:ind w:firstLineChars="200" w:firstLine="482"/>
              <w:jc w:val="left"/>
              <w:rPr>
                <w:ins w:id="1760" w:author="南" w:date="2026-10-22T16:12:00Z"/>
                <w:rFonts w:ascii="宋体" w:hAnsi="宋体" w:cs="宋体" w:hint="eastAsia"/>
                <w:sz w:val="24"/>
              </w:rPr>
              <w:pPrChange w:id="1761" w:author="南" w:date="2026-10-22T20:32:00Z">
                <w:pPr>
                  <w:numPr>
                    <w:ilvl w:val="255"/>
                  </w:numPr>
                  <w:spacing w:line="360" w:lineRule="auto"/>
                  <w:jc w:val="left"/>
                </w:pPr>
              </w:pPrChange>
            </w:pPr>
            <w:ins w:id="1762" w:author="南" w:date="2026-10-22T16:30:00Z">
              <w:r>
                <w:rPr>
                  <w:rFonts w:ascii="宋体" w:hAnsi="宋体" w:cs="宋体" w:hint="eastAsia"/>
                  <w:b/>
                  <w:bCs/>
                  <w:sz w:val="24"/>
                  <w:rPrChange w:id="1763" w:author="南" w:date="2026-10-22T16:30:00Z">
                    <w:rPr>
                      <w:rFonts w:ascii="宋体" w:hAnsi="宋体" w:cs="宋体" w:hint="eastAsia"/>
                      <w:sz w:val="24"/>
                    </w:rPr>
                  </w:rPrChange>
                </w:rPr>
                <w:t>因此，本作品以企业真实诉求和数据为基础，技术路线可靠，数据集充足。</w:t>
              </w:r>
              <w:r>
                <w:rPr>
                  <w:rFonts w:ascii="宋体" w:hAnsi="宋体" w:cs="宋体"/>
                  <w:sz w:val="24"/>
                </w:rPr>
                <w:t xml:space="preserve"> </w:t>
              </w:r>
            </w:ins>
          </w:p>
          <w:p w14:paraId="71329B84" w14:textId="77777777" w:rsidR="00C80897" w:rsidRDefault="00C80897">
            <w:pPr>
              <w:numPr>
                <w:ilvl w:val="255"/>
                <w:numId w:val="0"/>
              </w:numPr>
              <w:spacing w:line="360" w:lineRule="auto"/>
              <w:jc w:val="left"/>
              <w:rPr>
                <w:ins w:id="1764" w:author="南" w:date="2026-10-22T16:30:00Z"/>
                <w:rFonts w:ascii="宋体" w:hAnsi="宋体" w:cs="宋体" w:hint="eastAsia"/>
                <w:sz w:val="24"/>
              </w:rPr>
            </w:pPr>
          </w:p>
          <w:p w14:paraId="3D84FB48" w14:textId="77777777" w:rsidR="00C80897" w:rsidRDefault="00C80897">
            <w:pPr>
              <w:numPr>
                <w:ilvl w:val="255"/>
                <w:numId w:val="0"/>
              </w:numPr>
              <w:spacing w:line="360" w:lineRule="auto"/>
              <w:jc w:val="left"/>
              <w:rPr>
                <w:ins w:id="1765" w:author="南" w:date="2026-10-22T16:30:00Z"/>
                <w:rFonts w:ascii="宋体" w:hAnsi="宋体" w:cs="宋体" w:hint="eastAsia"/>
                <w:sz w:val="24"/>
              </w:rPr>
            </w:pPr>
          </w:p>
          <w:p w14:paraId="31A8DB63" w14:textId="77777777" w:rsidR="00C80897" w:rsidRPr="00C80897" w:rsidRDefault="00C831D6" w:rsidP="00C80897">
            <w:pPr>
              <w:numPr>
                <w:ilvl w:val="0"/>
                <w:numId w:val="14"/>
                <w:ins w:id="1766" w:author="南" w:date="2026-10-22T20:32:00Z"/>
              </w:numPr>
              <w:spacing w:line="360" w:lineRule="auto"/>
              <w:jc w:val="left"/>
              <w:rPr>
                <w:ins w:id="1767" w:author="南" w:date="2026-10-22T16:06:00Z"/>
                <w:rFonts w:ascii="宋体" w:hAnsi="宋体" w:cs="宋体" w:hint="eastAsia"/>
                <w:b/>
                <w:bCs/>
                <w:sz w:val="28"/>
                <w:szCs w:val="28"/>
                <w:rPrChange w:id="1768" w:author="南" w:date="2026-10-22T16:30:00Z">
                  <w:rPr>
                    <w:ins w:id="1769" w:author="南" w:date="2026-10-22T16:06:00Z"/>
                    <w:rFonts w:ascii="宋体" w:hAnsi="宋体" w:cs="宋体" w:hint="eastAsia"/>
                    <w:sz w:val="24"/>
                  </w:rPr>
                </w:rPrChange>
              </w:rPr>
              <w:pPrChange w:id="1770" w:author="南" w:date="2026-10-22T20:32:00Z">
                <w:pPr>
                  <w:numPr>
                    <w:ilvl w:val="255"/>
                  </w:numPr>
                  <w:spacing w:line="360" w:lineRule="auto"/>
                  <w:jc w:val="left"/>
                </w:pPr>
              </w:pPrChange>
            </w:pPr>
            <w:ins w:id="1771" w:author="南" w:date="2026-10-22T16:30:00Z">
              <w:r>
                <w:rPr>
                  <w:rFonts w:ascii="宋体" w:hAnsi="宋体" w:cs="宋体" w:hint="eastAsia"/>
                  <w:b/>
                  <w:bCs/>
                  <w:sz w:val="28"/>
                  <w:szCs w:val="28"/>
                  <w:rPrChange w:id="1772" w:author="南" w:date="2026-10-22T16:30:00Z">
                    <w:rPr>
                      <w:rFonts w:ascii="宋体" w:hAnsi="宋体" w:cs="宋体" w:hint="eastAsia"/>
                      <w:sz w:val="24"/>
                    </w:rPr>
                  </w:rPrChange>
                </w:rPr>
                <w:t>先进性</w:t>
              </w:r>
            </w:ins>
          </w:p>
          <w:p w14:paraId="35F543D3" w14:textId="77777777" w:rsidR="00C80897" w:rsidRPr="00C80897" w:rsidRDefault="00C831D6" w:rsidP="00C80897">
            <w:pPr>
              <w:numPr>
                <w:ilvl w:val="255"/>
                <w:numId w:val="0"/>
              </w:numPr>
              <w:spacing w:line="360" w:lineRule="auto"/>
              <w:jc w:val="left"/>
              <w:rPr>
                <w:ins w:id="1773" w:author="南" w:date="2026-10-22T16:42:00Z"/>
                <w:rFonts w:ascii="宋体" w:hAnsi="宋体" w:cs="宋体" w:hint="eastAsia"/>
                <w:b/>
                <w:bCs/>
                <w:sz w:val="24"/>
                <w:rPrChange w:id="1774" w:author="南" w:date="2026-10-22T20:32:00Z">
                  <w:rPr>
                    <w:ins w:id="1775" w:author="南" w:date="2026-10-22T16:42:00Z"/>
                    <w:rFonts w:ascii="宋体" w:hAnsi="宋体" w:cs="宋体" w:hint="eastAsia"/>
                    <w:sz w:val="24"/>
                  </w:rPr>
                </w:rPrChange>
              </w:rPr>
              <w:pPrChange w:id="1776" w:author="南" w:date="2026-10-22T16:05:00Z">
                <w:pPr>
                  <w:spacing w:line="560" w:lineRule="exact"/>
                  <w:jc w:val="left"/>
                </w:pPr>
              </w:pPrChange>
            </w:pPr>
            <w:ins w:id="1777" w:author="南" w:date="2026-10-22T16:30:00Z">
              <w:r>
                <w:rPr>
                  <w:rFonts w:ascii="宋体" w:hAnsi="宋体" w:cs="宋体" w:hint="eastAsia"/>
                  <w:b/>
                  <w:bCs/>
                  <w:sz w:val="24"/>
                  <w:rPrChange w:id="1778" w:author="南" w:date="2026-10-22T20:32:00Z">
                    <w:rPr>
                      <w:rFonts w:ascii="宋体" w:hAnsi="宋体" w:cs="宋体" w:hint="eastAsia"/>
                      <w:sz w:val="24"/>
                    </w:rPr>
                  </w:rPrChange>
                </w:rPr>
                <w:t>（</w:t>
              </w:r>
              <w:r>
                <w:rPr>
                  <w:rFonts w:ascii="宋体" w:hAnsi="宋体" w:cs="宋体" w:hint="eastAsia"/>
                  <w:b/>
                  <w:bCs/>
                  <w:sz w:val="24"/>
                  <w:rPrChange w:id="1779" w:author="南" w:date="2026-10-22T20:32:00Z">
                    <w:rPr>
                      <w:rFonts w:ascii="宋体" w:hAnsi="宋体" w:cs="宋体" w:hint="eastAsia"/>
                      <w:sz w:val="24"/>
                    </w:rPr>
                  </w:rPrChange>
                </w:rPr>
                <w:t>1</w:t>
              </w:r>
              <w:r>
                <w:rPr>
                  <w:rFonts w:ascii="宋体" w:hAnsi="宋体" w:cs="宋体" w:hint="eastAsia"/>
                  <w:b/>
                  <w:bCs/>
                  <w:sz w:val="24"/>
                  <w:rPrChange w:id="1780" w:author="南" w:date="2026-10-22T20:32:00Z">
                    <w:rPr>
                      <w:rFonts w:ascii="宋体" w:hAnsi="宋体" w:cs="宋体" w:hint="eastAsia"/>
                      <w:sz w:val="24"/>
                    </w:rPr>
                  </w:rPrChange>
                </w:rPr>
                <w:t>）</w:t>
              </w:r>
            </w:ins>
            <w:ins w:id="1781" w:author="南" w:date="2026-10-22T16:42:00Z">
              <w:r>
                <w:rPr>
                  <w:rFonts w:ascii="宋体" w:hAnsi="宋体" w:cs="宋体" w:hint="eastAsia"/>
                  <w:b/>
                  <w:bCs/>
                  <w:sz w:val="24"/>
                  <w:rPrChange w:id="1782" w:author="南" w:date="2026-10-22T20:32:00Z">
                    <w:rPr>
                      <w:rFonts w:ascii="宋体" w:hAnsi="宋体" w:cs="宋体" w:hint="eastAsia"/>
                      <w:sz w:val="24"/>
                    </w:rPr>
                  </w:rPrChange>
                </w:rPr>
                <w:t>将前沿人工智能技术用于农产品营销，推动农业宣传方式转变</w:t>
              </w:r>
            </w:ins>
          </w:p>
          <w:p w14:paraId="1D37CDD8" w14:textId="77777777" w:rsidR="00C80897" w:rsidRDefault="00C831D6" w:rsidP="00C80897">
            <w:pPr>
              <w:numPr>
                <w:ilvl w:val="255"/>
                <w:numId w:val="0"/>
              </w:numPr>
              <w:spacing w:line="360" w:lineRule="auto"/>
              <w:ind w:firstLineChars="200" w:firstLine="480"/>
              <w:jc w:val="left"/>
              <w:rPr>
                <w:ins w:id="1783" w:author="南" w:date="2026-10-22T16:42:00Z"/>
                <w:rFonts w:ascii="宋体" w:hAnsi="宋体" w:cs="宋体" w:hint="eastAsia"/>
                <w:sz w:val="24"/>
              </w:rPr>
              <w:pPrChange w:id="1784" w:author="南" w:date="2026-10-22T16:42:00Z">
                <w:pPr>
                  <w:numPr>
                    <w:ilvl w:val="255"/>
                  </w:numPr>
                  <w:spacing w:line="360" w:lineRule="auto"/>
                  <w:jc w:val="left"/>
                </w:pPr>
              </w:pPrChange>
            </w:pPr>
            <w:ins w:id="1785" w:author="南" w:date="2026-10-22T16:42:00Z">
              <w:r>
                <w:rPr>
                  <w:rFonts w:ascii="宋体" w:hAnsi="宋体" w:cs="宋体" w:hint="eastAsia"/>
                  <w:sz w:val="24"/>
                </w:rPr>
                <w:t>多智能体与大语言模型工具使用研究，为复杂任务分工、外部知识调用及自动化执行提供了技术支持</w:t>
              </w:r>
              <w:r>
                <w:rPr>
                  <w:rFonts w:ascii="宋体" w:hAnsi="宋体" w:cs="宋体" w:hint="eastAsia"/>
                  <w:sz w:val="24"/>
                  <w:vertAlign w:val="superscript"/>
                  <w:rPrChange w:id="1786" w:author="南" w:date="2026-10-22T16:42:00Z">
                    <w:rPr>
                      <w:rFonts w:ascii="宋体" w:hAnsi="宋体" w:cs="宋体" w:hint="eastAsia"/>
                      <w:sz w:val="24"/>
                    </w:rPr>
                  </w:rPrChange>
                </w:rPr>
                <w:t>[13-14]</w:t>
              </w:r>
              <w:r>
                <w:rPr>
                  <w:rFonts w:ascii="宋体" w:hAnsi="宋体" w:cs="宋体" w:hint="eastAsia"/>
                  <w:sz w:val="24"/>
                </w:rPr>
                <w:t>。本作品面向农业经营主体的日常宣传需求，将领域微调、检索增强生成与多</w:t>
              </w:r>
              <w:r>
                <w:rPr>
                  <w:rFonts w:ascii="宋体" w:hAnsi="宋体" w:cs="宋体" w:hint="eastAsia"/>
                  <w:sz w:val="24"/>
                </w:rPr>
                <w:t>Agent</w:t>
              </w:r>
              <w:r>
                <w:rPr>
                  <w:rFonts w:ascii="宋体" w:hAnsi="宋体" w:cs="宋体" w:hint="eastAsia"/>
                  <w:sz w:val="24"/>
                </w:rPr>
                <w:t>技能编排相结合，开发多模态农产品营销内容智能生成系统。</w:t>
              </w:r>
            </w:ins>
          </w:p>
          <w:p w14:paraId="00E0A94B" w14:textId="77777777" w:rsidR="00C80897" w:rsidRDefault="00C831D6" w:rsidP="00C80897">
            <w:pPr>
              <w:numPr>
                <w:ilvl w:val="255"/>
                <w:numId w:val="0"/>
              </w:numPr>
              <w:spacing w:line="360" w:lineRule="auto"/>
              <w:ind w:firstLineChars="200" w:firstLine="480"/>
              <w:jc w:val="left"/>
              <w:rPr>
                <w:ins w:id="1787" w:author="南" w:date="2026-10-22T16:44:00Z"/>
                <w:rFonts w:ascii="宋体" w:hAnsi="宋体" w:cs="宋体" w:hint="eastAsia"/>
                <w:sz w:val="24"/>
              </w:rPr>
              <w:pPrChange w:id="1788" w:author="南" w:date="2026-10-22T16:42:00Z">
                <w:pPr>
                  <w:numPr>
                    <w:ilvl w:val="255"/>
                  </w:numPr>
                  <w:spacing w:line="360" w:lineRule="auto"/>
                  <w:jc w:val="left"/>
                </w:pPr>
              </w:pPrChange>
            </w:pPr>
            <w:ins w:id="1789" w:author="南" w:date="2026-10-22T16:42:00Z">
              <w:r>
                <w:rPr>
                  <w:rFonts w:ascii="宋体" w:hAnsi="宋体" w:cs="宋体" w:hint="eastAsia"/>
                  <w:sz w:val="24"/>
                </w:rPr>
                <w:lastRenderedPageBreak/>
                <w:t>相较于人工分别撰写文案、设计海报及制作视频的方式，系统以企业和产品档案为共同输入，组织专业</w:t>
              </w:r>
              <w:r>
                <w:rPr>
                  <w:rFonts w:ascii="宋体" w:hAnsi="宋体" w:cs="宋体" w:hint="eastAsia"/>
                  <w:sz w:val="24"/>
                </w:rPr>
                <w:t>Agent</w:t>
              </w:r>
              <w:r>
                <w:rPr>
                  <w:rFonts w:ascii="宋体" w:hAnsi="宋体" w:cs="宋体" w:hint="eastAsia"/>
                  <w:sz w:val="24"/>
                </w:rPr>
                <w:t>按需调用生成、编辑和审核等</w:t>
              </w:r>
              <w:r>
                <w:rPr>
                  <w:rFonts w:ascii="宋体" w:hAnsi="宋体" w:cs="宋体" w:hint="eastAsia"/>
                  <w:sz w:val="24"/>
                </w:rPr>
                <w:t>Skill</w:t>
              </w:r>
              <w:r>
                <w:rPr>
                  <w:rFonts w:ascii="宋体" w:hAnsi="宋体" w:cs="宋体" w:hint="eastAsia"/>
                  <w:sz w:val="24"/>
                </w:rPr>
                <w:t>，支持一次提出需求、协同生产多种物料。作品将人工智能能力落实到农业宣传的</w:t>
              </w:r>
            </w:ins>
            <w:ins w:id="1790" w:author="南" w:date="2026-10-22T16:43:00Z">
              <w:r>
                <w:rPr>
                  <w:rFonts w:ascii="宋体" w:hAnsi="宋体" w:cs="宋体" w:hint="eastAsia"/>
                  <w:sz w:val="24"/>
                </w:rPr>
                <w:t>实践</w:t>
              </w:r>
            </w:ins>
            <w:ins w:id="1791" w:author="南" w:date="2026-10-22T16:42:00Z">
              <w:r>
                <w:rPr>
                  <w:rFonts w:ascii="宋体" w:hAnsi="宋体" w:cs="宋体" w:hint="eastAsia"/>
                  <w:sz w:val="24"/>
                </w:rPr>
                <w:t>中，为经营者减少资料整理、工具切换和重复制作提供支持，推动农产品宣传向资料可复用、内容个性化和多物料协同的方式转变。</w:t>
              </w:r>
            </w:ins>
          </w:p>
          <w:p w14:paraId="45CB6335" w14:textId="77777777" w:rsidR="00C80897" w:rsidRDefault="00C80897" w:rsidP="00C80897">
            <w:pPr>
              <w:numPr>
                <w:ilvl w:val="255"/>
                <w:numId w:val="0"/>
              </w:numPr>
              <w:spacing w:line="360" w:lineRule="auto"/>
              <w:ind w:firstLineChars="200" w:firstLine="480"/>
              <w:jc w:val="left"/>
              <w:rPr>
                <w:ins w:id="1792" w:author="南" w:date="2026-10-22T16:43:00Z"/>
                <w:rFonts w:ascii="宋体" w:hAnsi="宋体" w:cs="宋体" w:hint="eastAsia"/>
                <w:sz w:val="24"/>
              </w:rPr>
              <w:pPrChange w:id="1793" w:author="南" w:date="2026-10-22T16:42:00Z">
                <w:pPr>
                  <w:numPr>
                    <w:ilvl w:val="255"/>
                  </w:numPr>
                  <w:spacing w:line="360" w:lineRule="auto"/>
                  <w:jc w:val="left"/>
                </w:pPr>
              </w:pPrChange>
            </w:pPr>
          </w:p>
          <w:p w14:paraId="26A9D49A" w14:textId="77777777" w:rsidR="00C80897" w:rsidRPr="00C80897" w:rsidRDefault="00C831D6" w:rsidP="00C80897">
            <w:pPr>
              <w:numPr>
                <w:ilvl w:val="0"/>
                <w:numId w:val="15"/>
                <w:ins w:id="1794" w:author="南" w:date="2026-10-22T16:44:00Z"/>
              </w:numPr>
              <w:spacing w:line="360" w:lineRule="auto"/>
              <w:jc w:val="left"/>
              <w:rPr>
                <w:ins w:id="1795" w:author="南" w:date="2026-10-22T16:44:00Z"/>
                <w:rFonts w:ascii="宋体" w:hAnsi="宋体" w:cs="宋体" w:hint="eastAsia"/>
                <w:b/>
                <w:bCs/>
                <w:sz w:val="24"/>
                <w:rPrChange w:id="1796" w:author="南" w:date="2026-10-22T20:32:00Z">
                  <w:rPr>
                    <w:ins w:id="1797" w:author="南" w:date="2026-10-22T16:44:00Z"/>
                    <w:rFonts w:ascii="宋体" w:hAnsi="宋体" w:cs="宋体" w:hint="eastAsia"/>
                    <w:sz w:val="24"/>
                  </w:rPr>
                </w:rPrChange>
              </w:rPr>
              <w:pPrChange w:id="1798" w:author="南" w:date="2026-10-22T16:44:00Z">
                <w:pPr>
                  <w:numPr>
                    <w:ilvl w:val="255"/>
                  </w:numPr>
                  <w:spacing w:line="360" w:lineRule="auto"/>
                  <w:jc w:val="left"/>
                </w:pPr>
              </w:pPrChange>
            </w:pPr>
            <w:ins w:id="1799" w:author="南" w:date="2026-10-22T16:43:00Z">
              <w:r>
                <w:rPr>
                  <w:rFonts w:ascii="宋体" w:hAnsi="宋体" w:cs="宋体" w:hint="eastAsia"/>
                  <w:b/>
                  <w:bCs/>
                  <w:sz w:val="24"/>
                  <w:rPrChange w:id="1800" w:author="南" w:date="2026-10-22T20:32:00Z">
                    <w:rPr>
                      <w:rFonts w:ascii="宋体" w:hAnsi="宋体" w:cs="宋体" w:hint="eastAsia"/>
                      <w:sz w:val="24"/>
                    </w:rPr>
                  </w:rPrChange>
                </w:rPr>
                <w:t>利用自建数据集进行微调模型，</w:t>
              </w:r>
            </w:ins>
            <w:ins w:id="1801" w:author="南" w:date="2026-10-22T16:44:00Z">
              <w:r>
                <w:rPr>
                  <w:rFonts w:ascii="宋体" w:hAnsi="宋体" w:cs="宋体" w:hint="eastAsia"/>
                  <w:b/>
                  <w:bCs/>
                  <w:sz w:val="24"/>
                  <w:rPrChange w:id="1802" w:author="南" w:date="2026-10-22T20:32:00Z">
                    <w:rPr>
                      <w:rFonts w:ascii="宋体" w:hAnsi="宋体" w:cs="宋体" w:hint="eastAsia"/>
                      <w:sz w:val="24"/>
                    </w:rPr>
                  </w:rPrChange>
                </w:rPr>
                <w:t>弥补</w:t>
              </w:r>
            </w:ins>
            <w:ins w:id="1803" w:author="南" w:date="2026-10-22T16:43:00Z">
              <w:r>
                <w:rPr>
                  <w:rFonts w:ascii="宋体" w:hAnsi="宋体" w:cs="宋体" w:hint="eastAsia"/>
                  <w:b/>
                  <w:bCs/>
                  <w:sz w:val="24"/>
                  <w:rPrChange w:id="1804" w:author="南" w:date="2026-10-22T20:32:00Z">
                    <w:rPr>
                      <w:rFonts w:ascii="宋体" w:hAnsi="宋体" w:cs="宋体" w:hint="eastAsia"/>
                      <w:sz w:val="24"/>
                    </w:rPr>
                  </w:rPrChange>
                </w:rPr>
                <w:t>通用模型</w:t>
              </w:r>
            </w:ins>
            <w:ins w:id="1805" w:author="南" w:date="2026-10-22T16:44:00Z">
              <w:r>
                <w:rPr>
                  <w:rFonts w:ascii="宋体" w:hAnsi="宋体" w:cs="宋体" w:hint="eastAsia"/>
                  <w:b/>
                  <w:bCs/>
                  <w:sz w:val="24"/>
                  <w:rPrChange w:id="1806" w:author="南" w:date="2026-10-22T20:32:00Z">
                    <w:rPr>
                      <w:rFonts w:ascii="宋体" w:hAnsi="宋体" w:cs="宋体" w:hint="eastAsia"/>
                      <w:sz w:val="24"/>
                    </w:rPr>
                  </w:rPrChange>
                </w:rPr>
                <w:t>的不足</w:t>
              </w:r>
            </w:ins>
          </w:p>
          <w:p w14:paraId="5C4DEFE9" w14:textId="77777777" w:rsidR="00C80897" w:rsidRDefault="00C831D6" w:rsidP="00C80897">
            <w:pPr>
              <w:numPr>
                <w:ilvl w:val="255"/>
                <w:numId w:val="0"/>
              </w:numPr>
              <w:spacing w:line="360" w:lineRule="auto"/>
              <w:ind w:firstLineChars="200" w:firstLine="480"/>
              <w:jc w:val="left"/>
              <w:rPr>
                <w:ins w:id="1807" w:author="南" w:date="2026-10-22T16:44:00Z"/>
                <w:rFonts w:ascii="宋体" w:hAnsi="宋体" w:cs="宋体" w:hint="eastAsia"/>
                <w:sz w:val="24"/>
              </w:rPr>
              <w:pPrChange w:id="1808" w:author="南" w:date="2026-10-22T16:44:00Z">
                <w:pPr>
                  <w:numPr>
                    <w:ilvl w:val="255"/>
                  </w:numPr>
                  <w:spacing w:line="360" w:lineRule="auto"/>
                  <w:jc w:val="left"/>
                </w:pPr>
              </w:pPrChange>
            </w:pPr>
            <w:ins w:id="1809" w:author="南" w:date="2026-10-22T16:44:00Z">
              <w:r>
                <w:rPr>
                  <w:rFonts w:ascii="宋体" w:hAnsi="宋体" w:cs="宋体"/>
                  <w:sz w:val="24"/>
                </w:rPr>
                <w:t>通用模型具有较强的语言生成能力，但仅依靠简短提示词，容易产生笼统卖点，难以充分体现企业工艺、地域文化与品牌定位。作品结合收集整理的农业资料，将产品理解、卖点提炼、平台文案及脚本生成等任务加工为指令样本，采用</w:t>
              </w:r>
              <w:r>
                <w:rPr>
                  <w:rFonts w:ascii="宋体" w:hAnsi="宋体" w:cs="宋体"/>
                  <w:sz w:val="24"/>
                </w:rPr>
                <w:t>LoRA</w:t>
              </w:r>
              <w:r>
                <w:rPr>
                  <w:rFonts w:ascii="宋体" w:hAnsi="宋体" w:cs="宋体"/>
                  <w:sz w:val="24"/>
                </w:rPr>
                <w:t>进行参数高效微调，使模型学习根据给定资料和宣传要求组织内容。参数高效微调相关研究为这一适配方式提供了方法依据</w:t>
              </w:r>
              <w:r>
                <w:rPr>
                  <w:rFonts w:ascii="宋体" w:hAnsi="宋体" w:cs="宋体" w:hint="eastAsia"/>
                  <w:sz w:val="24"/>
                  <w:vertAlign w:val="superscript"/>
                  <w:rPrChange w:id="1810" w:author="南" w:date="2026-10-22T16:44:00Z">
                    <w:rPr>
                      <w:rFonts w:ascii="宋体" w:hAnsi="宋体" w:cs="宋体" w:hint="eastAsia"/>
                      <w:sz w:val="24"/>
                    </w:rPr>
                  </w:rPrChange>
                </w:rPr>
                <w:t>[10-11]</w:t>
              </w:r>
              <w:r>
                <w:rPr>
                  <w:rFonts w:ascii="宋体" w:hAnsi="宋体" w:cs="宋体"/>
                  <w:sz w:val="24"/>
                </w:rPr>
                <w:t>。</w:t>
              </w:r>
            </w:ins>
          </w:p>
          <w:p w14:paraId="34F9A0ED" w14:textId="77777777" w:rsidR="00C80897" w:rsidRDefault="00C831D6">
            <w:pPr>
              <w:numPr>
                <w:ilvl w:val="255"/>
                <w:numId w:val="0"/>
              </w:numPr>
              <w:spacing w:line="360" w:lineRule="auto"/>
              <w:jc w:val="left"/>
              <w:rPr>
                <w:ins w:id="1811" w:author="南" w:date="2026-10-22T16:44:00Z"/>
                <w:rFonts w:ascii="宋体" w:hAnsi="宋体" w:cs="宋体" w:hint="eastAsia"/>
                <w:sz w:val="24"/>
              </w:rPr>
            </w:pPr>
            <w:ins w:id="1812" w:author="南" w:date="2026-10-22T16:44:00Z">
              <w:r>
                <w:rPr>
                  <w:rFonts w:ascii="宋体" w:hAnsi="宋体" w:cs="宋体"/>
                  <w:sz w:val="24"/>
                </w:rPr>
                <w:t>与仅调整提示词的使用方式相比，领域微调从训练环节强化农业营销任务的表达结构和指令遵循；同时接入企业资料检索，将产地、规格、荣誉及生产流程等事实提供给模型，避免仅依赖模型已有知识补充产品属性。针对大语言模型可能出现的幻觉问题</w:t>
              </w:r>
              <w:r>
                <w:rPr>
                  <w:rFonts w:ascii="宋体" w:hAnsi="宋体" w:cs="宋体" w:hint="eastAsia"/>
                  <w:sz w:val="24"/>
                  <w:vertAlign w:val="superscript"/>
                  <w:rPrChange w:id="1813" w:author="南" w:date="2026-10-22T16:44:00Z">
                    <w:rPr>
                      <w:rFonts w:ascii="宋体" w:hAnsi="宋体" w:cs="宋体" w:hint="eastAsia"/>
                      <w:sz w:val="24"/>
                    </w:rPr>
                  </w:rPrChange>
                </w:rPr>
                <w:t>[15]</w:t>
              </w:r>
              <w:r>
                <w:rPr>
                  <w:rFonts w:ascii="宋体" w:hAnsi="宋体" w:cs="宋体"/>
                  <w:sz w:val="24"/>
                </w:rPr>
                <w:t>，系统将模型表达能力与外部事实依据配合使用，增强内容对具体企业和产品的针对性。</w:t>
              </w:r>
            </w:ins>
          </w:p>
          <w:p w14:paraId="679F716C" w14:textId="77777777" w:rsidR="00C80897" w:rsidRDefault="00C831D6">
            <w:pPr>
              <w:numPr>
                <w:ilvl w:val="255"/>
                <w:numId w:val="0"/>
              </w:numPr>
              <w:spacing w:line="360" w:lineRule="auto"/>
              <w:jc w:val="left"/>
              <w:rPr>
                <w:ins w:id="1814" w:author="南" w:date="2026-10-22T16:44:00Z"/>
                <w:rFonts w:ascii="宋体" w:hAnsi="宋体" w:cs="宋体" w:hint="eastAsia"/>
                <w:sz w:val="24"/>
              </w:rPr>
            </w:pPr>
            <w:ins w:id="1815" w:author="南" w:date="2026-10-22T16:44:00Z">
              <w:r>
                <w:rPr>
                  <w:rFonts w:ascii="宋体" w:hAnsi="宋体" w:cs="宋体"/>
                  <w:sz w:val="24"/>
                </w:rPr>
                <w:t>该项改进主要体现在农业营销任务适配和企业特色表达，不涉及对基座模型结构的重新设计。</w:t>
              </w:r>
            </w:ins>
          </w:p>
          <w:p w14:paraId="6ACF2774" w14:textId="77777777" w:rsidR="00C80897" w:rsidRDefault="00C80897">
            <w:pPr>
              <w:numPr>
                <w:ilvl w:val="255"/>
                <w:numId w:val="0"/>
              </w:numPr>
              <w:spacing w:line="360" w:lineRule="auto"/>
              <w:jc w:val="left"/>
              <w:rPr>
                <w:ins w:id="1816" w:author="南" w:date="2026-10-22T16:42:00Z"/>
                <w:rFonts w:ascii="宋体" w:hAnsi="宋体" w:cs="宋体" w:hint="eastAsia"/>
                <w:sz w:val="24"/>
              </w:rPr>
            </w:pPr>
          </w:p>
          <w:p w14:paraId="28298A93" w14:textId="77777777" w:rsidR="00C80897" w:rsidRPr="00C80897" w:rsidRDefault="00C831D6" w:rsidP="00C80897">
            <w:pPr>
              <w:numPr>
                <w:ilvl w:val="0"/>
                <w:numId w:val="15"/>
                <w:ins w:id="1817" w:author="南" w:date="2026-10-22T16:46:00Z"/>
              </w:numPr>
              <w:spacing w:line="360" w:lineRule="auto"/>
              <w:jc w:val="left"/>
              <w:rPr>
                <w:ins w:id="1818" w:author="南" w:date="2026-10-22T16:46:00Z"/>
                <w:rFonts w:ascii="宋体" w:hAnsi="宋体" w:cs="宋体" w:hint="eastAsia"/>
                <w:b/>
                <w:bCs/>
                <w:sz w:val="24"/>
                <w:rPrChange w:id="1819" w:author="南" w:date="2026-10-22T20:32:00Z">
                  <w:rPr>
                    <w:ins w:id="1820" w:author="南" w:date="2026-10-22T16:46:00Z"/>
                    <w:rFonts w:ascii="宋体" w:hAnsi="宋体" w:cs="宋体" w:hint="eastAsia"/>
                    <w:sz w:val="24"/>
                  </w:rPr>
                </w:rPrChange>
              </w:rPr>
              <w:pPrChange w:id="1821" w:author="南" w:date="2026-10-22T16:46:00Z">
                <w:pPr>
                  <w:spacing w:line="560" w:lineRule="exact"/>
                  <w:jc w:val="left"/>
                </w:pPr>
              </w:pPrChange>
            </w:pPr>
            <w:ins w:id="1822" w:author="南" w:date="2026-10-22T16:45:00Z">
              <w:r>
                <w:rPr>
                  <w:rFonts w:ascii="宋体" w:hAnsi="宋体" w:cs="宋体" w:hint="eastAsia"/>
                  <w:b/>
                  <w:bCs/>
                  <w:sz w:val="24"/>
                  <w:rPrChange w:id="1823" w:author="南" w:date="2026-10-22T20:32:00Z">
                    <w:rPr>
                      <w:rFonts w:ascii="宋体" w:hAnsi="宋体" w:cs="宋体" w:hint="eastAsia"/>
                      <w:sz w:val="24"/>
                    </w:rPr>
                  </w:rPrChange>
                </w:rPr>
                <w:t>共享语义约束实现多模态协同，加强图文对齐</w:t>
              </w:r>
            </w:ins>
          </w:p>
          <w:p w14:paraId="5CB5DF93" w14:textId="77777777" w:rsidR="00C80897" w:rsidRDefault="00C831D6" w:rsidP="00C80897">
            <w:pPr>
              <w:numPr>
                <w:ilvl w:val="255"/>
                <w:numId w:val="0"/>
              </w:numPr>
              <w:spacing w:line="360" w:lineRule="auto"/>
              <w:ind w:firstLineChars="200" w:firstLine="480"/>
              <w:jc w:val="left"/>
              <w:rPr>
                <w:ins w:id="1824" w:author="南" w:date="2026-10-22T16:46:00Z"/>
                <w:rFonts w:ascii="宋体" w:hAnsi="宋体" w:cs="宋体" w:hint="eastAsia"/>
                <w:sz w:val="24"/>
              </w:rPr>
              <w:pPrChange w:id="1825" w:author="南" w:date="2026-10-22T16:46:00Z">
                <w:pPr>
                  <w:numPr>
                    <w:ilvl w:val="255"/>
                  </w:numPr>
                  <w:spacing w:line="360" w:lineRule="auto"/>
                  <w:jc w:val="left"/>
                </w:pPr>
              </w:pPrChange>
            </w:pPr>
            <w:ins w:id="1826" w:author="南" w:date="2026-10-22T16:46:00Z">
              <w:r>
                <w:rPr>
                  <w:rFonts w:ascii="宋体" w:hAnsi="宋体" w:cs="宋体"/>
                  <w:sz w:val="24"/>
                </w:rPr>
                <w:t>独立调用文案、图像和视频工具时，不同结果可能出现卖点、包装或产品形态不一致。作品借鉴结构化提示与多模态信息处理研究</w:t>
              </w:r>
              <w:r>
                <w:rPr>
                  <w:rFonts w:ascii="宋体" w:hAnsi="宋体" w:cs="宋体" w:hint="eastAsia"/>
                  <w:sz w:val="24"/>
                  <w:vertAlign w:val="superscript"/>
                  <w:rPrChange w:id="1827" w:author="南" w:date="2026-10-22T16:46:00Z">
                    <w:rPr>
                      <w:rFonts w:ascii="宋体" w:hAnsi="宋体" w:cs="宋体" w:hint="eastAsia"/>
                      <w:sz w:val="24"/>
                    </w:rPr>
                  </w:rPrChange>
                </w:rPr>
                <w:t>[16-19]</w:t>
              </w:r>
              <w:r>
                <w:rPr>
                  <w:rFonts w:ascii="宋体" w:hAnsi="宋体" w:cs="宋体"/>
                  <w:sz w:val="24"/>
                </w:rPr>
                <w:t>，建立共享创意简报，将产品身份、已确认卖点、目标人群、宣传场景、品牌风格及禁止表述组织为统一字段，供各</w:t>
              </w:r>
              <w:r>
                <w:rPr>
                  <w:rFonts w:ascii="宋体" w:hAnsi="宋体" w:cs="宋体"/>
                  <w:sz w:val="24"/>
                </w:rPr>
                <w:t>Agent</w:t>
              </w:r>
              <w:r>
                <w:rPr>
                  <w:rFonts w:ascii="宋体" w:hAnsi="宋体" w:cs="宋体"/>
                  <w:sz w:val="24"/>
                </w:rPr>
                <w:t>共同引用。</w:t>
              </w:r>
            </w:ins>
          </w:p>
          <w:p w14:paraId="484EF0C1" w14:textId="77777777" w:rsidR="00C80897" w:rsidRDefault="00C831D6" w:rsidP="00C80897">
            <w:pPr>
              <w:numPr>
                <w:ilvl w:val="255"/>
                <w:numId w:val="0"/>
              </w:numPr>
              <w:spacing w:line="360" w:lineRule="auto"/>
              <w:ind w:firstLineChars="200" w:firstLine="480"/>
              <w:jc w:val="left"/>
              <w:rPr>
                <w:ins w:id="1828" w:author="南" w:date="2026-10-22T16:46:00Z"/>
                <w:rFonts w:ascii="宋体" w:hAnsi="宋体" w:cs="宋体" w:hint="eastAsia"/>
                <w:sz w:val="24"/>
              </w:rPr>
              <w:pPrChange w:id="1829" w:author="南" w:date="2026-10-22T16:46:00Z">
                <w:pPr>
                  <w:numPr>
                    <w:ilvl w:val="255"/>
                  </w:numPr>
                  <w:spacing w:line="360" w:lineRule="auto"/>
                  <w:jc w:val="left"/>
                </w:pPr>
              </w:pPrChange>
            </w:pPr>
            <w:ins w:id="1830" w:author="南" w:date="2026-10-22T16:46:00Z">
              <w:r>
                <w:rPr>
                  <w:rFonts w:ascii="宋体" w:hAnsi="宋体" w:cs="宋体"/>
                  <w:sz w:val="24"/>
                </w:rPr>
                <w:lastRenderedPageBreak/>
                <w:t>文案</w:t>
              </w:r>
              <w:r>
                <w:rPr>
                  <w:rFonts w:ascii="宋体" w:hAnsi="宋体" w:cs="宋体"/>
                  <w:sz w:val="24"/>
                </w:rPr>
                <w:t>Agent</w:t>
              </w:r>
              <w:r>
                <w:rPr>
                  <w:rFonts w:ascii="宋体" w:hAnsi="宋体" w:cs="宋体"/>
                  <w:sz w:val="24"/>
                </w:rPr>
                <w:t>依据简报组织标题与正文，海报</w:t>
              </w:r>
              <w:r>
                <w:rPr>
                  <w:rFonts w:ascii="宋体" w:hAnsi="宋体" w:cs="宋体"/>
                  <w:sz w:val="24"/>
                </w:rPr>
                <w:t>Agent</w:t>
              </w:r>
              <w:r>
                <w:rPr>
                  <w:rFonts w:ascii="宋体" w:hAnsi="宋体" w:cs="宋体"/>
                  <w:sz w:val="24"/>
                </w:rPr>
                <w:t>结合对应实拍素材生成视觉方案，视频和脚本</w:t>
              </w:r>
              <w:r>
                <w:rPr>
                  <w:rFonts w:ascii="宋体" w:hAnsi="宋体" w:cs="宋体"/>
                  <w:sz w:val="24"/>
                </w:rPr>
                <w:t>Agent</w:t>
              </w:r>
              <w:r>
                <w:rPr>
                  <w:rFonts w:ascii="宋体" w:hAnsi="宋体" w:cs="宋体"/>
                  <w:sz w:val="24"/>
                </w:rPr>
                <w:t>沿用相同产品属性与宣传主题。产品名称、规格和加工形态作为事实约束，色调、构图和叙事方式作为创意条件，实现不同媒介在内容依据上的协调。例如，生板栗的文案、海报和视频均应符合其实际加工形态，不能在某一物料中呈现为开袋即食产品。</w:t>
              </w:r>
            </w:ins>
          </w:p>
          <w:p w14:paraId="1776FA9A" w14:textId="77777777" w:rsidR="00C80897" w:rsidRDefault="00C831D6" w:rsidP="00C80897">
            <w:pPr>
              <w:numPr>
                <w:ilvl w:val="255"/>
                <w:numId w:val="0"/>
              </w:numPr>
              <w:spacing w:line="360" w:lineRule="auto"/>
              <w:ind w:firstLineChars="200" w:firstLine="480"/>
              <w:jc w:val="left"/>
              <w:rPr>
                <w:ins w:id="1831" w:author="南" w:date="2026-10-22T16:46:00Z"/>
                <w:rFonts w:ascii="宋体" w:hAnsi="宋体" w:cs="宋体" w:hint="eastAsia"/>
                <w:sz w:val="24"/>
              </w:rPr>
              <w:pPrChange w:id="1832" w:author="南" w:date="2026-10-22T16:46:00Z">
                <w:pPr>
                  <w:numPr>
                    <w:ilvl w:val="255"/>
                  </w:numPr>
                  <w:spacing w:line="360" w:lineRule="auto"/>
                  <w:jc w:val="left"/>
                </w:pPr>
              </w:pPrChange>
            </w:pPr>
            <w:ins w:id="1833" w:author="南" w:date="2026-10-22T16:46:00Z">
              <w:r>
                <w:rPr>
                  <w:rFonts w:ascii="宋体" w:hAnsi="宋体" w:cs="宋体"/>
                  <w:sz w:val="24"/>
                </w:rPr>
                <w:t>针对多模态生成可能出现的信息偏差</w:t>
              </w:r>
              <w:r>
                <w:rPr>
                  <w:rFonts w:ascii="宋体" w:hAnsi="宋体" w:cs="宋体" w:hint="eastAsia"/>
                  <w:sz w:val="24"/>
                  <w:vertAlign w:val="superscript"/>
                  <w:rPrChange w:id="1834" w:author="南" w:date="2026-10-22T16:46:00Z">
                    <w:rPr>
                      <w:rFonts w:ascii="宋体" w:hAnsi="宋体" w:cs="宋体" w:hint="eastAsia"/>
                      <w:sz w:val="24"/>
                    </w:rPr>
                  </w:rPrChange>
                </w:rPr>
                <w:t>[20]</w:t>
              </w:r>
              <w:r>
                <w:rPr>
                  <w:rFonts w:ascii="宋体" w:hAnsi="宋体" w:cs="宋体"/>
                  <w:sz w:val="24"/>
                </w:rPr>
                <w:t>，系统进一步结合字段比对、</w:t>
              </w:r>
              <w:r>
                <w:rPr>
                  <w:rFonts w:ascii="宋体" w:hAnsi="宋体" w:cs="宋体"/>
                  <w:sz w:val="24"/>
                </w:rPr>
                <w:t>OCR</w:t>
              </w:r>
              <w:r>
                <w:rPr>
                  <w:rFonts w:ascii="宋体" w:hAnsi="宋体" w:cs="宋体"/>
                  <w:sz w:val="24"/>
                </w:rPr>
                <w:t>和视觉理解辅助检查，核对文字、产品形态及包装。相较于仅将文案转换为绘图提示词，该方式通过</w:t>
              </w:r>
              <w:r>
                <w:rPr>
                  <w:rFonts w:ascii="宋体" w:hAnsi="宋体" w:cs="宋体"/>
                  <w:sz w:val="24"/>
                </w:rPr>
                <w:t>“</w:t>
              </w:r>
              <w:r>
                <w:rPr>
                  <w:rFonts w:ascii="宋体" w:hAnsi="宋体" w:cs="宋体"/>
                  <w:sz w:val="24"/>
                </w:rPr>
                <w:t>共享字段</w:t>
              </w:r>
              <w:r>
                <w:rPr>
                  <w:rFonts w:ascii="宋体" w:hAnsi="宋体" w:cs="宋体"/>
                  <w:sz w:val="24"/>
                </w:rPr>
                <w:t>—</w:t>
              </w:r>
              <w:r>
                <w:rPr>
                  <w:rFonts w:ascii="宋体" w:hAnsi="宋体" w:cs="宋体"/>
                  <w:sz w:val="24"/>
                </w:rPr>
                <w:t>分支生成</w:t>
              </w:r>
              <w:r>
                <w:rPr>
                  <w:rFonts w:ascii="宋体" w:hAnsi="宋体" w:cs="宋体"/>
                  <w:sz w:val="24"/>
                </w:rPr>
                <w:t>—</w:t>
              </w:r>
              <w:r>
                <w:rPr>
                  <w:rFonts w:ascii="宋体" w:hAnsi="宋体" w:cs="宋体"/>
                  <w:sz w:val="24"/>
                </w:rPr>
                <w:t>交叉核对</w:t>
              </w:r>
              <w:r>
                <w:rPr>
                  <w:rFonts w:ascii="宋体" w:hAnsi="宋体" w:cs="宋体"/>
                  <w:sz w:val="24"/>
                </w:rPr>
                <w:t>”</w:t>
              </w:r>
              <w:r>
                <w:rPr>
                  <w:rFonts w:ascii="宋体" w:hAnsi="宋体" w:cs="宋体"/>
                  <w:sz w:val="24"/>
                </w:rPr>
                <w:t>传递约束，兼顾创意变化与产品事实一致性。</w:t>
              </w:r>
            </w:ins>
          </w:p>
          <w:p w14:paraId="4A789B4B" w14:textId="77777777" w:rsidR="00C80897" w:rsidRDefault="00C80897" w:rsidP="00C80897">
            <w:pPr>
              <w:numPr>
                <w:ilvl w:val="255"/>
                <w:numId w:val="0"/>
              </w:numPr>
              <w:spacing w:line="360" w:lineRule="auto"/>
              <w:ind w:firstLineChars="200" w:firstLine="480"/>
              <w:jc w:val="left"/>
              <w:rPr>
                <w:ins w:id="1835" w:author="南" w:date="2026-10-22T16:46:00Z"/>
                <w:rFonts w:ascii="宋体" w:hAnsi="宋体" w:cs="宋体" w:hint="eastAsia"/>
                <w:sz w:val="24"/>
              </w:rPr>
              <w:pPrChange w:id="1836" w:author="南" w:date="2026-10-22T16:46:00Z">
                <w:pPr>
                  <w:numPr>
                    <w:ilvl w:val="255"/>
                  </w:numPr>
                  <w:spacing w:line="360" w:lineRule="auto"/>
                  <w:jc w:val="left"/>
                </w:pPr>
              </w:pPrChange>
            </w:pPr>
          </w:p>
          <w:p w14:paraId="0FEA72AD" w14:textId="77777777" w:rsidR="00C80897" w:rsidRPr="00C80897" w:rsidRDefault="00C831D6" w:rsidP="00C80897">
            <w:pPr>
              <w:numPr>
                <w:ilvl w:val="0"/>
                <w:numId w:val="15"/>
                <w:ins w:id="1837" w:author="南" w:date="2026-10-22T16:47:00Z"/>
              </w:numPr>
              <w:spacing w:line="360" w:lineRule="auto"/>
              <w:jc w:val="left"/>
              <w:rPr>
                <w:ins w:id="1838" w:author="南" w:date="2026-10-22T16:47:00Z"/>
                <w:rFonts w:ascii="宋体" w:hAnsi="宋体" w:cs="宋体" w:hint="eastAsia"/>
                <w:b/>
                <w:bCs/>
                <w:sz w:val="24"/>
                <w:rPrChange w:id="1839" w:author="南" w:date="2026-10-22T20:32:00Z">
                  <w:rPr>
                    <w:ins w:id="1840" w:author="南" w:date="2026-10-22T16:47:00Z"/>
                    <w:rFonts w:ascii="宋体" w:hAnsi="宋体" w:cs="宋体" w:hint="eastAsia"/>
                    <w:sz w:val="24"/>
                  </w:rPr>
                </w:rPrChange>
              </w:rPr>
              <w:pPrChange w:id="1841" w:author="南" w:date="2026-10-22T16:47:00Z">
                <w:pPr>
                  <w:numPr>
                    <w:ilvl w:val="255"/>
                  </w:numPr>
                  <w:spacing w:line="360" w:lineRule="auto"/>
                  <w:jc w:val="left"/>
                </w:pPr>
              </w:pPrChange>
            </w:pPr>
            <w:ins w:id="1842" w:author="南" w:date="2026-10-22T16:46:00Z">
              <w:r>
                <w:rPr>
                  <w:rFonts w:ascii="宋体" w:hAnsi="宋体" w:cs="宋体" w:hint="eastAsia"/>
                  <w:b/>
                  <w:bCs/>
                  <w:sz w:val="24"/>
                  <w:rPrChange w:id="1843" w:author="南" w:date="2026-10-22T20:32:00Z">
                    <w:rPr>
                      <w:rFonts w:ascii="宋体" w:hAnsi="宋体" w:cs="宋体" w:hint="eastAsia"/>
                      <w:sz w:val="24"/>
                    </w:rPr>
                  </w:rPrChange>
                </w:rPr>
                <w:t>开展真实</w:t>
              </w:r>
            </w:ins>
            <w:ins w:id="1844" w:author="南" w:date="2026-10-22T16:47:00Z">
              <w:r>
                <w:rPr>
                  <w:rFonts w:ascii="宋体" w:hAnsi="宋体" w:cs="宋体" w:hint="eastAsia"/>
                  <w:b/>
                  <w:bCs/>
                  <w:sz w:val="24"/>
                  <w:rPrChange w:id="1845" w:author="南" w:date="2026-10-22T20:32:00Z">
                    <w:rPr>
                      <w:rFonts w:ascii="宋体" w:hAnsi="宋体" w:cs="宋体" w:hint="eastAsia"/>
                      <w:sz w:val="24"/>
                    </w:rPr>
                  </w:rPrChange>
                </w:rPr>
                <w:t>平台测试与试用，具备实际应用基础</w:t>
              </w:r>
            </w:ins>
          </w:p>
          <w:p w14:paraId="303E15F0" w14:textId="77777777" w:rsidR="00C80897" w:rsidRDefault="00C831D6" w:rsidP="00C80897">
            <w:pPr>
              <w:numPr>
                <w:ilvl w:val="255"/>
                <w:numId w:val="0"/>
              </w:numPr>
              <w:spacing w:line="360" w:lineRule="auto"/>
              <w:ind w:firstLineChars="200" w:firstLine="480"/>
              <w:jc w:val="left"/>
              <w:rPr>
                <w:ins w:id="1846" w:author="南" w:date="2026-10-22T16:47:00Z"/>
                <w:rFonts w:ascii="宋体" w:hAnsi="宋体" w:cs="宋体" w:hint="eastAsia"/>
                <w:sz w:val="24"/>
              </w:rPr>
              <w:pPrChange w:id="1847" w:author="南" w:date="2026-10-22T16:47:00Z">
                <w:pPr>
                  <w:numPr>
                    <w:ilvl w:val="255"/>
                  </w:numPr>
                  <w:spacing w:line="360" w:lineRule="auto"/>
                  <w:jc w:val="left"/>
                </w:pPr>
              </w:pPrChange>
            </w:pPr>
            <w:ins w:id="1848" w:author="南" w:date="2026-10-22T16:47:00Z">
              <w:r>
                <w:rPr>
                  <w:rFonts w:ascii="宋体" w:hAnsi="宋体" w:cs="宋体"/>
                  <w:sz w:val="24"/>
                </w:rPr>
                <w:t>作品已进入实际测试使用阶段，团队在小红书开展常规内容与系统生成内容的对比测试。根据现有记录，系统生成内容在浏览与互动方面表现较好，具体结果见下表</w:t>
              </w:r>
            </w:ins>
            <w:ins w:id="1849" w:author="南" w:date="2026-10-22T16:48:00Z">
              <w:r>
                <w:rPr>
                  <w:rFonts w:ascii="宋体" w:hAnsi="宋体" w:cs="宋体" w:hint="eastAsia"/>
                  <w:sz w:val="24"/>
                </w:rPr>
                <w:t>3</w:t>
              </w:r>
            </w:ins>
            <w:ins w:id="1850" w:author="南" w:date="2026-10-22T16:47:00Z">
              <w:r>
                <w:rPr>
                  <w:rFonts w:ascii="宋体" w:hAnsi="宋体" w:cs="宋体"/>
                  <w:sz w:val="24"/>
                </w:rPr>
                <w:t>。</w:t>
              </w:r>
            </w:ins>
          </w:p>
          <w:p w14:paraId="58DC6FC7" w14:textId="77777777" w:rsidR="00C80897" w:rsidRPr="00C80897" w:rsidRDefault="00C831D6" w:rsidP="00C80897">
            <w:pPr>
              <w:numPr>
                <w:ilvl w:val="255"/>
                <w:numId w:val="0"/>
              </w:numPr>
              <w:spacing w:line="360" w:lineRule="auto"/>
              <w:jc w:val="center"/>
              <w:rPr>
                <w:ins w:id="1851" w:author="南" w:date="2026-10-22T16:47:00Z"/>
                <w:rFonts w:ascii="宋体" w:hAnsi="宋体" w:cs="宋体" w:hint="eastAsia"/>
                <w:b/>
                <w:bCs/>
                <w:sz w:val="24"/>
                <w:rPrChange w:id="1852" w:author="南" w:date="2026-10-22T16:49:00Z">
                  <w:rPr>
                    <w:ins w:id="1853" w:author="南" w:date="2026-10-22T16:47:00Z"/>
                    <w:rFonts w:ascii="宋体" w:hAnsi="宋体" w:cs="宋体" w:hint="eastAsia"/>
                    <w:sz w:val="24"/>
                  </w:rPr>
                </w:rPrChange>
              </w:rPr>
              <w:pPrChange w:id="1854" w:author="南" w:date="2026-10-22T16:49:00Z">
                <w:pPr>
                  <w:numPr>
                    <w:ilvl w:val="255"/>
                  </w:numPr>
                  <w:spacing w:line="360" w:lineRule="auto"/>
                  <w:jc w:val="left"/>
                </w:pPr>
              </w:pPrChange>
            </w:pPr>
            <w:ins w:id="1855" w:author="南" w:date="2026-10-22T16:47:00Z">
              <w:r>
                <w:rPr>
                  <w:rFonts w:ascii="宋体" w:hAnsi="宋体" w:cs="宋体" w:hint="eastAsia"/>
                  <w:b/>
                  <w:bCs/>
                  <w:sz w:val="24"/>
                  <w:rPrChange w:id="1856" w:author="南" w:date="2026-10-22T16:49:00Z">
                    <w:rPr>
                      <w:rFonts w:ascii="宋体" w:hAnsi="宋体" w:cs="宋体" w:hint="eastAsia"/>
                      <w:sz w:val="24"/>
                    </w:rPr>
                  </w:rPrChange>
                </w:rPr>
                <w:t>表</w:t>
              </w:r>
            </w:ins>
            <w:ins w:id="1857" w:author="南" w:date="2026-10-22T16:48:00Z">
              <w:r>
                <w:rPr>
                  <w:rFonts w:ascii="宋体" w:hAnsi="宋体" w:cs="宋体" w:hint="eastAsia"/>
                  <w:b/>
                  <w:bCs/>
                  <w:sz w:val="24"/>
                  <w:rPrChange w:id="1858" w:author="南" w:date="2026-10-22T16:49:00Z">
                    <w:rPr>
                      <w:rFonts w:ascii="宋体" w:hAnsi="宋体" w:cs="宋体" w:hint="eastAsia"/>
                      <w:sz w:val="24"/>
                    </w:rPr>
                  </w:rPrChange>
                </w:rPr>
                <w:t>3</w:t>
              </w:r>
            </w:ins>
            <w:ins w:id="1859" w:author="南" w:date="2026-10-22T16:47:00Z">
              <w:r>
                <w:rPr>
                  <w:rFonts w:ascii="宋体" w:hAnsi="宋体" w:cs="宋体" w:hint="eastAsia"/>
                  <w:b/>
                  <w:bCs/>
                  <w:sz w:val="24"/>
                  <w:rPrChange w:id="1860" w:author="南" w:date="2026-10-22T16:49:00Z">
                    <w:rPr>
                      <w:rFonts w:ascii="宋体" w:hAnsi="宋体" w:cs="宋体" w:hint="eastAsia"/>
                      <w:sz w:val="24"/>
                    </w:rPr>
                  </w:rPrChange>
                </w:rPr>
                <w:t xml:space="preserve"> </w:t>
              </w:r>
              <w:r>
                <w:rPr>
                  <w:rFonts w:ascii="宋体" w:hAnsi="宋体" w:cs="宋体" w:hint="eastAsia"/>
                  <w:b/>
                  <w:bCs/>
                  <w:sz w:val="24"/>
                  <w:rPrChange w:id="1861" w:author="南" w:date="2026-10-22T16:49:00Z">
                    <w:rPr>
                      <w:rFonts w:ascii="宋体" w:hAnsi="宋体" w:cs="宋体" w:hint="eastAsia"/>
                      <w:sz w:val="24"/>
                    </w:rPr>
                  </w:rPrChange>
                </w:rPr>
                <w:t>小红书平台内容投放效果对比</w:t>
              </w:r>
            </w:ins>
          </w:p>
          <w:tbl>
            <w:tblPr>
              <w:tblW w:w="0" w:type="auto"/>
              <w:jc w:val="center"/>
              <w:tblLook w:val="04A0" w:firstRow="1" w:lastRow="0" w:firstColumn="1" w:lastColumn="0" w:noHBand="0" w:noVBand="1"/>
              <w:tblPrChange w:id="1862" w:author="南" w:date="2026-10-22T16:48:00Z">
                <w:tblPr>
                  <w:tblW w:w="0" w:type="auto"/>
                  <w:tblLayout w:type="fixed"/>
                  <w:tblLook w:val="04A0" w:firstRow="1" w:lastRow="0" w:firstColumn="1" w:lastColumn="0" w:noHBand="0" w:noVBand="1"/>
                </w:tblPr>
              </w:tblPrChange>
            </w:tblPr>
            <w:tblGrid>
              <w:gridCol w:w="1843"/>
              <w:gridCol w:w="1715"/>
              <w:gridCol w:w="1715"/>
              <w:gridCol w:w="1586"/>
              <w:tblGridChange w:id="1863">
                <w:tblGrid>
                  <w:gridCol w:w="1843"/>
                  <w:gridCol w:w="595"/>
                  <w:gridCol w:w="1120"/>
                  <w:gridCol w:w="1148"/>
                  <w:gridCol w:w="567"/>
                  <w:gridCol w:w="1586"/>
                  <w:gridCol w:w="115"/>
                  <w:gridCol w:w="2098"/>
                </w:tblGrid>
              </w:tblGridChange>
            </w:tblGrid>
            <w:tr w:rsidR="00C80897" w14:paraId="50F4D24B" w14:textId="77777777" w:rsidTr="00D77721">
              <w:trPr>
                <w:cantSplit/>
                <w:trHeight w:val="389"/>
                <w:tblHeader/>
                <w:jc w:val="center"/>
                <w:ins w:id="1864" w:author="南" w:date="2026-10-22T16:48:00Z"/>
                <w:trPrChange w:id="1865" w:author="南" w:date="2026-10-22T16:48:00Z">
                  <w:trPr>
                    <w:cantSplit/>
                    <w:tblHeader/>
                  </w:trPr>
                </w:trPrChange>
              </w:trPr>
              <w:tc>
                <w:tcPr>
                  <w:tcW w:w="1843" w:type="dxa"/>
                  <w:tcBorders>
                    <w:top w:val="single" w:sz="4" w:space="0" w:color="D9D9D9"/>
                    <w:left w:val="single" w:sz="4" w:space="0" w:color="D9D9D9"/>
                    <w:bottom w:val="single" w:sz="4" w:space="0" w:color="D9D9D9"/>
                    <w:right w:val="single" w:sz="4" w:space="0" w:color="D9D9D9"/>
                  </w:tcBorders>
                  <w:shd w:val="clear" w:color="auto" w:fill="E8EEF3"/>
                  <w:tcPrChange w:id="1866" w:author="南" w:date="2026-10-22T16:48:00Z">
                    <w:tcPr>
                      <w:tcW w:w="2438" w:type="dxa"/>
                      <w:gridSpan w:val="2"/>
                      <w:tcBorders>
                        <w:top w:val="single" w:sz="4" w:space="0" w:color="D9D9D9"/>
                        <w:left w:val="single" w:sz="4" w:space="0" w:color="D9D9D9"/>
                        <w:bottom w:val="single" w:sz="4" w:space="0" w:color="D9D9D9"/>
                        <w:right w:val="single" w:sz="4" w:space="0" w:color="D9D9D9"/>
                      </w:tcBorders>
                      <w:shd w:val="clear" w:color="auto" w:fill="E8EEF3"/>
                    </w:tcPr>
                  </w:tcPrChange>
                </w:tcPr>
                <w:p w14:paraId="1BB90C19" w14:textId="77777777" w:rsidR="00C80897" w:rsidRPr="00C80897" w:rsidRDefault="00C831D6">
                  <w:pPr>
                    <w:spacing w:before="40" w:after="40" w:line="300" w:lineRule="auto"/>
                    <w:rPr>
                      <w:ins w:id="1867" w:author="南" w:date="2026-10-22T16:48:00Z"/>
                      <w:rFonts w:ascii="宋体" w:hAnsi="宋体" w:cs="宋体"/>
                      <w:b/>
                      <w:szCs w:val="21"/>
                      <w:rPrChange w:id="1868" w:author="南" w:date="2026-10-22T20:32:00Z">
                        <w:rPr>
                          <w:ins w:id="1869" w:author="南" w:date="2026-10-22T16:48:00Z"/>
                        </w:rPr>
                      </w:rPrChange>
                    </w:rPr>
                  </w:pPr>
                  <w:ins w:id="1870" w:author="南" w:date="2026-10-22T16:48:00Z">
                    <w:r>
                      <w:rPr>
                        <w:rFonts w:ascii="宋体" w:hAnsi="宋体" w:cs="宋体" w:hint="eastAsia"/>
                        <w:b/>
                        <w:szCs w:val="21"/>
                        <w:rPrChange w:id="1871" w:author="南" w:date="2026-10-22T20:32:00Z">
                          <w:rPr>
                            <w:rFonts w:hint="eastAsia"/>
                            <w:b/>
                          </w:rPr>
                        </w:rPrChange>
                      </w:rPr>
                      <w:t>指标</w:t>
                    </w:r>
                  </w:ins>
                </w:p>
              </w:tc>
              <w:tc>
                <w:tcPr>
                  <w:tcW w:w="1715" w:type="dxa"/>
                  <w:tcBorders>
                    <w:top w:val="single" w:sz="4" w:space="0" w:color="D9D9D9"/>
                    <w:left w:val="single" w:sz="4" w:space="0" w:color="D9D9D9"/>
                    <w:bottom w:val="single" w:sz="4" w:space="0" w:color="D9D9D9"/>
                    <w:right w:val="single" w:sz="4" w:space="0" w:color="D9D9D9"/>
                  </w:tcBorders>
                  <w:shd w:val="clear" w:color="auto" w:fill="E8EEF3"/>
                  <w:tcPrChange w:id="1872" w:author="南" w:date="2026-10-22T16:48:00Z">
                    <w:tcPr>
                      <w:tcW w:w="2268" w:type="dxa"/>
                      <w:gridSpan w:val="2"/>
                      <w:tcBorders>
                        <w:top w:val="single" w:sz="4" w:space="0" w:color="D9D9D9"/>
                        <w:left w:val="single" w:sz="4" w:space="0" w:color="D9D9D9"/>
                        <w:bottom w:val="single" w:sz="4" w:space="0" w:color="D9D9D9"/>
                        <w:right w:val="single" w:sz="4" w:space="0" w:color="D9D9D9"/>
                      </w:tcBorders>
                      <w:shd w:val="clear" w:color="auto" w:fill="E8EEF3"/>
                    </w:tcPr>
                  </w:tcPrChange>
                </w:tcPr>
                <w:p w14:paraId="2511D6A7" w14:textId="77777777" w:rsidR="00C80897" w:rsidRPr="00C80897" w:rsidRDefault="00C831D6">
                  <w:pPr>
                    <w:spacing w:before="40" w:after="40" w:line="300" w:lineRule="auto"/>
                    <w:rPr>
                      <w:ins w:id="1873" w:author="南" w:date="2026-10-22T16:48:00Z"/>
                      <w:rFonts w:ascii="宋体" w:hAnsi="宋体" w:cs="宋体"/>
                      <w:b/>
                      <w:szCs w:val="21"/>
                      <w:rPrChange w:id="1874" w:author="南" w:date="2026-10-22T20:32:00Z">
                        <w:rPr>
                          <w:ins w:id="1875" w:author="南" w:date="2026-10-22T16:48:00Z"/>
                        </w:rPr>
                      </w:rPrChange>
                    </w:rPr>
                  </w:pPr>
                  <w:ins w:id="1876" w:author="南" w:date="2026-10-22T16:48:00Z">
                    <w:r>
                      <w:rPr>
                        <w:rFonts w:ascii="宋体" w:hAnsi="宋体" w:cs="宋体" w:hint="eastAsia"/>
                        <w:b/>
                        <w:szCs w:val="21"/>
                        <w:rPrChange w:id="1877" w:author="南" w:date="2026-10-22T20:32:00Z">
                          <w:rPr>
                            <w:rFonts w:hint="eastAsia"/>
                            <w:b/>
                          </w:rPr>
                        </w:rPrChange>
                      </w:rPr>
                      <w:t>常规内容对照组</w:t>
                    </w:r>
                  </w:ins>
                </w:p>
              </w:tc>
              <w:tc>
                <w:tcPr>
                  <w:tcW w:w="1715" w:type="dxa"/>
                  <w:tcBorders>
                    <w:top w:val="single" w:sz="4" w:space="0" w:color="D9D9D9"/>
                    <w:left w:val="single" w:sz="4" w:space="0" w:color="D9D9D9"/>
                    <w:bottom w:val="single" w:sz="4" w:space="0" w:color="D9D9D9"/>
                    <w:right w:val="single" w:sz="4" w:space="0" w:color="D9D9D9"/>
                  </w:tcBorders>
                  <w:shd w:val="clear" w:color="auto" w:fill="E8EEF3"/>
                  <w:tcPrChange w:id="1878" w:author="南" w:date="2026-10-22T16:48:00Z">
                    <w:tcPr>
                      <w:tcW w:w="2268" w:type="dxa"/>
                      <w:gridSpan w:val="3"/>
                      <w:tcBorders>
                        <w:top w:val="single" w:sz="4" w:space="0" w:color="D9D9D9"/>
                        <w:left w:val="single" w:sz="4" w:space="0" w:color="D9D9D9"/>
                        <w:bottom w:val="single" w:sz="4" w:space="0" w:color="D9D9D9"/>
                        <w:right w:val="single" w:sz="4" w:space="0" w:color="D9D9D9"/>
                      </w:tcBorders>
                      <w:shd w:val="clear" w:color="auto" w:fill="E8EEF3"/>
                    </w:tcPr>
                  </w:tcPrChange>
                </w:tcPr>
                <w:p w14:paraId="386487A8" w14:textId="77777777" w:rsidR="00C80897" w:rsidRPr="00C80897" w:rsidRDefault="00C831D6">
                  <w:pPr>
                    <w:spacing w:before="40" w:after="40" w:line="300" w:lineRule="auto"/>
                    <w:rPr>
                      <w:ins w:id="1879" w:author="南" w:date="2026-10-22T16:48:00Z"/>
                      <w:rFonts w:ascii="宋体" w:hAnsi="宋体" w:cs="宋体"/>
                      <w:b/>
                      <w:szCs w:val="21"/>
                      <w:rPrChange w:id="1880" w:author="南" w:date="2026-10-22T20:32:00Z">
                        <w:rPr>
                          <w:ins w:id="1881" w:author="南" w:date="2026-10-22T16:48:00Z"/>
                        </w:rPr>
                      </w:rPrChange>
                    </w:rPr>
                  </w:pPr>
                  <w:ins w:id="1882" w:author="南" w:date="2026-10-22T16:48:00Z">
                    <w:r>
                      <w:rPr>
                        <w:rFonts w:ascii="宋体" w:hAnsi="宋体" w:cs="宋体" w:hint="eastAsia"/>
                        <w:b/>
                        <w:szCs w:val="21"/>
                        <w:rPrChange w:id="1883" w:author="南" w:date="2026-10-22T20:32:00Z">
                          <w:rPr>
                            <w:rFonts w:hint="eastAsia"/>
                            <w:b/>
                          </w:rPr>
                        </w:rPrChange>
                      </w:rPr>
                      <w:t>AgriWit</w:t>
                    </w:r>
                    <w:r>
                      <w:rPr>
                        <w:rFonts w:ascii="宋体" w:hAnsi="宋体" w:cs="宋体" w:hint="eastAsia"/>
                        <w:b/>
                        <w:szCs w:val="21"/>
                        <w:rPrChange w:id="1884" w:author="南" w:date="2026-10-22T20:32:00Z">
                          <w:rPr>
                            <w:rFonts w:hint="eastAsia"/>
                            <w:b/>
                          </w:rPr>
                        </w:rPrChange>
                      </w:rPr>
                      <w:t>实验组</w:t>
                    </w:r>
                  </w:ins>
                </w:p>
              </w:tc>
              <w:tc>
                <w:tcPr>
                  <w:tcW w:w="1586" w:type="dxa"/>
                  <w:tcBorders>
                    <w:top w:val="single" w:sz="4" w:space="0" w:color="D9D9D9"/>
                    <w:left w:val="single" w:sz="4" w:space="0" w:color="D9D9D9"/>
                    <w:bottom w:val="single" w:sz="4" w:space="0" w:color="D9D9D9"/>
                    <w:right w:val="single" w:sz="4" w:space="0" w:color="D9D9D9"/>
                  </w:tcBorders>
                  <w:shd w:val="clear" w:color="auto" w:fill="E8EEF3"/>
                  <w:tcPrChange w:id="1885" w:author="南" w:date="2026-10-22T16:48:00Z">
                    <w:tcPr>
                      <w:tcW w:w="2098" w:type="dxa"/>
                      <w:tcBorders>
                        <w:top w:val="single" w:sz="4" w:space="0" w:color="D9D9D9"/>
                        <w:left w:val="single" w:sz="4" w:space="0" w:color="D9D9D9"/>
                        <w:bottom w:val="single" w:sz="4" w:space="0" w:color="D9D9D9"/>
                        <w:right w:val="single" w:sz="4" w:space="0" w:color="D9D9D9"/>
                      </w:tcBorders>
                      <w:shd w:val="clear" w:color="auto" w:fill="E8EEF3"/>
                    </w:tcPr>
                  </w:tcPrChange>
                </w:tcPr>
                <w:p w14:paraId="03B4FA59" w14:textId="77777777" w:rsidR="00C80897" w:rsidRPr="00C80897" w:rsidRDefault="00C831D6">
                  <w:pPr>
                    <w:spacing w:before="40" w:after="40" w:line="300" w:lineRule="auto"/>
                    <w:rPr>
                      <w:ins w:id="1886" w:author="南" w:date="2026-10-22T16:48:00Z"/>
                      <w:rFonts w:ascii="宋体" w:hAnsi="宋体" w:cs="宋体"/>
                      <w:b/>
                      <w:szCs w:val="21"/>
                      <w:rPrChange w:id="1887" w:author="南" w:date="2026-10-22T20:32:00Z">
                        <w:rPr>
                          <w:ins w:id="1888" w:author="南" w:date="2026-10-22T16:48:00Z"/>
                        </w:rPr>
                      </w:rPrChange>
                    </w:rPr>
                  </w:pPr>
                  <w:ins w:id="1889" w:author="南" w:date="2026-10-22T16:48:00Z">
                    <w:r>
                      <w:rPr>
                        <w:rFonts w:ascii="宋体" w:hAnsi="宋体" w:cs="宋体" w:hint="eastAsia"/>
                        <w:b/>
                        <w:szCs w:val="21"/>
                        <w:rPrChange w:id="1890" w:author="南" w:date="2026-10-22T20:32:00Z">
                          <w:rPr>
                            <w:rFonts w:hint="eastAsia"/>
                            <w:b/>
                          </w:rPr>
                        </w:rPrChange>
                      </w:rPr>
                      <w:t>提升幅度</w:t>
                    </w:r>
                  </w:ins>
                </w:p>
              </w:tc>
            </w:tr>
            <w:tr w:rsidR="00C80897" w14:paraId="2C6E5D9A" w14:textId="77777777" w:rsidTr="00D77721">
              <w:trPr>
                <w:cantSplit/>
                <w:trHeight w:val="389"/>
                <w:jc w:val="center"/>
                <w:ins w:id="1891" w:author="南" w:date="2026-10-22T16:48:00Z"/>
                <w:trPrChange w:id="1892" w:author="南" w:date="2026-10-22T16:48:00Z">
                  <w:trPr>
                    <w:cantSplit/>
                  </w:trPr>
                </w:trPrChange>
              </w:trPr>
              <w:tc>
                <w:tcPr>
                  <w:tcW w:w="1843" w:type="dxa"/>
                  <w:tcBorders>
                    <w:top w:val="single" w:sz="4" w:space="0" w:color="D9D9D9"/>
                    <w:left w:val="single" w:sz="4" w:space="0" w:color="D9D9D9"/>
                    <w:bottom w:val="single" w:sz="4" w:space="0" w:color="D9D9D9"/>
                    <w:right w:val="single" w:sz="4" w:space="0" w:color="D9D9D9"/>
                  </w:tcBorders>
                  <w:tcPrChange w:id="1893" w:author="南" w:date="2026-10-22T16:48:00Z">
                    <w:tcPr>
                      <w:tcW w:w="2438" w:type="dxa"/>
                      <w:gridSpan w:val="2"/>
                      <w:tcBorders>
                        <w:top w:val="single" w:sz="4" w:space="0" w:color="D9D9D9"/>
                        <w:left w:val="single" w:sz="4" w:space="0" w:color="D9D9D9"/>
                        <w:bottom w:val="single" w:sz="4" w:space="0" w:color="D9D9D9"/>
                        <w:right w:val="single" w:sz="4" w:space="0" w:color="D9D9D9"/>
                      </w:tcBorders>
                    </w:tcPr>
                  </w:tcPrChange>
                </w:tcPr>
                <w:p w14:paraId="5B34564B" w14:textId="77777777" w:rsidR="00C80897" w:rsidRPr="00C80897" w:rsidRDefault="00C831D6">
                  <w:pPr>
                    <w:spacing w:before="40" w:after="40" w:line="300" w:lineRule="auto"/>
                    <w:rPr>
                      <w:ins w:id="1894" w:author="南" w:date="2026-10-22T16:48:00Z"/>
                      <w:rFonts w:ascii="宋体" w:hAnsi="宋体" w:cs="宋体"/>
                      <w:b/>
                      <w:szCs w:val="21"/>
                      <w:rPrChange w:id="1895" w:author="南" w:date="2026-10-22T20:32:00Z">
                        <w:rPr>
                          <w:ins w:id="1896" w:author="南" w:date="2026-10-22T16:48:00Z"/>
                        </w:rPr>
                      </w:rPrChange>
                    </w:rPr>
                  </w:pPr>
                  <w:ins w:id="1897" w:author="南" w:date="2026-10-22T16:48:00Z">
                    <w:r>
                      <w:rPr>
                        <w:rFonts w:ascii="宋体" w:hAnsi="宋体" w:cs="宋体" w:hint="eastAsia"/>
                        <w:b/>
                        <w:szCs w:val="21"/>
                        <w:rPrChange w:id="1898" w:author="南" w:date="2026-10-22T20:32:00Z">
                          <w:rPr>
                            <w:rFonts w:hint="eastAsia"/>
                          </w:rPr>
                        </w:rPrChange>
                      </w:rPr>
                      <w:t>平均浏览量</w:t>
                    </w:r>
                  </w:ins>
                </w:p>
              </w:tc>
              <w:tc>
                <w:tcPr>
                  <w:tcW w:w="1715" w:type="dxa"/>
                  <w:tcBorders>
                    <w:top w:val="single" w:sz="4" w:space="0" w:color="D9D9D9"/>
                    <w:left w:val="single" w:sz="4" w:space="0" w:color="D9D9D9"/>
                    <w:bottom w:val="single" w:sz="4" w:space="0" w:color="D9D9D9"/>
                    <w:right w:val="single" w:sz="4" w:space="0" w:color="D9D9D9"/>
                  </w:tcBorders>
                  <w:tcPrChange w:id="1899" w:author="南" w:date="2026-10-22T16:48:00Z">
                    <w:tcPr>
                      <w:tcW w:w="2268" w:type="dxa"/>
                      <w:gridSpan w:val="2"/>
                      <w:tcBorders>
                        <w:top w:val="single" w:sz="4" w:space="0" w:color="D9D9D9"/>
                        <w:left w:val="single" w:sz="4" w:space="0" w:color="D9D9D9"/>
                        <w:bottom w:val="single" w:sz="4" w:space="0" w:color="D9D9D9"/>
                        <w:right w:val="single" w:sz="4" w:space="0" w:color="D9D9D9"/>
                      </w:tcBorders>
                    </w:tcPr>
                  </w:tcPrChange>
                </w:tcPr>
                <w:p w14:paraId="01DF6D4B" w14:textId="77777777" w:rsidR="00C80897" w:rsidRPr="00C80897" w:rsidRDefault="00C831D6">
                  <w:pPr>
                    <w:spacing w:before="40" w:after="40" w:line="300" w:lineRule="auto"/>
                    <w:rPr>
                      <w:ins w:id="1900" w:author="南" w:date="2026-10-22T16:48:00Z"/>
                      <w:rFonts w:ascii="宋体" w:hAnsi="宋体" w:cs="宋体"/>
                      <w:b/>
                      <w:szCs w:val="21"/>
                      <w:rPrChange w:id="1901" w:author="南" w:date="2026-10-22T20:32:00Z">
                        <w:rPr>
                          <w:ins w:id="1902" w:author="南" w:date="2026-10-22T16:48:00Z"/>
                        </w:rPr>
                      </w:rPrChange>
                    </w:rPr>
                  </w:pPr>
                  <w:ins w:id="1903" w:author="南" w:date="2026-10-22T16:48:00Z">
                    <w:r>
                      <w:rPr>
                        <w:rFonts w:ascii="宋体" w:hAnsi="宋体" w:cs="宋体" w:hint="eastAsia"/>
                        <w:b/>
                        <w:szCs w:val="21"/>
                        <w:rPrChange w:id="1904" w:author="南" w:date="2026-10-22T20:32:00Z">
                          <w:rPr>
                            <w:rFonts w:hint="eastAsia"/>
                          </w:rPr>
                        </w:rPrChange>
                      </w:rPr>
                      <w:t>【</w:t>
                    </w:r>
                    <w:r>
                      <w:rPr>
                        <w:rFonts w:ascii="宋体" w:hAnsi="宋体" w:cs="宋体"/>
                        <w:b/>
                        <w:szCs w:val="21"/>
                        <w:rPrChange w:id="1905" w:author="南" w:date="2026-10-22T20:32:00Z">
                          <w:rPr/>
                        </w:rPrChange>
                      </w:rPr>
                      <w:t>26.875</w:t>
                    </w:r>
                    <w:r>
                      <w:rPr>
                        <w:rFonts w:ascii="宋体" w:hAnsi="宋体" w:cs="宋体" w:hint="eastAsia"/>
                        <w:b/>
                        <w:szCs w:val="21"/>
                        <w:rPrChange w:id="1906" w:author="南" w:date="2026-10-22T20:32:00Z">
                          <w:rPr>
                            <w:rFonts w:hint="eastAsia"/>
                          </w:rPr>
                        </w:rPrChange>
                      </w:rPr>
                      <w:t>】</w:t>
                    </w:r>
                  </w:ins>
                </w:p>
              </w:tc>
              <w:tc>
                <w:tcPr>
                  <w:tcW w:w="1715" w:type="dxa"/>
                  <w:tcBorders>
                    <w:top w:val="single" w:sz="4" w:space="0" w:color="D9D9D9"/>
                    <w:left w:val="single" w:sz="4" w:space="0" w:color="D9D9D9"/>
                    <w:bottom w:val="single" w:sz="4" w:space="0" w:color="D9D9D9"/>
                    <w:right w:val="single" w:sz="4" w:space="0" w:color="D9D9D9"/>
                  </w:tcBorders>
                  <w:tcPrChange w:id="1907" w:author="南" w:date="2026-10-22T16:48:00Z">
                    <w:tcPr>
                      <w:tcW w:w="2268" w:type="dxa"/>
                      <w:gridSpan w:val="3"/>
                      <w:tcBorders>
                        <w:top w:val="single" w:sz="4" w:space="0" w:color="D9D9D9"/>
                        <w:left w:val="single" w:sz="4" w:space="0" w:color="D9D9D9"/>
                        <w:bottom w:val="single" w:sz="4" w:space="0" w:color="D9D9D9"/>
                        <w:right w:val="single" w:sz="4" w:space="0" w:color="D9D9D9"/>
                      </w:tcBorders>
                    </w:tcPr>
                  </w:tcPrChange>
                </w:tcPr>
                <w:p w14:paraId="737074E4" w14:textId="77777777" w:rsidR="00C80897" w:rsidRPr="00C80897" w:rsidRDefault="00C831D6">
                  <w:pPr>
                    <w:spacing w:before="40" w:after="40" w:line="300" w:lineRule="auto"/>
                    <w:rPr>
                      <w:ins w:id="1908" w:author="南" w:date="2026-10-22T16:48:00Z"/>
                      <w:rFonts w:ascii="宋体" w:hAnsi="宋体" w:cs="宋体"/>
                      <w:b/>
                      <w:szCs w:val="21"/>
                      <w:rPrChange w:id="1909" w:author="南" w:date="2026-10-22T20:32:00Z">
                        <w:rPr>
                          <w:ins w:id="1910" w:author="南" w:date="2026-10-22T16:48:00Z"/>
                        </w:rPr>
                      </w:rPrChange>
                    </w:rPr>
                  </w:pPr>
                  <w:ins w:id="1911" w:author="南" w:date="2026-10-22T16:48:00Z">
                    <w:r>
                      <w:rPr>
                        <w:rFonts w:ascii="宋体" w:hAnsi="宋体" w:cs="宋体" w:hint="eastAsia"/>
                        <w:b/>
                        <w:szCs w:val="21"/>
                        <w:rPrChange w:id="1912" w:author="南" w:date="2026-10-22T20:32:00Z">
                          <w:rPr>
                            <w:rFonts w:hint="eastAsia"/>
                          </w:rPr>
                        </w:rPrChange>
                      </w:rPr>
                      <w:t>【</w:t>
                    </w:r>
                    <w:r>
                      <w:rPr>
                        <w:rFonts w:ascii="宋体" w:hAnsi="宋体" w:cs="宋体"/>
                        <w:b/>
                        <w:szCs w:val="21"/>
                        <w:rPrChange w:id="1913" w:author="南" w:date="2026-10-22T20:32:00Z">
                          <w:rPr/>
                        </w:rPrChange>
                      </w:rPr>
                      <w:t>112.80</w:t>
                    </w:r>
                    <w:r>
                      <w:rPr>
                        <w:rFonts w:ascii="宋体" w:hAnsi="宋体" w:cs="宋体" w:hint="eastAsia"/>
                        <w:b/>
                        <w:szCs w:val="21"/>
                        <w:rPrChange w:id="1914" w:author="南" w:date="2026-10-22T20:32:00Z">
                          <w:rPr>
                            <w:rFonts w:hint="eastAsia"/>
                          </w:rPr>
                        </w:rPrChange>
                      </w:rPr>
                      <w:t>】</w:t>
                    </w:r>
                  </w:ins>
                </w:p>
              </w:tc>
              <w:tc>
                <w:tcPr>
                  <w:tcW w:w="1586" w:type="dxa"/>
                  <w:tcBorders>
                    <w:top w:val="single" w:sz="4" w:space="0" w:color="D9D9D9"/>
                    <w:left w:val="single" w:sz="4" w:space="0" w:color="D9D9D9"/>
                    <w:bottom w:val="single" w:sz="4" w:space="0" w:color="D9D9D9"/>
                    <w:right w:val="single" w:sz="4" w:space="0" w:color="D9D9D9"/>
                  </w:tcBorders>
                  <w:tcPrChange w:id="1915" w:author="南" w:date="2026-10-22T16:48:00Z">
                    <w:tcPr>
                      <w:tcW w:w="2098" w:type="dxa"/>
                      <w:tcBorders>
                        <w:top w:val="single" w:sz="4" w:space="0" w:color="D9D9D9"/>
                        <w:left w:val="single" w:sz="4" w:space="0" w:color="D9D9D9"/>
                        <w:bottom w:val="single" w:sz="4" w:space="0" w:color="D9D9D9"/>
                        <w:right w:val="single" w:sz="4" w:space="0" w:color="D9D9D9"/>
                      </w:tcBorders>
                    </w:tcPr>
                  </w:tcPrChange>
                </w:tcPr>
                <w:p w14:paraId="3C4133D6" w14:textId="77777777" w:rsidR="00C80897" w:rsidRPr="00C80897" w:rsidRDefault="00C831D6">
                  <w:pPr>
                    <w:spacing w:before="40" w:after="40" w:line="300" w:lineRule="auto"/>
                    <w:rPr>
                      <w:ins w:id="1916" w:author="南" w:date="2026-10-22T16:48:00Z"/>
                      <w:rFonts w:ascii="宋体" w:hAnsi="宋体" w:cs="宋体"/>
                      <w:b/>
                      <w:szCs w:val="21"/>
                      <w:rPrChange w:id="1917" w:author="南" w:date="2026-10-22T20:32:00Z">
                        <w:rPr>
                          <w:ins w:id="1918" w:author="南" w:date="2026-10-22T16:48:00Z"/>
                        </w:rPr>
                      </w:rPrChange>
                    </w:rPr>
                  </w:pPr>
                  <w:ins w:id="1919" w:author="南" w:date="2026-10-22T16:48:00Z">
                    <w:r>
                      <w:rPr>
                        <w:rFonts w:ascii="宋体" w:hAnsi="宋体" w:cs="宋体" w:hint="eastAsia"/>
                        <w:b/>
                        <w:szCs w:val="21"/>
                        <w:rPrChange w:id="1920" w:author="南" w:date="2026-10-22T20:32:00Z">
                          <w:rPr>
                            <w:rFonts w:hint="eastAsia"/>
                          </w:rPr>
                        </w:rPrChange>
                      </w:rPr>
                      <w:t>【</w:t>
                    </w:r>
                    <w:r>
                      <w:rPr>
                        <w:rFonts w:ascii="宋体" w:hAnsi="宋体" w:cs="宋体"/>
                        <w:b/>
                        <w:szCs w:val="21"/>
                        <w:rPrChange w:id="1921" w:author="南" w:date="2026-10-22T20:32:00Z">
                          <w:rPr/>
                        </w:rPrChange>
                      </w:rPr>
                      <w:t>319.72</w:t>
                    </w:r>
                    <w:r>
                      <w:rPr>
                        <w:rFonts w:ascii="宋体" w:hAnsi="宋体" w:cs="宋体" w:hint="eastAsia"/>
                        <w:b/>
                        <w:szCs w:val="21"/>
                        <w:rPrChange w:id="1922" w:author="南" w:date="2026-10-22T20:32:00Z">
                          <w:rPr>
                            <w:rFonts w:hint="eastAsia"/>
                          </w:rPr>
                        </w:rPrChange>
                      </w:rPr>
                      <w:t>】</w:t>
                    </w:r>
                    <w:r>
                      <w:rPr>
                        <w:rFonts w:ascii="宋体" w:hAnsi="宋体" w:cs="宋体" w:hint="eastAsia"/>
                        <w:b/>
                        <w:szCs w:val="21"/>
                        <w:rPrChange w:id="1923" w:author="南" w:date="2026-10-22T20:32:00Z">
                          <w:rPr>
                            <w:rFonts w:hint="eastAsia"/>
                          </w:rPr>
                        </w:rPrChange>
                      </w:rPr>
                      <w:t>%</w:t>
                    </w:r>
                  </w:ins>
                </w:p>
              </w:tc>
            </w:tr>
            <w:tr w:rsidR="00C80897" w14:paraId="222E4725" w14:textId="77777777" w:rsidTr="00D77721">
              <w:trPr>
                <w:cantSplit/>
                <w:trHeight w:val="389"/>
                <w:jc w:val="center"/>
                <w:ins w:id="1924" w:author="南" w:date="2026-10-22T16:48:00Z"/>
                <w:trPrChange w:id="1925" w:author="南" w:date="2026-10-22T16:48:00Z">
                  <w:trPr>
                    <w:cantSplit/>
                  </w:trPr>
                </w:trPrChange>
              </w:trPr>
              <w:tc>
                <w:tcPr>
                  <w:tcW w:w="1843" w:type="dxa"/>
                  <w:tcBorders>
                    <w:top w:val="single" w:sz="4" w:space="0" w:color="D9D9D9"/>
                    <w:left w:val="single" w:sz="4" w:space="0" w:color="D9D9D9"/>
                    <w:bottom w:val="single" w:sz="4" w:space="0" w:color="D9D9D9"/>
                    <w:right w:val="single" w:sz="4" w:space="0" w:color="D9D9D9"/>
                  </w:tcBorders>
                  <w:tcPrChange w:id="1926" w:author="南" w:date="2026-10-22T16:48:00Z">
                    <w:tcPr>
                      <w:tcW w:w="2438" w:type="dxa"/>
                      <w:gridSpan w:val="2"/>
                      <w:tcBorders>
                        <w:top w:val="single" w:sz="4" w:space="0" w:color="D9D9D9"/>
                        <w:left w:val="single" w:sz="4" w:space="0" w:color="D9D9D9"/>
                        <w:bottom w:val="single" w:sz="4" w:space="0" w:color="D9D9D9"/>
                        <w:right w:val="single" w:sz="4" w:space="0" w:color="D9D9D9"/>
                      </w:tcBorders>
                    </w:tcPr>
                  </w:tcPrChange>
                </w:tcPr>
                <w:p w14:paraId="2109B404" w14:textId="77777777" w:rsidR="00C80897" w:rsidRPr="00C80897" w:rsidRDefault="00C831D6">
                  <w:pPr>
                    <w:spacing w:before="40" w:after="40" w:line="300" w:lineRule="auto"/>
                    <w:rPr>
                      <w:ins w:id="1927" w:author="南" w:date="2026-10-22T16:48:00Z"/>
                      <w:rFonts w:ascii="宋体" w:hAnsi="宋体" w:cs="宋体"/>
                      <w:b/>
                      <w:szCs w:val="21"/>
                      <w:rPrChange w:id="1928" w:author="南" w:date="2026-10-22T20:32:00Z">
                        <w:rPr>
                          <w:ins w:id="1929" w:author="南" w:date="2026-10-22T16:48:00Z"/>
                        </w:rPr>
                      </w:rPrChange>
                    </w:rPr>
                  </w:pPr>
                  <w:ins w:id="1930" w:author="南" w:date="2026-10-22T16:48:00Z">
                    <w:r>
                      <w:rPr>
                        <w:rFonts w:ascii="宋体" w:hAnsi="宋体" w:cs="宋体" w:hint="eastAsia"/>
                        <w:b/>
                        <w:szCs w:val="21"/>
                        <w:rPrChange w:id="1931" w:author="南" w:date="2026-10-22T20:32:00Z">
                          <w:rPr>
                            <w:rFonts w:hint="eastAsia"/>
                          </w:rPr>
                        </w:rPrChange>
                      </w:rPr>
                      <w:t>平均点赞数</w:t>
                    </w:r>
                  </w:ins>
                </w:p>
              </w:tc>
              <w:tc>
                <w:tcPr>
                  <w:tcW w:w="1715" w:type="dxa"/>
                  <w:tcBorders>
                    <w:top w:val="single" w:sz="4" w:space="0" w:color="D9D9D9"/>
                    <w:left w:val="single" w:sz="4" w:space="0" w:color="D9D9D9"/>
                    <w:bottom w:val="single" w:sz="4" w:space="0" w:color="D9D9D9"/>
                    <w:right w:val="single" w:sz="4" w:space="0" w:color="D9D9D9"/>
                  </w:tcBorders>
                  <w:tcPrChange w:id="1932" w:author="南" w:date="2026-10-22T16:48:00Z">
                    <w:tcPr>
                      <w:tcW w:w="2268" w:type="dxa"/>
                      <w:gridSpan w:val="2"/>
                      <w:tcBorders>
                        <w:top w:val="single" w:sz="4" w:space="0" w:color="D9D9D9"/>
                        <w:left w:val="single" w:sz="4" w:space="0" w:color="D9D9D9"/>
                        <w:bottom w:val="single" w:sz="4" w:space="0" w:color="D9D9D9"/>
                        <w:right w:val="single" w:sz="4" w:space="0" w:color="D9D9D9"/>
                      </w:tcBorders>
                    </w:tcPr>
                  </w:tcPrChange>
                </w:tcPr>
                <w:p w14:paraId="0C4BB37B" w14:textId="77777777" w:rsidR="00C80897" w:rsidRPr="00C80897" w:rsidRDefault="00C831D6">
                  <w:pPr>
                    <w:spacing w:before="40" w:after="40" w:line="300" w:lineRule="auto"/>
                    <w:rPr>
                      <w:ins w:id="1933" w:author="南" w:date="2026-10-22T16:48:00Z"/>
                      <w:rFonts w:ascii="宋体" w:hAnsi="宋体" w:cs="宋体"/>
                      <w:b/>
                      <w:szCs w:val="21"/>
                      <w:rPrChange w:id="1934" w:author="南" w:date="2026-10-22T20:32:00Z">
                        <w:rPr>
                          <w:ins w:id="1935" w:author="南" w:date="2026-10-22T16:48:00Z"/>
                        </w:rPr>
                      </w:rPrChange>
                    </w:rPr>
                  </w:pPr>
                  <w:ins w:id="1936" w:author="南" w:date="2026-10-22T16:48:00Z">
                    <w:r>
                      <w:rPr>
                        <w:rFonts w:ascii="宋体" w:hAnsi="宋体" w:cs="宋体" w:hint="eastAsia"/>
                        <w:b/>
                        <w:szCs w:val="21"/>
                        <w:rPrChange w:id="1937" w:author="南" w:date="2026-10-22T20:32:00Z">
                          <w:rPr>
                            <w:rFonts w:hint="eastAsia"/>
                          </w:rPr>
                        </w:rPrChange>
                      </w:rPr>
                      <w:t>【</w:t>
                    </w:r>
                    <w:r>
                      <w:rPr>
                        <w:rFonts w:ascii="宋体" w:hAnsi="宋体" w:cs="宋体"/>
                        <w:b/>
                        <w:szCs w:val="21"/>
                        <w:rPrChange w:id="1938" w:author="南" w:date="2026-10-22T20:32:00Z">
                          <w:rPr/>
                        </w:rPrChange>
                      </w:rPr>
                      <w:t>0.375</w:t>
                    </w:r>
                    <w:r>
                      <w:rPr>
                        <w:rFonts w:ascii="宋体" w:hAnsi="宋体" w:cs="宋体" w:hint="eastAsia"/>
                        <w:b/>
                        <w:szCs w:val="21"/>
                        <w:rPrChange w:id="1939" w:author="南" w:date="2026-10-22T20:32:00Z">
                          <w:rPr>
                            <w:rFonts w:hint="eastAsia"/>
                          </w:rPr>
                        </w:rPrChange>
                      </w:rPr>
                      <w:t>】</w:t>
                    </w:r>
                  </w:ins>
                </w:p>
              </w:tc>
              <w:tc>
                <w:tcPr>
                  <w:tcW w:w="1715" w:type="dxa"/>
                  <w:tcBorders>
                    <w:top w:val="single" w:sz="4" w:space="0" w:color="D9D9D9"/>
                    <w:left w:val="single" w:sz="4" w:space="0" w:color="D9D9D9"/>
                    <w:bottom w:val="single" w:sz="4" w:space="0" w:color="D9D9D9"/>
                    <w:right w:val="single" w:sz="4" w:space="0" w:color="D9D9D9"/>
                  </w:tcBorders>
                  <w:tcPrChange w:id="1940" w:author="南" w:date="2026-10-22T16:48:00Z">
                    <w:tcPr>
                      <w:tcW w:w="2268" w:type="dxa"/>
                      <w:gridSpan w:val="3"/>
                      <w:tcBorders>
                        <w:top w:val="single" w:sz="4" w:space="0" w:color="D9D9D9"/>
                        <w:left w:val="single" w:sz="4" w:space="0" w:color="D9D9D9"/>
                        <w:bottom w:val="single" w:sz="4" w:space="0" w:color="D9D9D9"/>
                        <w:right w:val="single" w:sz="4" w:space="0" w:color="D9D9D9"/>
                      </w:tcBorders>
                    </w:tcPr>
                  </w:tcPrChange>
                </w:tcPr>
                <w:p w14:paraId="4F3127BC" w14:textId="77777777" w:rsidR="00C80897" w:rsidRPr="00C80897" w:rsidRDefault="00C831D6">
                  <w:pPr>
                    <w:spacing w:before="40" w:after="40" w:line="300" w:lineRule="auto"/>
                    <w:rPr>
                      <w:ins w:id="1941" w:author="南" w:date="2026-10-22T16:48:00Z"/>
                      <w:rFonts w:ascii="宋体" w:hAnsi="宋体" w:cs="宋体"/>
                      <w:b/>
                      <w:szCs w:val="21"/>
                      <w:rPrChange w:id="1942" w:author="南" w:date="2026-10-22T20:32:00Z">
                        <w:rPr>
                          <w:ins w:id="1943" w:author="南" w:date="2026-10-22T16:48:00Z"/>
                        </w:rPr>
                      </w:rPrChange>
                    </w:rPr>
                  </w:pPr>
                  <w:ins w:id="1944" w:author="南" w:date="2026-10-22T16:48:00Z">
                    <w:r>
                      <w:rPr>
                        <w:rFonts w:ascii="宋体" w:hAnsi="宋体" w:cs="宋体" w:hint="eastAsia"/>
                        <w:b/>
                        <w:szCs w:val="21"/>
                        <w:rPrChange w:id="1945" w:author="南" w:date="2026-10-22T20:32:00Z">
                          <w:rPr>
                            <w:rFonts w:hint="eastAsia"/>
                          </w:rPr>
                        </w:rPrChange>
                      </w:rPr>
                      <w:t>【</w:t>
                    </w:r>
                    <w:r>
                      <w:rPr>
                        <w:rFonts w:ascii="宋体" w:hAnsi="宋体" w:cs="宋体"/>
                        <w:b/>
                        <w:szCs w:val="21"/>
                        <w:rPrChange w:id="1946" w:author="南" w:date="2026-10-22T20:32:00Z">
                          <w:rPr/>
                        </w:rPrChange>
                      </w:rPr>
                      <w:t>8.5</w:t>
                    </w:r>
                    <w:r>
                      <w:rPr>
                        <w:rFonts w:ascii="宋体" w:hAnsi="宋体" w:cs="宋体" w:hint="eastAsia"/>
                        <w:b/>
                        <w:szCs w:val="21"/>
                        <w:rPrChange w:id="1947" w:author="南" w:date="2026-10-22T20:32:00Z">
                          <w:rPr>
                            <w:rFonts w:hint="eastAsia"/>
                          </w:rPr>
                        </w:rPrChange>
                      </w:rPr>
                      <w:t>】</w:t>
                    </w:r>
                  </w:ins>
                </w:p>
              </w:tc>
              <w:tc>
                <w:tcPr>
                  <w:tcW w:w="1586" w:type="dxa"/>
                  <w:tcBorders>
                    <w:top w:val="single" w:sz="4" w:space="0" w:color="D9D9D9"/>
                    <w:left w:val="single" w:sz="4" w:space="0" w:color="D9D9D9"/>
                    <w:bottom w:val="single" w:sz="4" w:space="0" w:color="D9D9D9"/>
                    <w:right w:val="single" w:sz="4" w:space="0" w:color="D9D9D9"/>
                  </w:tcBorders>
                  <w:tcPrChange w:id="1948" w:author="南" w:date="2026-10-22T16:48:00Z">
                    <w:tcPr>
                      <w:tcW w:w="2098" w:type="dxa"/>
                      <w:tcBorders>
                        <w:top w:val="single" w:sz="4" w:space="0" w:color="D9D9D9"/>
                        <w:left w:val="single" w:sz="4" w:space="0" w:color="D9D9D9"/>
                        <w:bottom w:val="single" w:sz="4" w:space="0" w:color="D9D9D9"/>
                        <w:right w:val="single" w:sz="4" w:space="0" w:color="D9D9D9"/>
                      </w:tcBorders>
                    </w:tcPr>
                  </w:tcPrChange>
                </w:tcPr>
                <w:p w14:paraId="2BCE3E06" w14:textId="77777777" w:rsidR="00C80897" w:rsidRPr="00C80897" w:rsidRDefault="00C831D6">
                  <w:pPr>
                    <w:spacing w:before="40" w:after="40" w:line="300" w:lineRule="auto"/>
                    <w:rPr>
                      <w:ins w:id="1949" w:author="南" w:date="2026-10-22T16:48:00Z"/>
                      <w:rFonts w:ascii="宋体" w:hAnsi="宋体" w:cs="宋体"/>
                      <w:b/>
                      <w:szCs w:val="21"/>
                      <w:rPrChange w:id="1950" w:author="南" w:date="2026-10-22T20:32:00Z">
                        <w:rPr>
                          <w:ins w:id="1951" w:author="南" w:date="2026-10-22T16:48:00Z"/>
                        </w:rPr>
                      </w:rPrChange>
                    </w:rPr>
                  </w:pPr>
                  <w:ins w:id="1952" w:author="南" w:date="2026-10-22T16:48:00Z">
                    <w:r>
                      <w:rPr>
                        <w:rFonts w:ascii="宋体" w:hAnsi="宋体" w:cs="宋体" w:hint="eastAsia"/>
                        <w:b/>
                        <w:szCs w:val="21"/>
                        <w:rPrChange w:id="1953" w:author="南" w:date="2026-10-22T20:32:00Z">
                          <w:rPr>
                            <w:rFonts w:hint="eastAsia"/>
                          </w:rPr>
                        </w:rPrChange>
                      </w:rPr>
                      <w:t>【</w:t>
                    </w:r>
                    <w:r>
                      <w:rPr>
                        <w:rFonts w:ascii="宋体" w:hAnsi="宋体" w:cs="宋体"/>
                        <w:b/>
                        <w:szCs w:val="21"/>
                        <w:rPrChange w:id="1954" w:author="南" w:date="2026-10-22T20:32:00Z">
                          <w:rPr/>
                        </w:rPrChange>
                      </w:rPr>
                      <w:t>2166.67</w:t>
                    </w:r>
                    <w:r>
                      <w:rPr>
                        <w:rFonts w:ascii="宋体" w:hAnsi="宋体" w:cs="宋体" w:hint="eastAsia"/>
                        <w:b/>
                        <w:szCs w:val="21"/>
                        <w:rPrChange w:id="1955" w:author="南" w:date="2026-10-22T20:32:00Z">
                          <w:rPr>
                            <w:rFonts w:hint="eastAsia"/>
                          </w:rPr>
                        </w:rPrChange>
                      </w:rPr>
                      <w:t>】</w:t>
                    </w:r>
                    <w:r>
                      <w:rPr>
                        <w:rFonts w:ascii="宋体" w:hAnsi="宋体" w:cs="宋体" w:hint="eastAsia"/>
                        <w:b/>
                        <w:szCs w:val="21"/>
                        <w:rPrChange w:id="1956" w:author="南" w:date="2026-10-22T20:32:00Z">
                          <w:rPr>
                            <w:rFonts w:hint="eastAsia"/>
                          </w:rPr>
                        </w:rPrChange>
                      </w:rPr>
                      <w:t>%</w:t>
                    </w:r>
                  </w:ins>
                </w:p>
              </w:tc>
            </w:tr>
            <w:tr w:rsidR="00C80897" w14:paraId="18025F3C" w14:textId="77777777" w:rsidTr="00D77721">
              <w:trPr>
                <w:cantSplit/>
                <w:trHeight w:val="389"/>
                <w:jc w:val="center"/>
                <w:ins w:id="1957" w:author="南" w:date="2026-10-22T16:48:00Z"/>
                <w:trPrChange w:id="1958" w:author="南" w:date="2026-10-22T16:48:00Z">
                  <w:trPr>
                    <w:cantSplit/>
                  </w:trPr>
                </w:trPrChange>
              </w:trPr>
              <w:tc>
                <w:tcPr>
                  <w:tcW w:w="1843" w:type="dxa"/>
                  <w:tcBorders>
                    <w:top w:val="single" w:sz="4" w:space="0" w:color="D9D9D9"/>
                    <w:left w:val="single" w:sz="4" w:space="0" w:color="D9D9D9"/>
                    <w:bottom w:val="single" w:sz="4" w:space="0" w:color="D9D9D9"/>
                    <w:right w:val="single" w:sz="4" w:space="0" w:color="D9D9D9"/>
                  </w:tcBorders>
                  <w:tcPrChange w:id="1959" w:author="南" w:date="2026-10-22T16:48:00Z">
                    <w:tcPr>
                      <w:tcW w:w="2438" w:type="dxa"/>
                      <w:gridSpan w:val="2"/>
                      <w:tcBorders>
                        <w:top w:val="single" w:sz="4" w:space="0" w:color="D9D9D9"/>
                        <w:left w:val="single" w:sz="4" w:space="0" w:color="D9D9D9"/>
                        <w:bottom w:val="single" w:sz="4" w:space="0" w:color="D9D9D9"/>
                        <w:right w:val="single" w:sz="4" w:space="0" w:color="D9D9D9"/>
                      </w:tcBorders>
                    </w:tcPr>
                  </w:tcPrChange>
                </w:tcPr>
                <w:p w14:paraId="646C1D8C" w14:textId="77777777" w:rsidR="00C80897" w:rsidRPr="00C80897" w:rsidRDefault="00C831D6">
                  <w:pPr>
                    <w:spacing w:before="40" w:after="40" w:line="300" w:lineRule="auto"/>
                    <w:rPr>
                      <w:ins w:id="1960" w:author="南" w:date="2026-10-22T16:48:00Z"/>
                      <w:rFonts w:ascii="宋体" w:hAnsi="宋体" w:cs="宋体"/>
                      <w:b/>
                      <w:szCs w:val="21"/>
                      <w:rPrChange w:id="1961" w:author="南" w:date="2026-10-22T20:32:00Z">
                        <w:rPr>
                          <w:ins w:id="1962" w:author="南" w:date="2026-10-22T16:48:00Z"/>
                        </w:rPr>
                      </w:rPrChange>
                    </w:rPr>
                  </w:pPr>
                  <w:ins w:id="1963" w:author="南" w:date="2026-10-22T16:48:00Z">
                    <w:r>
                      <w:rPr>
                        <w:rFonts w:ascii="宋体" w:hAnsi="宋体" w:cs="宋体" w:hint="eastAsia"/>
                        <w:b/>
                        <w:szCs w:val="21"/>
                        <w:rPrChange w:id="1964" w:author="南" w:date="2026-10-22T20:32:00Z">
                          <w:rPr>
                            <w:rFonts w:hint="eastAsia"/>
                          </w:rPr>
                        </w:rPrChange>
                      </w:rPr>
                      <w:t>平均收藏数</w:t>
                    </w:r>
                  </w:ins>
                </w:p>
              </w:tc>
              <w:tc>
                <w:tcPr>
                  <w:tcW w:w="1715" w:type="dxa"/>
                  <w:tcBorders>
                    <w:top w:val="single" w:sz="4" w:space="0" w:color="D9D9D9"/>
                    <w:left w:val="single" w:sz="4" w:space="0" w:color="D9D9D9"/>
                    <w:bottom w:val="single" w:sz="4" w:space="0" w:color="D9D9D9"/>
                    <w:right w:val="single" w:sz="4" w:space="0" w:color="D9D9D9"/>
                  </w:tcBorders>
                  <w:tcPrChange w:id="1965" w:author="南" w:date="2026-10-22T16:48:00Z">
                    <w:tcPr>
                      <w:tcW w:w="2268" w:type="dxa"/>
                      <w:gridSpan w:val="2"/>
                      <w:tcBorders>
                        <w:top w:val="single" w:sz="4" w:space="0" w:color="D9D9D9"/>
                        <w:left w:val="single" w:sz="4" w:space="0" w:color="D9D9D9"/>
                        <w:bottom w:val="single" w:sz="4" w:space="0" w:color="D9D9D9"/>
                        <w:right w:val="single" w:sz="4" w:space="0" w:color="D9D9D9"/>
                      </w:tcBorders>
                    </w:tcPr>
                  </w:tcPrChange>
                </w:tcPr>
                <w:p w14:paraId="22B66C29" w14:textId="77777777" w:rsidR="00C80897" w:rsidRPr="00C80897" w:rsidRDefault="00C831D6">
                  <w:pPr>
                    <w:spacing w:before="40" w:after="40" w:line="300" w:lineRule="auto"/>
                    <w:rPr>
                      <w:ins w:id="1966" w:author="南" w:date="2026-10-22T16:48:00Z"/>
                      <w:rFonts w:ascii="宋体" w:hAnsi="宋体" w:cs="宋体"/>
                      <w:b/>
                      <w:szCs w:val="21"/>
                      <w:rPrChange w:id="1967" w:author="南" w:date="2026-10-22T20:32:00Z">
                        <w:rPr>
                          <w:ins w:id="1968" w:author="南" w:date="2026-10-22T16:48:00Z"/>
                        </w:rPr>
                      </w:rPrChange>
                    </w:rPr>
                  </w:pPr>
                  <w:ins w:id="1969" w:author="南" w:date="2026-10-22T16:48:00Z">
                    <w:r>
                      <w:rPr>
                        <w:rFonts w:ascii="宋体" w:hAnsi="宋体" w:cs="宋体" w:hint="eastAsia"/>
                        <w:b/>
                        <w:szCs w:val="21"/>
                        <w:rPrChange w:id="1970" w:author="南" w:date="2026-10-22T20:32:00Z">
                          <w:rPr>
                            <w:rFonts w:hint="eastAsia"/>
                          </w:rPr>
                        </w:rPrChange>
                      </w:rPr>
                      <w:t>【</w:t>
                    </w:r>
                    <w:r>
                      <w:rPr>
                        <w:rFonts w:ascii="宋体" w:hAnsi="宋体" w:cs="宋体"/>
                        <w:b/>
                        <w:szCs w:val="21"/>
                        <w:rPrChange w:id="1971" w:author="南" w:date="2026-10-22T20:32:00Z">
                          <w:rPr/>
                        </w:rPrChange>
                      </w:rPr>
                      <w:t>0.125</w:t>
                    </w:r>
                    <w:r>
                      <w:rPr>
                        <w:rFonts w:ascii="宋体" w:hAnsi="宋体" w:cs="宋体" w:hint="eastAsia"/>
                        <w:b/>
                        <w:szCs w:val="21"/>
                        <w:rPrChange w:id="1972" w:author="南" w:date="2026-10-22T20:32:00Z">
                          <w:rPr>
                            <w:rFonts w:hint="eastAsia"/>
                          </w:rPr>
                        </w:rPrChange>
                      </w:rPr>
                      <w:t>】</w:t>
                    </w:r>
                  </w:ins>
                </w:p>
              </w:tc>
              <w:tc>
                <w:tcPr>
                  <w:tcW w:w="1715" w:type="dxa"/>
                  <w:tcBorders>
                    <w:top w:val="single" w:sz="4" w:space="0" w:color="D9D9D9"/>
                    <w:left w:val="single" w:sz="4" w:space="0" w:color="D9D9D9"/>
                    <w:bottom w:val="single" w:sz="4" w:space="0" w:color="D9D9D9"/>
                    <w:right w:val="single" w:sz="4" w:space="0" w:color="D9D9D9"/>
                  </w:tcBorders>
                  <w:tcPrChange w:id="1973" w:author="南" w:date="2026-10-22T16:48:00Z">
                    <w:tcPr>
                      <w:tcW w:w="2268" w:type="dxa"/>
                      <w:gridSpan w:val="3"/>
                      <w:tcBorders>
                        <w:top w:val="single" w:sz="4" w:space="0" w:color="D9D9D9"/>
                        <w:left w:val="single" w:sz="4" w:space="0" w:color="D9D9D9"/>
                        <w:bottom w:val="single" w:sz="4" w:space="0" w:color="D9D9D9"/>
                        <w:right w:val="single" w:sz="4" w:space="0" w:color="D9D9D9"/>
                      </w:tcBorders>
                    </w:tcPr>
                  </w:tcPrChange>
                </w:tcPr>
                <w:p w14:paraId="4B6034BD" w14:textId="77777777" w:rsidR="00C80897" w:rsidRPr="00C80897" w:rsidRDefault="00C831D6">
                  <w:pPr>
                    <w:spacing w:before="40" w:after="40" w:line="300" w:lineRule="auto"/>
                    <w:rPr>
                      <w:ins w:id="1974" w:author="南" w:date="2026-10-22T16:48:00Z"/>
                      <w:rFonts w:ascii="宋体" w:hAnsi="宋体" w:cs="宋体"/>
                      <w:b/>
                      <w:szCs w:val="21"/>
                      <w:rPrChange w:id="1975" w:author="南" w:date="2026-10-22T20:32:00Z">
                        <w:rPr>
                          <w:ins w:id="1976" w:author="南" w:date="2026-10-22T16:48:00Z"/>
                        </w:rPr>
                      </w:rPrChange>
                    </w:rPr>
                  </w:pPr>
                  <w:ins w:id="1977" w:author="南" w:date="2026-10-22T16:48:00Z">
                    <w:r>
                      <w:rPr>
                        <w:rFonts w:ascii="宋体" w:hAnsi="宋体" w:cs="宋体" w:hint="eastAsia"/>
                        <w:b/>
                        <w:szCs w:val="21"/>
                        <w:rPrChange w:id="1978" w:author="南" w:date="2026-10-22T20:32:00Z">
                          <w:rPr>
                            <w:rFonts w:hint="eastAsia"/>
                          </w:rPr>
                        </w:rPrChange>
                      </w:rPr>
                      <w:t>【</w:t>
                    </w:r>
                    <w:r>
                      <w:rPr>
                        <w:rFonts w:ascii="宋体" w:hAnsi="宋体" w:cs="宋体"/>
                        <w:b/>
                        <w:szCs w:val="21"/>
                        <w:rPrChange w:id="1979" w:author="南" w:date="2026-10-22T20:32:00Z">
                          <w:rPr/>
                        </w:rPrChange>
                      </w:rPr>
                      <w:t>3.375</w:t>
                    </w:r>
                    <w:r>
                      <w:rPr>
                        <w:rFonts w:ascii="宋体" w:hAnsi="宋体" w:cs="宋体" w:hint="eastAsia"/>
                        <w:b/>
                        <w:szCs w:val="21"/>
                        <w:rPrChange w:id="1980" w:author="南" w:date="2026-10-22T20:32:00Z">
                          <w:rPr>
                            <w:rFonts w:hint="eastAsia"/>
                          </w:rPr>
                        </w:rPrChange>
                      </w:rPr>
                      <w:t>】</w:t>
                    </w:r>
                  </w:ins>
                </w:p>
              </w:tc>
              <w:tc>
                <w:tcPr>
                  <w:tcW w:w="1586" w:type="dxa"/>
                  <w:tcBorders>
                    <w:top w:val="single" w:sz="4" w:space="0" w:color="D9D9D9"/>
                    <w:left w:val="single" w:sz="4" w:space="0" w:color="D9D9D9"/>
                    <w:bottom w:val="single" w:sz="4" w:space="0" w:color="D9D9D9"/>
                    <w:right w:val="single" w:sz="4" w:space="0" w:color="D9D9D9"/>
                  </w:tcBorders>
                  <w:tcPrChange w:id="1981" w:author="南" w:date="2026-10-22T16:48:00Z">
                    <w:tcPr>
                      <w:tcW w:w="2098" w:type="dxa"/>
                      <w:tcBorders>
                        <w:top w:val="single" w:sz="4" w:space="0" w:color="D9D9D9"/>
                        <w:left w:val="single" w:sz="4" w:space="0" w:color="D9D9D9"/>
                        <w:bottom w:val="single" w:sz="4" w:space="0" w:color="D9D9D9"/>
                        <w:right w:val="single" w:sz="4" w:space="0" w:color="D9D9D9"/>
                      </w:tcBorders>
                    </w:tcPr>
                  </w:tcPrChange>
                </w:tcPr>
                <w:p w14:paraId="44D41A51" w14:textId="77777777" w:rsidR="00C80897" w:rsidRPr="00C80897" w:rsidRDefault="00C831D6">
                  <w:pPr>
                    <w:spacing w:before="40" w:after="40" w:line="300" w:lineRule="auto"/>
                    <w:rPr>
                      <w:ins w:id="1982" w:author="南" w:date="2026-10-22T16:48:00Z"/>
                      <w:rFonts w:ascii="宋体" w:hAnsi="宋体" w:cs="宋体"/>
                      <w:b/>
                      <w:szCs w:val="21"/>
                      <w:rPrChange w:id="1983" w:author="南" w:date="2026-10-22T20:32:00Z">
                        <w:rPr>
                          <w:ins w:id="1984" w:author="南" w:date="2026-10-22T16:48:00Z"/>
                        </w:rPr>
                      </w:rPrChange>
                    </w:rPr>
                  </w:pPr>
                  <w:ins w:id="1985" w:author="南" w:date="2026-10-22T16:48:00Z">
                    <w:r>
                      <w:rPr>
                        <w:rFonts w:ascii="宋体" w:hAnsi="宋体" w:cs="宋体" w:hint="eastAsia"/>
                        <w:b/>
                        <w:szCs w:val="21"/>
                        <w:rPrChange w:id="1986" w:author="南" w:date="2026-10-22T20:32:00Z">
                          <w:rPr>
                            <w:rFonts w:hint="eastAsia"/>
                          </w:rPr>
                        </w:rPrChange>
                      </w:rPr>
                      <w:t>【</w:t>
                    </w:r>
                    <w:r>
                      <w:rPr>
                        <w:rFonts w:ascii="宋体" w:hAnsi="宋体" w:cs="宋体"/>
                        <w:b/>
                        <w:szCs w:val="21"/>
                        <w:rPrChange w:id="1987" w:author="南" w:date="2026-10-22T20:32:00Z">
                          <w:rPr/>
                        </w:rPrChange>
                      </w:rPr>
                      <w:t>2600</w:t>
                    </w:r>
                    <w:r>
                      <w:rPr>
                        <w:rFonts w:ascii="宋体" w:hAnsi="宋体" w:cs="宋体" w:hint="eastAsia"/>
                        <w:b/>
                        <w:szCs w:val="21"/>
                        <w:rPrChange w:id="1988" w:author="南" w:date="2026-10-22T20:32:00Z">
                          <w:rPr>
                            <w:rFonts w:hint="eastAsia"/>
                          </w:rPr>
                        </w:rPrChange>
                      </w:rPr>
                      <w:t>】</w:t>
                    </w:r>
                    <w:r>
                      <w:rPr>
                        <w:rFonts w:ascii="宋体" w:hAnsi="宋体" w:cs="宋体" w:hint="eastAsia"/>
                        <w:b/>
                        <w:szCs w:val="21"/>
                        <w:rPrChange w:id="1989" w:author="南" w:date="2026-10-22T20:32:00Z">
                          <w:rPr>
                            <w:rFonts w:hint="eastAsia"/>
                          </w:rPr>
                        </w:rPrChange>
                      </w:rPr>
                      <w:t>%</w:t>
                    </w:r>
                  </w:ins>
                </w:p>
              </w:tc>
            </w:tr>
            <w:tr w:rsidR="00C80897" w14:paraId="400EF8FB" w14:textId="77777777" w:rsidTr="00D77721">
              <w:trPr>
                <w:cantSplit/>
                <w:trHeight w:val="389"/>
                <w:jc w:val="center"/>
                <w:ins w:id="1990" w:author="南" w:date="2026-10-22T16:48:00Z"/>
                <w:trPrChange w:id="1991" w:author="南" w:date="2026-10-22T16:48:00Z">
                  <w:trPr>
                    <w:cantSplit/>
                  </w:trPr>
                </w:trPrChange>
              </w:trPr>
              <w:tc>
                <w:tcPr>
                  <w:tcW w:w="1843" w:type="dxa"/>
                  <w:tcBorders>
                    <w:top w:val="single" w:sz="4" w:space="0" w:color="D9D9D9"/>
                    <w:left w:val="single" w:sz="4" w:space="0" w:color="D9D9D9"/>
                    <w:bottom w:val="single" w:sz="4" w:space="0" w:color="D9D9D9"/>
                    <w:right w:val="single" w:sz="4" w:space="0" w:color="D9D9D9"/>
                  </w:tcBorders>
                  <w:tcPrChange w:id="1992" w:author="南" w:date="2026-10-22T16:48:00Z">
                    <w:tcPr>
                      <w:tcW w:w="2438" w:type="dxa"/>
                      <w:gridSpan w:val="2"/>
                      <w:tcBorders>
                        <w:top w:val="single" w:sz="4" w:space="0" w:color="D9D9D9"/>
                        <w:left w:val="single" w:sz="4" w:space="0" w:color="D9D9D9"/>
                        <w:bottom w:val="single" w:sz="4" w:space="0" w:color="D9D9D9"/>
                        <w:right w:val="single" w:sz="4" w:space="0" w:color="D9D9D9"/>
                      </w:tcBorders>
                    </w:tcPr>
                  </w:tcPrChange>
                </w:tcPr>
                <w:p w14:paraId="2E0C310D" w14:textId="77777777" w:rsidR="00C80897" w:rsidRPr="00C80897" w:rsidRDefault="00C831D6">
                  <w:pPr>
                    <w:spacing w:before="40" w:after="40" w:line="300" w:lineRule="auto"/>
                    <w:rPr>
                      <w:ins w:id="1993" w:author="南" w:date="2026-10-22T16:48:00Z"/>
                      <w:rFonts w:ascii="宋体" w:hAnsi="宋体" w:cs="宋体"/>
                      <w:b/>
                      <w:szCs w:val="21"/>
                      <w:rPrChange w:id="1994" w:author="南" w:date="2026-10-22T20:32:00Z">
                        <w:rPr>
                          <w:ins w:id="1995" w:author="南" w:date="2026-10-22T16:48:00Z"/>
                        </w:rPr>
                      </w:rPrChange>
                    </w:rPr>
                  </w:pPr>
                  <w:ins w:id="1996" w:author="南" w:date="2026-10-22T16:48:00Z">
                    <w:r>
                      <w:rPr>
                        <w:rFonts w:ascii="宋体" w:hAnsi="宋体" w:cs="宋体" w:hint="eastAsia"/>
                        <w:b/>
                        <w:szCs w:val="21"/>
                        <w:rPrChange w:id="1997" w:author="南" w:date="2026-10-22T20:32:00Z">
                          <w:rPr>
                            <w:rFonts w:hint="eastAsia"/>
                          </w:rPr>
                        </w:rPrChange>
                      </w:rPr>
                      <w:t>平均评论数</w:t>
                    </w:r>
                  </w:ins>
                </w:p>
              </w:tc>
              <w:tc>
                <w:tcPr>
                  <w:tcW w:w="1715" w:type="dxa"/>
                  <w:tcBorders>
                    <w:top w:val="single" w:sz="4" w:space="0" w:color="D9D9D9"/>
                    <w:left w:val="single" w:sz="4" w:space="0" w:color="D9D9D9"/>
                    <w:bottom w:val="single" w:sz="4" w:space="0" w:color="D9D9D9"/>
                    <w:right w:val="single" w:sz="4" w:space="0" w:color="D9D9D9"/>
                  </w:tcBorders>
                  <w:tcPrChange w:id="1998" w:author="南" w:date="2026-10-22T16:48:00Z">
                    <w:tcPr>
                      <w:tcW w:w="2268" w:type="dxa"/>
                      <w:gridSpan w:val="2"/>
                      <w:tcBorders>
                        <w:top w:val="single" w:sz="4" w:space="0" w:color="D9D9D9"/>
                        <w:left w:val="single" w:sz="4" w:space="0" w:color="D9D9D9"/>
                        <w:bottom w:val="single" w:sz="4" w:space="0" w:color="D9D9D9"/>
                        <w:right w:val="single" w:sz="4" w:space="0" w:color="D9D9D9"/>
                      </w:tcBorders>
                    </w:tcPr>
                  </w:tcPrChange>
                </w:tcPr>
                <w:p w14:paraId="24C298AA" w14:textId="77777777" w:rsidR="00C80897" w:rsidRPr="00C80897" w:rsidRDefault="00C831D6">
                  <w:pPr>
                    <w:spacing w:before="40" w:after="40" w:line="300" w:lineRule="auto"/>
                    <w:rPr>
                      <w:ins w:id="1999" w:author="南" w:date="2026-10-22T16:48:00Z"/>
                      <w:rFonts w:ascii="宋体" w:hAnsi="宋体" w:cs="宋体"/>
                      <w:b/>
                      <w:szCs w:val="21"/>
                      <w:rPrChange w:id="2000" w:author="南" w:date="2026-10-22T20:32:00Z">
                        <w:rPr>
                          <w:ins w:id="2001" w:author="南" w:date="2026-10-22T16:48:00Z"/>
                        </w:rPr>
                      </w:rPrChange>
                    </w:rPr>
                  </w:pPr>
                  <w:ins w:id="2002" w:author="南" w:date="2026-10-22T16:48:00Z">
                    <w:r>
                      <w:rPr>
                        <w:rFonts w:ascii="宋体" w:hAnsi="宋体" w:cs="宋体" w:hint="eastAsia"/>
                        <w:b/>
                        <w:szCs w:val="21"/>
                        <w:rPrChange w:id="2003" w:author="南" w:date="2026-10-22T20:32:00Z">
                          <w:rPr>
                            <w:rFonts w:hint="eastAsia"/>
                          </w:rPr>
                        </w:rPrChange>
                      </w:rPr>
                      <w:t>【</w:t>
                    </w:r>
                    <w:r>
                      <w:rPr>
                        <w:rFonts w:ascii="宋体" w:hAnsi="宋体" w:cs="宋体"/>
                        <w:b/>
                        <w:szCs w:val="21"/>
                        <w:rPrChange w:id="2004" w:author="南" w:date="2026-10-22T20:32:00Z">
                          <w:rPr/>
                        </w:rPrChange>
                      </w:rPr>
                      <w:t>0.25</w:t>
                    </w:r>
                    <w:r>
                      <w:rPr>
                        <w:rFonts w:ascii="宋体" w:hAnsi="宋体" w:cs="宋体" w:hint="eastAsia"/>
                        <w:b/>
                        <w:szCs w:val="21"/>
                        <w:rPrChange w:id="2005" w:author="南" w:date="2026-10-22T20:32:00Z">
                          <w:rPr>
                            <w:rFonts w:hint="eastAsia"/>
                          </w:rPr>
                        </w:rPrChange>
                      </w:rPr>
                      <w:t>】</w:t>
                    </w:r>
                  </w:ins>
                </w:p>
              </w:tc>
              <w:tc>
                <w:tcPr>
                  <w:tcW w:w="1715" w:type="dxa"/>
                  <w:tcBorders>
                    <w:top w:val="single" w:sz="4" w:space="0" w:color="D9D9D9"/>
                    <w:left w:val="single" w:sz="4" w:space="0" w:color="D9D9D9"/>
                    <w:bottom w:val="single" w:sz="4" w:space="0" w:color="D9D9D9"/>
                    <w:right w:val="single" w:sz="4" w:space="0" w:color="D9D9D9"/>
                  </w:tcBorders>
                  <w:tcPrChange w:id="2006" w:author="南" w:date="2026-10-22T16:48:00Z">
                    <w:tcPr>
                      <w:tcW w:w="2268" w:type="dxa"/>
                      <w:gridSpan w:val="3"/>
                      <w:tcBorders>
                        <w:top w:val="single" w:sz="4" w:space="0" w:color="D9D9D9"/>
                        <w:left w:val="single" w:sz="4" w:space="0" w:color="D9D9D9"/>
                        <w:bottom w:val="single" w:sz="4" w:space="0" w:color="D9D9D9"/>
                        <w:right w:val="single" w:sz="4" w:space="0" w:color="D9D9D9"/>
                      </w:tcBorders>
                    </w:tcPr>
                  </w:tcPrChange>
                </w:tcPr>
                <w:p w14:paraId="58677C89" w14:textId="77777777" w:rsidR="00C80897" w:rsidRPr="00C80897" w:rsidRDefault="00C831D6">
                  <w:pPr>
                    <w:spacing w:before="40" w:after="40" w:line="300" w:lineRule="auto"/>
                    <w:rPr>
                      <w:ins w:id="2007" w:author="南" w:date="2026-10-22T16:48:00Z"/>
                      <w:rFonts w:ascii="宋体" w:hAnsi="宋体" w:cs="宋体"/>
                      <w:b/>
                      <w:szCs w:val="21"/>
                      <w:rPrChange w:id="2008" w:author="南" w:date="2026-10-22T20:32:00Z">
                        <w:rPr>
                          <w:ins w:id="2009" w:author="南" w:date="2026-10-22T16:48:00Z"/>
                        </w:rPr>
                      </w:rPrChange>
                    </w:rPr>
                  </w:pPr>
                  <w:ins w:id="2010" w:author="南" w:date="2026-10-22T16:48:00Z">
                    <w:r>
                      <w:rPr>
                        <w:rFonts w:ascii="宋体" w:hAnsi="宋体" w:cs="宋体" w:hint="eastAsia"/>
                        <w:b/>
                        <w:szCs w:val="21"/>
                        <w:rPrChange w:id="2011" w:author="南" w:date="2026-10-22T20:32:00Z">
                          <w:rPr>
                            <w:rFonts w:hint="eastAsia"/>
                          </w:rPr>
                        </w:rPrChange>
                      </w:rPr>
                      <w:t>【</w:t>
                    </w:r>
                    <w:r>
                      <w:rPr>
                        <w:rFonts w:ascii="宋体" w:hAnsi="宋体" w:cs="宋体"/>
                        <w:b/>
                        <w:szCs w:val="21"/>
                        <w:rPrChange w:id="2012" w:author="南" w:date="2026-10-22T20:32:00Z">
                          <w:rPr/>
                        </w:rPrChange>
                      </w:rPr>
                      <w:t>3.25</w:t>
                    </w:r>
                    <w:r>
                      <w:rPr>
                        <w:rFonts w:ascii="宋体" w:hAnsi="宋体" w:cs="宋体" w:hint="eastAsia"/>
                        <w:b/>
                        <w:szCs w:val="21"/>
                        <w:rPrChange w:id="2013" w:author="南" w:date="2026-10-22T20:32:00Z">
                          <w:rPr>
                            <w:rFonts w:hint="eastAsia"/>
                          </w:rPr>
                        </w:rPrChange>
                      </w:rPr>
                      <w:t>】</w:t>
                    </w:r>
                  </w:ins>
                </w:p>
              </w:tc>
              <w:tc>
                <w:tcPr>
                  <w:tcW w:w="1586" w:type="dxa"/>
                  <w:tcBorders>
                    <w:top w:val="single" w:sz="4" w:space="0" w:color="D9D9D9"/>
                    <w:left w:val="single" w:sz="4" w:space="0" w:color="D9D9D9"/>
                    <w:bottom w:val="single" w:sz="4" w:space="0" w:color="D9D9D9"/>
                    <w:right w:val="single" w:sz="4" w:space="0" w:color="D9D9D9"/>
                  </w:tcBorders>
                  <w:tcPrChange w:id="2014" w:author="南" w:date="2026-10-22T16:48:00Z">
                    <w:tcPr>
                      <w:tcW w:w="2098" w:type="dxa"/>
                      <w:tcBorders>
                        <w:top w:val="single" w:sz="4" w:space="0" w:color="D9D9D9"/>
                        <w:left w:val="single" w:sz="4" w:space="0" w:color="D9D9D9"/>
                        <w:bottom w:val="single" w:sz="4" w:space="0" w:color="D9D9D9"/>
                        <w:right w:val="single" w:sz="4" w:space="0" w:color="D9D9D9"/>
                      </w:tcBorders>
                    </w:tcPr>
                  </w:tcPrChange>
                </w:tcPr>
                <w:p w14:paraId="15217840" w14:textId="77777777" w:rsidR="00C80897" w:rsidRPr="00C80897" w:rsidRDefault="00C831D6">
                  <w:pPr>
                    <w:spacing w:before="40" w:after="40" w:line="300" w:lineRule="auto"/>
                    <w:rPr>
                      <w:ins w:id="2015" w:author="南" w:date="2026-10-22T16:48:00Z"/>
                      <w:rFonts w:ascii="宋体" w:hAnsi="宋体" w:cs="宋体"/>
                      <w:b/>
                      <w:szCs w:val="21"/>
                      <w:rPrChange w:id="2016" w:author="南" w:date="2026-10-22T20:32:00Z">
                        <w:rPr>
                          <w:ins w:id="2017" w:author="南" w:date="2026-10-22T16:48:00Z"/>
                        </w:rPr>
                      </w:rPrChange>
                    </w:rPr>
                  </w:pPr>
                  <w:ins w:id="2018" w:author="南" w:date="2026-10-22T16:48:00Z">
                    <w:r>
                      <w:rPr>
                        <w:rFonts w:ascii="宋体" w:hAnsi="宋体" w:cs="宋体" w:hint="eastAsia"/>
                        <w:b/>
                        <w:szCs w:val="21"/>
                        <w:rPrChange w:id="2019" w:author="南" w:date="2026-10-22T20:32:00Z">
                          <w:rPr>
                            <w:rFonts w:hint="eastAsia"/>
                          </w:rPr>
                        </w:rPrChange>
                      </w:rPr>
                      <w:t>【</w:t>
                    </w:r>
                    <w:r>
                      <w:rPr>
                        <w:rFonts w:ascii="宋体" w:hAnsi="宋体" w:cs="宋体"/>
                        <w:b/>
                        <w:szCs w:val="21"/>
                        <w:rPrChange w:id="2020" w:author="南" w:date="2026-10-22T20:32:00Z">
                          <w:rPr/>
                        </w:rPrChange>
                      </w:rPr>
                      <w:t>1200</w:t>
                    </w:r>
                    <w:r>
                      <w:rPr>
                        <w:rFonts w:ascii="宋体" w:hAnsi="宋体" w:cs="宋体" w:hint="eastAsia"/>
                        <w:b/>
                        <w:szCs w:val="21"/>
                        <w:rPrChange w:id="2021" w:author="南" w:date="2026-10-22T20:32:00Z">
                          <w:rPr>
                            <w:rFonts w:hint="eastAsia"/>
                          </w:rPr>
                        </w:rPrChange>
                      </w:rPr>
                      <w:t>】</w:t>
                    </w:r>
                    <w:r>
                      <w:rPr>
                        <w:rFonts w:ascii="宋体" w:hAnsi="宋体" w:cs="宋体" w:hint="eastAsia"/>
                        <w:b/>
                        <w:szCs w:val="21"/>
                        <w:rPrChange w:id="2022" w:author="南" w:date="2026-10-22T20:32:00Z">
                          <w:rPr>
                            <w:rFonts w:hint="eastAsia"/>
                          </w:rPr>
                        </w:rPrChange>
                      </w:rPr>
                      <w:t>%</w:t>
                    </w:r>
                  </w:ins>
                </w:p>
              </w:tc>
            </w:tr>
            <w:tr w:rsidR="00C80897" w14:paraId="6CB41269" w14:textId="77777777" w:rsidTr="00D77721">
              <w:trPr>
                <w:cantSplit/>
                <w:trHeight w:val="1029"/>
                <w:jc w:val="center"/>
                <w:ins w:id="2023" w:author="南" w:date="2026-10-22T16:48:00Z"/>
                <w:trPrChange w:id="2024" w:author="南" w:date="2026-10-22T16:48:00Z">
                  <w:trPr>
                    <w:cantSplit/>
                  </w:trPr>
                </w:trPrChange>
              </w:trPr>
              <w:tc>
                <w:tcPr>
                  <w:tcW w:w="1843" w:type="dxa"/>
                  <w:tcBorders>
                    <w:top w:val="single" w:sz="4" w:space="0" w:color="D9D9D9"/>
                    <w:left w:val="single" w:sz="4" w:space="0" w:color="D9D9D9"/>
                    <w:bottom w:val="single" w:sz="4" w:space="0" w:color="D9D9D9"/>
                    <w:right w:val="single" w:sz="4" w:space="0" w:color="D9D9D9"/>
                  </w:tcBorders>
                  <w:tcPrChange w:id="2025" w:author="南" w:date="2026-10-22T16:48:00Z">
                    <w:tcPr>
                      <w:tcW w:w="2438" w:type="dxa"/>
                      <w:gridSpan w:val="2"/>
                      <w:tcBorders>
                        <w:top w:val="single" w:sz="4" w:space="0" w:color="D9D9D9"/>
                        <w:left w:val="single" w:sz="4" w:space="0" w:color="D9D9D9"/>
                        <w:bottom w:val="single" w:sz="4" w:space="0" w:color="D9D9D9"/>
                        <w:right w:val="single" w:sz="4" w:space="0" w:color="D9D9D9"/>
                      </w:tcBorders>
                    </w:tcPr>
                  </w:tcPrChange>
                </w:tcPr>
                <w:p w14:paraId="197284D6" w14:textId="77777777" w:rsidR="00C80897" w:rsidRPr="00C80897" w:rsidRDefault="00C831D6">
                  <w:pPr>
                    <w:spacing w:before="40" w:after="40" w:line="300" w:lineRule="auto"/>
                    <w:rPr>
                      <w:ins w:id="2026" w:author="南" w:date="2026-10-22T16:48:00Z"/>
                      <w:rFonts w:ascii="宋体" w:hAnsi="宋体" w:cs="宋体"/>
                      <w:b/>
                      <w:szCs w:val="21"/>
                      <w:rPrChange w:id="2027" w:author="南" w:date="2026-10-22T20:32:00Z">
                        <w:rPr>
                          <w:ins w:id="2028" w:author="南" w:date="2026-10-22T16:48:00Z"/>
                        </w:rPr>
                      </w:rPrChange>
                    </w:rPr>
                  </w:pPr>
                  <w:ins w:id="2029" w:author="南" w:date="2026-10-22T16:48:00Z">
                    <w:r>
                      <w:rPr>
                        <w:rFonts w:ascii="宋体" w:hAnsi="宋体" w:cs="宋体" w:hint="eastAsia"/>
                        <w:b/>
                        <w:szCs w:val="21"/>
                        <w:rPrChange w:id="2030" w:author="南" w:date="2026-10-22T20:32:00Z">
                          <w:rPr>
                            <w:rFonts w:hint="eastAsia"/>
                          </w:rPr>
                        </w:rPrChange>
                      </w:rPr>
                      <w:t>互动率（赞藏评</w:t>
                    </w:r>
                    <w:r>
                      <w:rPr>
                        <w:rFonts w:ascii="宋体" w:hAnsi="宋体" w:cs="宋体" w:hint="eastAsia"/>
                        <w:b/>
                        <w:szCs w:val="21"/>
                        <w:rPrChange w:id="2031" w:author="南" w:date="2026-10-22T20:32:00Z">
                          <w:rPr>
                            <w:rFonts w:hint="eastAsia"/>
                          </w:rPr>
                        </w:rPrChange>
                      </w:rPr>
                      <w:t>/</w:t>
                    </w:r>
                    <w:r>
                      <w:rPr>
                        <w:rFonts w:ascii="宋体" w:hAnsi="宋体" w:cs="宋体" w:hint="eastAsia"/>
                        <w:b/>
                        <w:szCs w:val="21"/>
                        <w:rPrChange w:id="2032" w:author="南" w:date="2026-10-22T20:32:00Z">
                          <w:rPr>
                            <w:rFonts w:hint="eastAsia"/>
                          </w:rPr>
                        </w:rPrChange>
                      </w:rPr>
                      <w:t>浏览）</w:t>
                    </w:r>
                  </w:ins>
                </w:p>
              </w:tc>
              <w:tc>
                <w:tcPr>
                  <w:tcW w:w="1715" w:type="dxa"/>
                  <w:tcBorders>
                    <w:top w:val="single" w:sz="4" w:space="0" w:color="D9D9D9"/>
                    <w:left w:val="single" w:sz="4" w:space="0" w:color="D9D9D9"/>
                    <w:bottom w:val="single" w:sz="4" w:space="0" w:color="D9D9D9"/>
                    <w:right w:val="single" w:sz="4" w:space="0" w:color="D9D9D9"/>
                  </w:tcBorders>
                  <w:tcPrChange w:id="2033" w:author="南" w:date="2026-10-22T16:48:00Z">
                    <w:tcPr>
                      <w:tcW w:w="2268" w:type="dxa"/>
                      <w:gridSpan w:val="2"/>
                      <w:tcBorders>
                        <w:top w:val="single" w:sz="4" w:space="0" w:color="D9D9D9"/>
                        <w:left w:val="single" w:sz="4" w:space="0" w:color="D9D9D9"/>
                        <w:bottom w:val="single" w:sz="4" w:space="0" w:color="D9D9D9"/>
                        <w:right w:val="single" w:sz="4" w:space="0" w:color="D9D9D9"/>
                      </w:tcBorders>
                    </w:tcPr>
                  </w:tcPrChange>
                </w:tcPr>
                <w:p w14:paraId="595EBC70" w14:textId="77777777" w:rsidR="00C80897" w:rsidRPr="00C80897" w:rsidRDefault="00C831D6">
                  <w:pPr>
                    <w:spacing w:before="40" w:after="40" w:line="300" w:lineRule="auto"/>
                    <w:rPr>
                      <w:ins w:id="2034" w:author="南" w:date="2026-10-22T16:48:00Z"/>
                      <w:rFonts w:ascii="宋体" w:hAnsi="宋体" w:cs="宋体"/>
                      <w:b/>
                      <w:szCs w:val="21"/>
                      <w:rPrChange w:id="2035" w:author="南" w:date="2026-10-22T20:32:00Z">
                        <w:rPr>
                          <w:ins w:id="2036" w:author="南" w:date="2026-10-22T16:48:00Z"/>
                        </w:rPr>
                      </w:rPrChange>
                    </w:rPr>
                  </w:pPr>
                  <w:ins w:id="2037" w:author="南" w:date="2026-10-22T16:48:00Z">
                    <w:r>
                      <w:rPr>
                        <w:rFonts w:ascii="宋体" w:hAnsi="宋体" w:cs="宋体" w:hint="eastAsia"/>
                        <w:b/>
                        <w:szCs w:val="21"/>
                        <w:rPrChange w:id="2038" w:author="南" w:date="2026-10-22T20:32:00Z">
                          <w:rPr>
                            <w:rFonts w:hint="eastAsia"/>
                          </w:rPr>
                        </w:rPrChange>
                      </w:rPr>
                      <w:t>【</w:t>
                    </w:r>
                    <w:r>
                      <w:rPr>
                        <w:rFonts w:ascii="宋体" w:hAnsi="宋体" w:cs="宋体"/>
                        <w:b/>
                        <w:szCs w:val="21"/>
                        <w:rPrChange w:id="2039" w:author="南" w:date="2026-10-22T20:32:00Z">
                          <w:rPr/>
                        </w:rPrChange>
                      </w:rPr>
                      <w:t>2.79</w:t>
                    </w:r>
                    <w:r>
                      <w:rPr>
                        <w:rFonts w:ascii="宋体" w:hAnsi="宋体" w:cs="宋体" w:hint="eastAsia"/>
                        <w:b/>
                        <w:szCs w:val="21"/>
                        <w:rPrChange w:id="2040" w:author="南" w:date="2026-10-22T20:32:00Z">
                          <w:rPr>
                            <w:rFonts w:hint="eastAsia"/>
                          </w:rPr>
                        </w:rPrChange>
                      </w:rPr>
                      <w:t>】</w:t>
                    </w:r>
                    <w:r>
                      <w:rPr>
                        <w:rFonts w:ascii="宋体" w:hAnsi="宋体" w:cs="宋体" w:hint="eastAsia"/>
                        <w:b/>
                        <w:szCs w:val="21"/>
                        <w:rPrChange w:id="2041" w:author="南" w:date="2026-10-22T20:32:00Z">
                          <w:rPr>
                            <w:rFonts w:hint="eastAsia"/>
                          </w:rPr>
                        </w:rPrChange>
                      </w:rPr>
                      <w:t>%</w:t>
                    </w:r>
                  </w:ins>
                </w:p>
              </w:tc>
              <w:tc>
                <w:tcPr>
                  <w:tcW w:w="1715" w:type="dxa"/>
                  <w:tcBorders>
                    <w:top w:val="single" w:sz="4" w:space="0" w:color="D9D9D9"/>
                    <w:left w:val="single" w:sz="4" w:space="0" w:color="D9D9D9"/>
                    <w:bottom w:val="single" w:sz="4" w:space="0" w:color="D9D9D9"/>
                    <w:right w:val="single" w:sz="4" w:space="0" w:color="D9D9D9"/>
                  </w:tcBorders>
                  <w:tcPrChange w:id="2042" w:author="南" w:date="2026-10-22T16:48:00Z">
                    <w:tcPr>
                      <w:tcW w:w="2268" w:type="dxa"/>
                      <w:gridSpan w:val="3"/>
                      <w:tcBorders>
                        <w:top w:val="single" w:sz="4" w:space="0" w:color="D9D9D9"/>
                        <w:left w:val="single" w:sz="4" w:space="0" w:color="D9D9D9"/>
                        <w:bottom w:val="single" w:sz="4" w:space="0" w:color="D9D9D9"/>
                        <w:right w:val="single" w:sz="4" w:space="0" w:color="D9D9D9"/>
                      </w:tcBorders>
                    </w:tcPr>
                  </w:tcPrChange>
                </w:tcPr>
                <w:p w14:paraId="22700575" w14:textId="77777777" w:rsidR="00C80897" w:rsidRPr="00C80897" w:rsidRDefault="00C831D6">
                  <w:pPr>
                    <w:spacing w:before="40" w:after="40" w:line="300" w:lineRule="auto"/>
                    <w:rPr>
                      <w:ins w:id="2043" w:author="南" w:date="2026-10-22T16:48:00Z"/>
                      <w:rFonts w:ascii="宋体" w:hAnsi="宋体" w:cs="宋体"/>
                      <w:b/>
                      <w:szCs w:val="21"/>
                      <w:rPrChange w:id="2044" w:author="南" w:date="2026-10-22T20:32:00Z">
                        <w:rPr>
                          <w:ins w:id="2045" w:author="南" w:date="2026-10-22T16:48:00Z"/>
                        </w:rPr>
                      </w:rPrChange>
                    </w:rPr>
                  </w:pPr>
                  <w:ins w:id="2046" w:author="南" w:date="2026-10-22T16:48:00Z">
                    <w:r>
                      <w:rPr>
                        <w:rFonts w:ascii="宋体" w:hAnsi="宋体" w:cs="宋体" w:hint="eastAsia"/>
                        <w:b/>
                        <w:szCs w:val="21"/>
                        <w:rPrChange w:id="2047" w:author="南" w:date="2026-10-22T20:32:00Z">
                          <w:rPr>
                            <w:rFonts w:hint="eastAsia"/>
                          </w:rPr>
                        </w:rPrChange>
                      </w:rPr>
                      <w:t>【</w:t>
                    </w:r>
                    <w:r>
                      <w:rPr>
                        <w:rFonts w:ascii="宋体" w:hAnsi="宋体" w:cs="宋体"/>
                        <w:b/>
                        <w:szCs w:val="21"/>
                        <w:rPrChange w:id="2048" w:author="南" w:date="2026-10-22T20:32:00Z">
                          <w:rPr/>
                        </w:rPrChange>
                      </w:rPr>
                      <w:t>13.41</w:t>
                    </w:r>
                    <w:r>
                      <w:rPr>
                        <w:rFonts w:ascii="宋体" w:hAnsi="宋体" w:cs="宋体" w:hint="eastAsia"/>
                        <w:b/>
                        <w:szCs w:val="21"/>
                        <w:rPrChange w:id="2049" w:author="南" w:date="2026-10-22T20:32:00Z">
                          <w:rPr>
                            <w:rFonts w:hint="eastAsia"/>
                          </w:rPr>
                        </w:rPrChange>
                      </w:rPr>
                      <w:t>】</w:t>
                    </w:r>
                    <w:r>
                      <w:rPr>
                        <w:rFonts w:ascii="宋体" w:hAnsi="宋体" w:cs="宋体" w:hint="eastAsia"/>
                        <w:b/>
                        <w:szCs w:val="21"/>
                        <w:rPrChange w:id="2050" w:author="南" w:date="2026-10-22T20:32:00Z">
                          <w:rPr>
                            <w:rFonts w:hint="eastAsia"/>
                          </w:rPr>
                        </w:rPrChange>
                      </w:rPr>
                      <w:t>%</w:t>
                    </w:r>
                  </w:ins>
                </w:p>
              </w:tc>
              <w:tc>
                <w:tcPr>
                  <w:tcW w:w="1586" w:type="dxa"/>
                  <w:tcBorders>
                    <w:top w:val="single" w:sz="4" w:space="0" w:color="D9D9D9"/>
                    <w:left w:val="single" w:sz="4" w:space="0" w:color="D9D9D9"/>
                    <w:bottom w:val="single" w:sz="4" w:space="0" w:color="D9D9D9"/>
                    <w:right w:val="single" w:sz="4" w:space="0" w:color="D9D9D9"/>
                  </w:tcBorders>
                  <w:tcPrChange w:id="2051" w:author="南" w:date="2026-10-22T16:48:00Z">
                    <w:tcPr>
                      <w:tcW w:w="2098" w:type="dxa"/>
                      <w:tcBorders>
                        <w:top w:val="single" w:sz="4" w:space="0" w:color="D9D9D9"/>
                        <w:left w:val="single" w:sz="4" w:space="0" w:color="D9D9D9"/>
                        <w:bottom w:val="single" w:sz="4" w:space="0" w:color="D9D9D9"/>
                        <w:right w:val="single" w:sz="4" w:space="0" w:color="D9D9D9"/>
                      </w:tcBorders>
                    </w:tcPr>
                  </w:tcPrChange>
                </w:tcPr>
                <w:p w14:paraId="3E8E1B24" w14:textId="77777777" w:rsidR="00C80897" w:rsidRPr="00C80897" w:rsidRDefault="00C831D6">
                  <w:pPr>
                    <w:spacing w:before="40" w:after="40" w:line="300" w:lineRule="auto"/>
                    <w:rPr>
                      <w:ins w:id="2052" w:author="南" w:date="2026-10-22T16:48:00Z"/>
                      <w:rFonts w:ascii="宋体" w:hAnsi="宋体" w:cs="宋体"/>
                      <w:b/>
                      <w:szCs w:val="21"/>
                      <w:rPrChange w:id="2053" w:author="南" w:date="2026-10-22T20:32:00Z">
                        <w:rPr>
                          <w:ins w:id="2054" w:author="南" w:date="2026-10-22T16:48:00Z"/>
                        </w:rPr>
                      </w:rPrChange>
                    </w:rPr>
                  </w:pPr>
                  <w:ins w:id="2055" w:author="南" w:date="2026-10-22T16:48:00Z">
                    <w:r>
                      <w:rPr>
                        <w:rFonts w:ascii="宋体" w:hAnsi="宋体" w:cs="宋体" w:hint="eastAsia"/>
                        <w:b/>
                        <w:szCs w:val="21"/>
                        <w:rPrChange w:id="2056" w:author="南" w:date="2026-10-22T20:32:00Z">
                          <w:rPr>
                            <w:rFonts w:hint="eastAsia"/>
                          </w:rPr>
                        </w:rPrChange>
                      </w:rPr>
                      <w:t>增加</w:t>
                    </w:r>
                    <w:r>
                      <w:rPr>
                        <w:rFonts w:ascii="宋体" w:hAnsi="宋体" w:cs="宋体" w:hint="eastAsia"/>
                        <w:b/>
                        <w:szCs w:val="21"/>
                        <w:rPrChange w:id="2057" w:author="南" w:date="2026-10-22T20:32:00Z">
                          <w:rPr>
                            <w:rFonts w:hint="eastAsia"/>
                          </w:rPr>
                        </w:rPrChange>
                      </w:rPr>
                      <w:t>10.62</w:t>
                    </w:r>
                    <w:r>
                      <w:rPr>
                        <w:rFonts w:ascii="宋体" w:hAnsi="宋体" w:cs="宋体" w:hint="eastAsia"/>
                        <w:b/>
                        <w:szCs w:val="21"/>
                        <w:rPrChange w:id="2058" w:author="南" w:date="2026-10-22T20:32:00Z">
                          <w:rPr>
                            <w:rFonts w:hint="eastAsia"/>
                          </w:rPr>
                        </w:rPrChange>
                      </w:rPr>
                      <w:t>个百分点，相对提高</w:t>
                    </w:r>
                    <w:r>
                      <w:rPr>
                        <w:rFonts w:ascii="宋体" w:hAnsi="宋体" w:cs="宋体" w:hint="eastAsia"/>
                        <w:b/>
                        <w:szCs w:val="21"/>
                        <w:rPrChange w:id="2059" w:author="南" w:date="2026-10-22T20:32:00Z">
                          <w:rPr>
                            <w:rFonts w:hint="eastAsia"/>
                          </w:rPr>
                        </w:rPrChange>
                      </w:rPr>
                      <w:t>380.48%</w:t>
                    </w:r>
                  </w:ins>
                </w:p>
              </w:tc>
            </w:tr>
          </w:tbl>
          <w:p w14:paraId="53333A48" w14:textId="77777777" w:rsidR="00C80897" w:rsidRDefault="00C80897">
            <w:pPr>
              <w:numPr>
                <w:ilvl w:val="255"/>
                <w:numId w:val="0"/>
              </w:numPr>
              <w:spacing w:line="360" w:lineRule="auto"/>
              <w:jc w:val="left"/>
              <w:rPr>
                <w:ins w:id="2060" w:author="南" w:date="2026-10-22T16:49:00Z"/>
                <w:rFonts w:ascii="宋体" w:hAnsi="宋体" w:cs="宋体" w:hint="eastAsia"/>
                <w:sz w:val="24"/>
              </w:rPr>
            </w:pPr>
          </w:p>
          <w:p w14:paraId="6F4FCAF9" w14:textId="77777777" w:rsidR="00C80897" w:rsidRDefault="00C831D6" w:rsidP="00C80897">
            <w:pPr>
              <w:numPr>
                <w:ilvl w:val="255"/>
                <w:numId w:val="0"/>
              </w:numPr>
              <w:spacing w:line="360" w:lineRule="auto"/>
              <w:ind w:firstLineChars="200" w:firstLine="480"/>
              <w:jc w:val="left"/>
              <w:rPr>
                <w:ins w:id="2061" w:author="南" w:date="2026-10-22T16:47:00Z"/>
                <w:rFonts w:ascii="宋体" w:hAnsi="宋体" w:cs="宋体" w:hint="eastAsia"/>
                <w:sz w:val="24"/>
              </w:rPr>
              <w:pPrChange w:id="2062" w:author="南" w:date="2026-10-22T16:49:00Z">
                <w:pPr>
                  <w:numPr>
                    <w:ilvl w:val="255"/>
                  </w:numPr>
                  <w:spacing w:line="360" w:lineRule="auto"/>
                  <w:jc w:val="left"/>
                </w:pPr>
              </w:pPrChange>
            </w:pPr>
            <w:ins w:id="2063" w:author="南" w:date="2026-10-22T16:47:00Z">
              <w:r>
                <w:rPr>
                  <w:rFonts w:ascii="宋体" w:hAnsi="宋体" w:cs="宋体"/>
                  <w:sz w:val="24"/>
                </w:rPr>
                <w:t>除平台测试外，作品已</w:t>
              </w:r>
            </w:ins>
            <w:ins w:id="2064" w:author="南" w:date="2026-10-22T16:49:00Z">
              <w:r>
                <w:rPr>
                  <w:rFonts w:ascii="宋体" w:hAnsi="宋体" w:cs="宋体" w:hint="eastAsia"/>
                  <w:sz w:val="24"/>
                </w:rPr>
                <w:t>分享给</w:t>
              </w:r>
            </w:ins>
            <w:ins w:id="2065" w:author="南" w:date="2026-10-22T16:47:00Z">
              <w:r>
                <w:rPr>
                  <w:rFonts w:ascii="宋体" w:hAnsi="宋体" w:cs="宋体" w:hint="eastAsia"/>
                  <w:b/>
                  <w:bCs/>
                  <w:color w:val="FF0000"/>
                  <w:sz w:val="24"/>
                  <w:rPrChange w:id="2066" w:author="郝鹃" w:date="2026-10-23T00:25:00Z">
                    <w:rPr>
                      <w:rFonts w:ascii="宋体" w:hAnsi="宋体" w:cs="宋体" w:hint="eastAsia"/>
                      <w:sz w:val="24"/>
                    </w:rPr>
                  </w:rPrChange>
                </w:rPr>
                <w:t>广东一家板栗企业</w:t>
              </w:r>
              <w:r>
                <w:rPr>
                  <w:rFonts w:ascii="宋体" w:hAnsi="宋体" w:cs="宋体"/>
                  <w:sz w:val="24"/>
                </w:rPr>
                <w:t>，生成内容</w:t>
              </w:r>
            </w:ins>
            <w:ins w:id="2067" w:author="南" w:date="2026-10-22T16:50:00Z">
              <w:r>
                <w:rPr>
                  <w:rFonts w:ascii="宋体" w:hAnsi="宋体" w:cs="宋体" w:hint="eastAsia"/>
                  <w:sz w:val="24"/>
                </w:rPr>
                <w:t>可</w:t>
              </w:r>
            </w:ins>
            <w:ins w:id="2068" w:author="南" w:date="2026-10-22T16:47:00Z">
              <w:r>
                <w:rPr>
                  <w:rFonts w:ascii="宋体" w:hAnsi="宋体" w:cs="宋体"/>
                  <w:sz w:val="24"/>
                </w:rPr>
                <w:t>用于企业宣传，企业反馈及使用意向也</w:t>
              </w:r>
            </w:ins>
            <w:ins w:id="2069" w:author="南" w:date="2026-10-22T16:50:00Z">
              <w:r>
                <w:rPr>
                  <w:rFonts w:ascii="宋体" w:hAnsi="宋体" w:cs="宋体" w:hint="eastAsia"/>
                  <w:sz w:val="24"/>
                </w:rPr>
                <w:t>将</w:t>
              </w:r>
            </w:ins>
            <w:ins w:id="2070" w:author="南" w:date="2026-10-22T16:47:00Z">
              <w:r>
                <w:rPr>
                  <w:rFonts w:ascii="宋体" w:hAnsi="宋体" w:cs="宋体"/>
                  <w:sz w:val="24"/>
                </w:rPr>
                <w:t>为后续功能完善提供依据。</w:t>
              </w:r>
            </w:ins>
          </w:p>
          <w:p w14:paraId="632AA518" w14:textId="77777777" w:rsidR="00C80897" w:rsidRDefault="00C831D6" w:rsidP="00C80897">
            <w:pPr>
              <w:numPr>
                <w:ilvl w:val="255"/>
                <w:numId w:val="0"/>
              </w:numPr>
              <w:spacing w:line="360" w:lineRule="auto"/>
              <w:ind w:firstLineChars="200" w:firstLine="480"/>
              <w:jc w:val="left"/>
              <w:rPr>
                <w:ins w:id="2071" w:author="南" w:date="2026-10-22T16:50:00Z"/>
                <w:rFonts w:ascii="宋体" w:hAnsi="宋体" w:cs="宋体" w:hint="eastAsia"/>
                <w:sz w:val="24"/>
              </w:rPr>
              <w:pPrChange w:id="2072" w:author="南" w:date="2026-10-22T16:50:00Z">
                <w:pPr>
                  <w:numPr>
                    <w:ilvl w:val="255"/>
                  </w:numPr>
                  <w:spacing w:line="360" w:lineRule="auto"/>
                  <w:jc w:val="left"/>
                </w:pPr>
              </w:pPrChange>
            </w:pPr>
            <w:ins w:id="2073" w:author="南" w:date="2026-10-22T16:47:00Z">
              <w:r>
                <w:rPr>
                  <w:rFonts w:ascii="宋体" w:hAnsi="宋体" w:cs="宋体"/>
                  <w:sz w:val="24"/>
                </w:rPr>
                <w:t>与仅展示生成样例或系统原型相比，本作品将成果放入真实发布</w:t>
              </w:r>
              <w:r>
                <w:rPr>
                  <w:rFonts w:ascii="宋体" w:hAnsi="宋体" w:cs="宋体"/>
                  <w:sz w:val="24"/>
                </w:rPr>
                <w:lastRenderedPageBreak/>
                <w:t>与企业使用场景，能够进一步发现特色表达、修改操作及平台适配中的问题，形成从开发到使用反馈的改进过程。现有结果支持作品的初步可用性和应用潜力；小红书测试样本量仍将持续增加，传播效果及经营收益依据后续记录进一步分析。</w:t>
              </w:r>
            </w:ins>
          </w:p>
          <w:p w14:paraId="760C869F" w14:textId="77777777" w:rsidR="00C80897" w:rsidRDefault="00C80897">
            <w:pPr>
              <w:numPr>
                <w:ilvl w:val="255"/>
                <w:numId w:val="0"/>
              </w:numPr>
              <w:spacing w:line="360" w:lineRule="auto"/>
              <w:jc w:val="left"/>
              <w:rPr>
                <w:ins w:id="2074" w:author="南" w:date="2026-10-22T16:50:00Z"/>
                <w:rFonts w:ascii="宋体" w:hAnsi="宋体" w:cs="宋体" w:hint="eastAsia"/>
                <w:sz w:val="24"/>
              </w:rPr>
            </w:pPr>
          </w:p>
          <w:p w14:paraId="59957A18" w14:textId="77777777" w:rsidR="00C80897" w:rsidRPr="00C80897" w:rsidRDefault="00C831D6">
            <w:pPr>
              <w:numPr>
                <w:ilvl w:val="255"/>
                <w:numId w:val="0"/>
              </w:numPr>
              <w:jc w:val="left"/>
              <w:rPr>
                <w:ins w:id="2075" w:author="南" w:date="2026-10-22T17:03:00Z"/>
                <w:rFonts w:ascii="宋体" w:hAnsi="宋体" w:cs="宋体" w:hint="eastAsia"/>
                <w:b/>
                <w:bCs/>
                <w:sz w:val="24"/>
                <w:rPrChange w:id="2076" w:author="南" w:date="2026-10-22T17:03:00Z">
                  <w:rPr>
                    <w:ins w:id="2077" w:author="南" w:date="2026-10-22T17:03:00Z"/>
                    <w:rFonts w:ascii="宋体" w:hAnsi="宋体" w:cs="宋体" w:hint="eastAsia"/>
                    <w:szCs w:val="21"/>
                  </w:rPr>
                </w:rPrChange>
              </w:rPr>
            </w:pPr>
            <w:ins w:id="2078" w:author="南" w:date="2026-10-22T17:03:00Z">
              <w:r>
                <w:rPr>
                  <w:rFonts w:ascii="宋体" w:hAnsi="宋体" w:cs="宋体" w:hint="eastAsia"/>
                  <w:b/>
                  <w:bCs/>
                  <w:sz w:val="24"/>
                  <w:rPrChange w:id="2079" w:author="南" w:date="2026-10-22T17:03:00Z">
                    <w:rPr>
                      <w:rFonts w:ascii="宋体" w:hAnsi="宋体" w:cs="宋体" w:hint="eastAsia"/>
                      <w:szCs w:val="21"/>
                    </w:rPr>
                  </w:rPrChange>
                </w:rPr>
                <w:t>参考文献</w:t>
              </w:r>
            </w:ins>
            <w:ins w:id="2080" w:author="南" w:date="2026-10-22T20:49:00Z">
              <w:r>
                <w:rPr>
                  <w:rFonts w:ascii="宋体" w:hAnsi="宋体" w:cs="宋体" w:hint="eastAsia"/>
                  <w:b/>
                  <w:bCs/>
                  <w:sz w:val="24"/>
                </w:rPr>
                <w:t>：</w:t>
              </w:r>
            </w:ins>
          </w:p>
          <w:p w14:paraId="5679E021" w14:textId="77777777" w:rsidR="00C80897" w:rsidRDefault="00C831D6">
            <w:pPr>
              <w:numPr>
                <w:ilvl w:val="255"/>
                <w:numId w:val="0"/>
              </w:numPr>
              <w:jc w:val="left"/>
              <w:rPr>
                <w:ins w:id="2081" w:author="南" w:date="2026-10-22T17:13:00Z"/>
                <w:rFonts w:ascii="宋体" w:hAnsi="宋体" w:cs="宋体" w:hint="eastAsia"/>
                <w:szCs w:val="21"/>
              </w:rPr>
            </w:pPr>
            <w:ins w:id="2082" w:author="南" w:date="2026-10-22T17:13:00Z">
              <w:r>
                <w:rPr>
                  <w:rFonts w:ascii="宋体" w:hAnsi="宋体" w:cs="宋体"/>
                  <w:szCs w:val="21"/>
                </w:rPr>
                <w:t>[1]</w:t>
              </w:r>
              <w:r>
                <w:rPr>
                  <w:rFonts w:ascii="宋体" w:hAnsi="宋体" w:cs="宋体"/>
                  <w:szCs w:val="21"/>
                </w:rPr>
                <w:t>中共中央国务院关于锚定农业农村现代化扎实推进乡村全面振兴的意见</w:t>
              </w:r>
              <w:r>
                <w:rPr>
                  <w:rFonts w:ascii="宋体" w:hAnsi="宋体" w:cs="宋体"/>
                  <w:szCs w:val="21"/>
                </w:rPr>
                <w:t>: (</w:t>
              </w:r>
              <w:r>
                <w:rPr>
                  <w:rFonts w:ascii="宋体" w:hAnsi="宋体" w:cs="宋体"/>
                  <w:szCs w:val="21"/>
                </w:rPr>
                <w:t>二〇二六年一月三日</w:t>
              </w:r>
              <w:r>
                <w:rPr>
                  <w:rFonts w:ascii="宋体" w:hAnsi="宋体" w:cs="宋体"/>
                  <w:szCs w:val="21"/>
                </w:rPr>
                <w:t>)[N].</w:t>
              </w:r>
              <w:r>
                <w:rPr>
                  <w:rFonts w:ascii="宋体" w:hAnsi="宋体" w:cs="宋体"/>
                  <w:szCs w:val="21"/>
                </w:rPr>
                <w:t>人民</w:t>
              </w:r>
              <w:r>
                <w:rPr>
                  <w:rFonts w:ascii="宋体" w:hAnsi="宋体" w:cs="宋体" w:hint="eastAsia"/>
                  <w:szCs w:val="21"/>
                </w:rPr>
                <w:t>日</w:t>
              </w:r>
              <w:r>
                <w:rPr>
                  <w:rFonts w:ascii="宋体" w:hAnsi="宋体" w:cs="宋体"/>
                  <w:szCs w:val="21"/>
                </w:rPr>
                <w:t>报</w:t>
              </w:r>
              <w:r>
                <w:rPr>
                  <w:rFonts w:ascii="宋体" w:hAnsi="宋体" w:cs="宋体"/>
                  <w:szCs w:val="21"/>
                </w:rPr>
                <w:t>,2026-02-04(001).DOI:10.28655/n.cnki.nrmrb.2026.001235.</w:t>
              </w:r>
            </w:ins>
          </w:p>
          <w:p w14:paraId="1C984408" w14:textId="77777777" w:rsidR="00C80897" w:rsidRDefault="00C831D6">
            <w:pPr>
              <w:numPr>
                <w:ilvl w:val="255"/>
                <w:numId w:val="0"/>
              </w:numPr>
              <w:jc w:val="left"/>
              <w:rPr>
                <w:ins w:id="2083" w:author="南" w:date="2026-10-22T17:03:00Z"/>
                <w:rFonts w:ascii="宋体" w:hAnsi="宋体" w:cs="宋体" w:hint="eastAsia"/>
                <w:szCs w:val="21"/>
              </w:rPr>
            </w:pPr>
            <w:ins w:id="2084" w:author="南" w:date="2026-10-22T17:03:00Z">
              <w:r>
                <w:rPr>
                  <w:rFonts w:ascii="宋体" w:hAnsi="宋体" w:cs="宋体"/>
                  <w:szCs w:val="21"/>
                </w:rPr>
                <w:t>[2]</w:t>
              </w:r>
              <w:r>
                <w:rPr>
                  <w:rFonts w:ascii="宋体" w:hAnsi="宋体" w:cs="宋体"/>
                  <w:szCs w:val="21"/>
                </w:rPr>
                <w:t>《</w:t>
              </w:r>
              <w:r>
                <w:rPr>
                  <w:rFonts w:ascii="宋体" w:hAnsi="宋体" w:cs="宋体"/>
                  <w:szCs w:val="21"/>
                </w:rPr>
                <w:t>“</w:t>
              </w:r>
              <w:r>
                <w:rPr>
                  <w:rFonts w:ascii="宋体" w:hAnsi="宋体" w:cs="宋体"/>
                  <w:szCs w:val="21"/>
                </w:rPr>
                <w:t>媒体</w:t>
              </w:r>
              <w:r>
                <w:rPr>
                  <w:rFonts w:ascii="宋体" w:hAnsi="宋体" w:cs="宋体"/>
                  <w:szCs w:val="21"/>
                </w:rPr>
                <w:t>+”</w:t>
              </w:r>
              <w:r>
                <w:rPr>
                  <w:rFonts w:ascii="宋体" w:hAnsi="宋体" w:cs="宋体"/>
                  <w:szCs w:val="21"/>
                </w:rPr>
                <w:t>赋能</w:t>
              </w:r>
              <w:r>
                <w:rPr>
                  <w:rFonts w:ascii="宋体" w:hAnsi="宋体" w:cs="宋体"/>
                  <w:szCs w:val="21"/>
                </w:rPr>
                <w:t>“</w:t>
              </w:r>
              <w:r>
                <w:rPr>
                  <w:rFonts w:ascii="宋体" w:hAnsi="宋体" w:cs="宋体"/>
                  <w:szCs w:val="21"/>
                </w:rPr>
                <w:t>百千万工程</w:t>
              </w:r>
              <w:r>
                <w:rPr>
                  <w:rFonts w:ascii="宋体" w:hAnsi="宋体" w:cs="宋体"/>
                  <w:szCs w:val="21"/>
                </w:rPr>
                <w:t>”</w:t>
              </w:r>
              <w:r>
                <w:rPr>
                  <w:rFonts w:ascii="宋体" w:hAnsi="宋体" w:cs="宋体"/>
                  <w:szCs w:val="21"/>
                </w:rPr>
                <w:t>农产品市场体系建设行动方案（</w:t>
              </w:r>
              <w:r>
                <w:rPr>
                  <w:rFonts w:ascii="宋体" w:hAnsi="宋体" w:cs="宋体"/>
                  <w:szCs w:val="21"/>
                </w:rPr>
                <w:t>2025—2027</w:t>
              </w:r>
              <w:r>
                <w:rPr>
                  <w:rFonts w:ascii="宋体" w:hAnsi="宋体" w:cs="宋体"/>
                  <w:szCs w:val="21"/>
                </w:rPr>
                <w:t>年）》印发</w:t>
              </w:r>
              <w:r>
                <w:rPr>
                  <w:rFonts w:ascii="宋体" w:hAnsi="宋体" w:cs="宋体"/>
                  <w:szCs w:val="21"/>
                </w:rPr>
                <w:t xml:space="preserve"> </w:t>
              </w:r>
              <w:r>
                <w:rPr>
                  <w:rFonts w:ascii="宋体" w:hAnsi="宋体" w:cs="宋体"/>
                  <w:szCs w:val="21"/>
                </w:rPr>
                <w:t>广东实施</w:t>
              </w:r>
              <w:r>
                <w:rPr>
                  <w:rFonts w:ascii="宋体" w:hAnsi="宋体" w:cs="宋体"/>
                  <w:szCs w:val="21"/>
                </w:rPr>
                <w:t>“</w:t>
              </w:r>
              <w:r>
                <w:rPr>
                  <w:rFonts w:ascii="宋体" w:hAnsi="宋体" w:cs="宋体"/>
                  <w:szCs w:val="21"/>
                </w:rPr>
                <w:t>媒体</w:t>
              </w:r>
              <w:r>
                <w:rPr>
                  <w:rFonts w:ascii="宋体" w:hAnsi="宋体" w:cs="宋体"/>
                  <w:szCs w:val="21"/>
                </w:rPr>
                <w:t>+”</w:t>
              </w:r>
              <w:r>
                <w:rPr>
                  <w:rFonts w:ascii="宋体" w:hAnsi="宋体" w:cs="宋体"/>
                  <w:szCs w:val="21"/>
                </w:rPr>
                <w:t>行动助力</w:t>
              </w:r>
              <w:r>
                <w:rPr>
                  <w:rFonts w:ascii="宋体" w:hAnsi="宋体" w:cs="宋体"/>
                  <w:szCs w:val="21"/>
                </w:rPr>
                <w:t>“</w:t>
              </w:r>
              <w:r>
                <w:rPr>
                  <w:rFonts w:ascii="宋体" w:hAnsi="宋体" w:cs="宋体"/>
                  <w:szCs w:val="21"/>
                </w:rPr>
                <w:t>百千万工程</w:t>
              </w:r>
              <w:r>
                <w:rPr>
                  <w:rFonts w:ascii="宋体" w:hAnsi="宋体" w:cs="宋体"/>
                  <w:szCs w:val="21"/>
                </w:rPr>
                <w:t xml:space="preserve">”[EB/OL]. </w:t>
              </w:r>
              <w:r>
                <w:rPr>
                  <w:rFonts w:ascii="宋体" w:hAnsi="宋体" w:cs="宋体"/>
                  <w:szCs w:val="21"/>
                </w:rPr>
                <w:t>广东省人民政府门户网站</w:t>
              </w:r>
              <w:r>
                <w:rPr>
                  <w:rFonts w:ascii="宋体" w:hAnsi="宋体" w:cs="宋体"/>
                  <w:szCs w:val="21"/>
                </w:rPr>
                <w:t xml:space="preserve">. [2026-10-22]. </w:t>
              </w:r>
            </w:ins>
          </w:p>
          <w:p w14:paraId="1876ABEB" w14:textId="77777777" w:rsidR="00C80897" w:rsidRDefault="00C831D6">
            <w:pPr>
              <w:numPr>
                <w:ilvl w:val="255"/>
                <w:numId w:val="0"/>
              </w:numPr>
              <w:jc w:val="left"/>
              <w:rPr>
                <w:ins w:id="2085" w:author="南" w:date="2026-10-22T17:03:00Z"/>
                <w:rFonts w:ascii="宋体" w:hAnsi="宋体" w:cs="宋体" w:hint="eastAsia"/>
                <w:szCs w:val="21"/>
              </w:rPr>
            </w:pPr>
            <w:ins w:id="2086" w:author="南" w:date="2026-10-22T17:03:00Z">
              <w:r>
                <w:rPr>
                  <w:rFonts w:ascii="宋体" w:hAnsi="宋体" w:cs="宋体"/>
                  <w:szCs w:val="21"/>
                </w:rPr>
                <w:t>[3]</w:t>
              </w:r>
              <w:r>
                <w:rPr>
                  <w:rFonts w:ascii="宋体" w:hAnsi="宋体" w:cs="宋体"/>
                  <w:szCs w:val="21"/>
                </w:rPr>
                <w:t>资源与能力视角下农业企业数字化转型研究</w:t>
              </w:r>
              <w:r>
                <w:rPr>
                  <w:rFonts w:ascii="宋体" w:hAnsi="宋体" w:cs="宋体"/>
                  <w:szCs w:val="21"/>
                </w:rPr>
                <w:t>——</w:t>
              </w:r>
              <w:r>
                <w:rPr>
                  <w:rFonts w:ascii="宋体" w:hAnsi="宋体" w:cs="宋体"/>
                  <w:szCs w:val="21"/>
                </w:rPr>
                <w:t>基于</w:t>
              </w:r>
              <w:r>
                <w:rPr>
                  <w:rFonts w:ascii="宋体" w:hAnsi="宋体" w:cs="宋体"/>
                  <w:szCs w:val="21"/>
                </w:rPr>
                <w:t>110</w:t>
              </w:r>
              <w:r>
                <w:rPr>
                  <w:rFonts w:ascii="宋体" w:hAnsi="宋体" w:cs="宋体"/>
                  <w:szCs w:val="21"/>
                </w:rPr>
                <w:t>家农业企业数字化转型的经验分析</w:t>
              </w:r>
              <w:r>
                <w:rPr>
                  <w:rFonts w:ascii="宋体" w:hAnsi="宋体" w:cs="宋体"/>
                  <w:szCs w:val="21"/>
                </w:rPr>
                <w:t xml:space="preserve">[J]. </w:t>
              </w:r>
              <w:r>
                <w:rPr>
                  <w:rFonts w:ascii="宋体" w:hAnsi="宋体" w:cs="宋体"/>
                  <w:szCs w:val="21"/>
                </w:rPr>
                <w:t>王志刚，胡宁宁，项猛</w:t>
              </w:r>
              <w:r>
                <w:rPr>
                  <w:rFonts w:ascii="宋体" w:hAnsi="宋体" w:cs="宋体"/>
                  <w:szCs w:val="21"/>
                </w:rPr>
                <w:t xml:space="preserve">. </w:t>
              </w:r>
              <w:r>
                <w:rPr>
                  <w:rFonts w:ascii="宋体" w:hAnsi="宋体" w:cs="宋体"/>
                  <w:szCs w:val="21"/>
                </w:rPr>
                <w:t>经济与管理研究，</w:t>
              </w:r>
              <w:r>
                <w:rPr>
                  <w:rFonts w:ascii="宋体" w:hAnsi="宋体" w:cs="宋体"/>
                  <w:szCs w:val="21"/>
                </w:rPr>
                <w:t>2024</w:t>
              </w:r>
              <w:r>
                <w:rPr>
                  <w:rFonts w:ascii="宋体" w:hAnsi="宋体" w:cs="宋体"/>
                  <w:szCs w:val="21"/>
                </w:rPr>
                <w:t>，</w:t>
              </w:r>
              <w:r>
                <w:rPr>
                  <w:rFonts w:ascii="宋体" w:hAnsi="宋体" w:cs="宋体"/>
                  <w:szCs w:val="21"/>
                </w:rPr>
                <w:t>45(5)</w:t>
              </w:r>
              <w:r>
                <w:rPr>
                  <w:rFonts w:ascii="宋体" w:hAnsi="宋体" w:cs="宋体"/>
                  <w:szCs w:val="21"/>
                </w:rPr>
                <w:t>：</w:t>
              </w:r>
              <w:r>
                <w:rPr>
                  <w:rFonts w:ascii="宋体" w:hAnsi="宋体" w:cs="宋体"/>
                  <w:szCs w:val="21"/>
                </w:rPr>
                <w:t>78-95.</w:t>
              </w:r>
            </w:ins>
          </w:p>
          <w:p w14:paraId="1BAE1504" w14:textId="77777777" w:rsidR="00C80897" w:rsidRDefault="00C831D6">
            <w:pPr>
              <w:numPr>
                <w:ilvl w:val="255"/>
                <w:numId w:val="0"/>
              </w:numPr>
              <w:jc w:val="left"/>
              <w:rPr>
                <w:ins w:id="2087" w:author="南" w:date="2026-10-22T17:03:00Z"/>
                <w:rFonts w:ascii="宋体" w:hAnsi="宋体" w:cs="宋体" w:hint="eastAsia"/>
                <w:szCs w:val="21"/>
              </w:rPr>
            </w:pPr>
            <w:ins w:id="2088" w:author="南" w:date="2026-10-22T17:03:00Z">
              <w:r>
                <w:rPr>
                  <w:rFonts w:ascii="宋体" w:hAnsi="宋体" w:cs="宋体"/>
                  <w:szCs w:val="21"/>
                </w:rPr>
                <w:t>[4]</w:t>
              </w:r>
              <w:r>
                <w:rPr>
                  <w:rFonts w:ascii="宋体" w:hAnsi="宋体" w:cs="宋体"/>
                  <w:szCs w:val="21"/>
                </w:rPr>
                <w:t>农业大模型：关键技术、应用分析与发展方向</w:t>
              </w:r>
              <w:r>
                <w:rPr>
                  <w:rFonts w:ascii="宋体" w:hAnsi="宋体" w:cs="宋体"/>
                  <w:szCs w:val="21"/>
                </w:rPr>
                <w:t xml:space="preserve">[J]. </w:t>
              </w:r>
              <w:r>
                <w:rPr>
                  <w:rFonts w:ascii="宋体" w:hAnsi="宋体" w:cs="宋体"/>
                  <w:szCs w:val="21"/>
                </w:rPr>
                <w:t>郭旺，杨雨森，吴华瑞，等</w:t>
              </w:r>
              <w:r>
                <w:rPr>
                  <w:rFonts w:ascii="宋体" w:hAnsi="宋体" w:cs="宋体"/>
                  <w:szCs w:val="21"/>
                </w:rPr>
                <w:t xml:space="preserve">. </w:t>
              </w:r>
              <w:r>
                <w:rPr>
                  <w:rFonts w:ascii="宋体" w:hAnsi="宋体" w:cs="宋体"/>
                  <w:szCs w:val="21"/>
                </w:rPr>
                <w:t>智慧农业</w:t>
              </w:r>
              <w:r>
                <w:rPr>
                  <w:rFonts w:ascii="宋体" w:hAnsi="宋体" w:cs="宋体"/>
                  <w:szCs w:val="21"/>
                </w:rPr>
                <w:t>(</w:t>
              </w:r>
              <w:r>
                <w:rPr>
                  <w:rFonts w:ascii="宋体" w:hAnsi="宋体" w:cs="宋体"/>
                  <w:szCs w:val="21"/>
                </w:rPr>
                <w:t>中英文</w:t>
              </w:r>
              <w:r>
                <w:rPr>
                  <w:rFonts w:ascii="宋体" w:hAnsi="宋体" w:cs="宋体"/>
                  <w:szCs w:val="21"/>
                </w:rPr>
                <w:t>)</w:t>
              </w:r>
              <w:r>
                <w:rPr>
                  <w:rFonts w:ascii="宋体" w:hAnsi="宋体" w:cs="宋体"/>
                  <w:szCs w:val="21"/>
                </w:rPr>
                <w:t>，</w:t>
              </w:r>
              <w:r>
                <w:rPr>
                  <w:rFonts w:ascii="宋体" w:hAnsi="宋体" w:cs="宋体"/>
                  <w:szCs w:val="21"/>
                </w:rPr>
                <w:t>2024</w:t>
              </w:r>
              <w:r>
                <w:rPr>
                  <w:rFonts w:ascii="宋体" w:hAnsi="宋体" w:cs="宋体"/>
                  <w:szCs w:val="21"/>
                </w:rPr>
                <w:t>，</w:t>
              </w:r>
              <w:r>
                <w:rPr>
                  <w:rFonts w:ascii="宋体" w:hAnsi="宋体" w:cs="宋体"/>
                  <w:szCs w:val="21"/>
                </w:rPr>
                <w:t>6(2)</w:t>
              </w:r>
              <w:r>
                <w:rPr>
                  <w:rFonts w:ascii="宋体" w:hAnsi="宋体" w:cs="宋体"/>
                  <w:szCs w:val="21"/>
                </w:rPr>
                <w:t>：</w:t>
              </w:r>
              <w:r>
                <w:rPr>
                  <w:rFonts w:ascii="宋体" w:hAnsi="宋体" w:cs="宋体"/>
                  <w:szCs w:val="21"/>
                </w:rPr>
                <w:t>1-13.</w:t>
              </w:r>
            </w:ins>
          </w:p>
          <w:p w14:paraId="0068E83D" w14:textId="77777777" w:rsidR="00C80897" w:rsidRDefault="00C831D6">
            <w:pPr>
              <w:numPr>
                <w:ilvl w:val="255"/>
                <w:numId w:val="0"/>
              </w:numPr>
              <w:jc w:val="left"/>
              <w:rPr>
                <w:ins w:id="2089" w:author="南" w:date="2026-10-22T17:03:00Z"/>
                <w:rFonts w:ascii="宋体" w:hAnsi="宋体" w:cs="宋体" w:hint="eastAsia"/>
                <w:szCs w:val="21"/>
              </w:rPr>
            </w:pPr>
            <w:ins w:id="2090" w:author="南" w:date="2026-10-22T17:03:00Z">
              <w:r>
                <w:rPr>
                  <w:rFonts w:ascii="宋体" w:hAnsi="宋体" w:cs="宋体"/>
                  <w:szCs w:val="21"/>
                </w:rPr>
                <w:t>[5]</w:t>
              </w:r>
              <w:r>
                <w:rPr>
                  <w:rFonts w:ascii="宋体" w:hAnsi="宋体" w:cs="宋体"/>
                  <w:szCs w:val="21"/>
                </w:rPr>
                <w:t>中国农产品品牌故事的原型类型及结构特征</w:t>
              </w:r>
              <w:r>
                <w:rPr>
                  <w:rFonts w:ascii="宋体" w:hAnsi="宋体" w:cs="宋体"/>
                  <w:szCs w:val="21"/>
                </w:rPr>
                <w:t xml:space="preserve">[J]. </w:t>
              </w:r>
              <w:r>
                <w:rPr>
                  <w:rFonts w:ascii="宋体" w:hAnsi="宋体" w:cs="宋体"/>
                  <w:szCs w:val="21"/>
                </w:rPr>
                <w:t>程志宇</w:t>
              </w:r>
              <w:r>
                <w:rPr>
                  <w:rFonts w:ascii="宋体" w:hAnsi="宋体" w:cs="宋体"/>
                  <w:szCs w:val="21"/>
                </w:rPr>
                <w:t xml:space="preserve">. </w:t>
              </w:r>
              <w:r>
                <w:rPr>
                  <w:rFonts w:ascii="宋体" w:hAnsi="宋体" w:cs="宋体"/>
                  <w:szCs w:val="21"/>
                </w:rPr>
                <w:t>新闻与传播评论，</w:t>
              </w:r>
              <w:r>
                <w:rPr>
                  <w:rFonts w:ascii="宋体" w:hAnsi="宋体" w:cs="宋体"/>
                  <w:szCs w:val="21"/>
                </w:rPr>
                <w:t>2025</w:t>
              </w:r>
              <w:r>
                <w:rPr>
                  <w:rFonts w:ascii="宋体" w:hAnsi="宋体" w:cs="宋体"/>
                  <w:szCs w:val="21"/>
                </w:rPr>
                <w:t>，</w:t>
              </w:r>
              <w:r>
                <w:rPr>
                  <w:rFonts w:ascii="宋体" w:hAnsi="宋体" w:cs="宋体"/>
                  <w:szCs w:val="21"/>
                </w:rPr>
                <w:t>78(2)</w:t>
              </w:r>
              <w:r>
                <w:rPr>
                  <w:rFonts w:ascii="宋体" w:hAnsi="宋体" w:cs="宋体"/>
                  <w:szCs w:val="21"/>
                </w:rPr>
                <w:t>：</w:t>
              </w:r>
              <w:r>
                <w:rPr>
                  <w:rFonts w:ascii="宋体" w:hAnsi="宋体" w:cs="宋体"/>
                  <w:szCs w:val="21"/>
                </w:rPr>
                <w:t>5-19.</w:t>
              </w:r>
            </w:ins>
          </w:p>
          <w:p w14:paraId="53A21EF6" w14:textId="77777777" w:rsidR="00C80897" w:rsidRDefault="00C831D6">
            <w:pPr>
              <w:numPr>
                <w:ilvl w:val="255"/>
                <w:numId w:val="0"/>
              </w:numPr>
              <w:jc w:val="left"/>
              <w:rPr>
                <w:ins w:id="2091" w:author="南" w:date="2026-10-22T17:03:00Z"/>
                <w:rFonts w:ascii="宋体" w:hAnsi="宋体" w:cs="宋体" w:hint="eastAsia"/>
                <w:szCs w:val="21"/>
              </w:rPr>
            </w:pPr>
            <w:ins w:id="2092" w:author="南" w:date="2026-10-22T17:03:00Z">
              <w:r>
                <w:rPr>
                  <w:rFonts w:ascii="宋体" w:hAnsi="宋体" w:cs="宋体"/>
                  <w:szCs w:val="21"/>
                </w:rPr>
                <w:t>[6]</w:t>
              </w:r>
              <w:r>
                <w:rPr>
                  <w:rFonts w:ascii="宋体" w:hAnsi="宋体" w:cs="宋体"/>
                  <w:szCs w:val="21"/>
                </w:rPr>
                <w:t>基于精准知识筛选及知识协同生成的农业大语言模型</w:t>
              </w:r>
              <w:r>
                <w:rPr>
                  <w:rFonts w:ascii="宋体" w:hAnsi="宋体" w:cs="宋体"/>
                  <w:szCs w:val="21"/>
                </w:rPr>
                <w:t xml:space="preserve">[J]. </w:t>
              </w:r>
              <w:r>
                <w:rPr>
                  <w:rFonts w:ascii="宋体" w:hAnsi="宋体" w:cs="宋体"/>
                  <w:szCs w:val="21"/>
                </w:rPr>
                <w:t>姜京池，闫莲，刘劼</w:t>
              </w:r>
              <w:r>
                <w:rPr>
                  <w:rFonts w:ascii="宋体" w:hAnsi="宋体" w:cs="宋体"/>
                  <w:szCs w:val="21"/>
                </w:rPr>
                <w:t xml:space="preserve">. </w:t>
              </w:r>
              <w:r>
                <w:rPr>
                  <w:rFonts w:ascii="宋体" w:hAnsi="宋体" w:cs="宋体"/>
                  <w:szCs w:val="21"/>
                </w:rPr>
                <w:t>智慧农业</w:t>
              </w:r>
              <w:r>
                <w:rPr>
                  <w:rFonts w:ascii="宋体" w:hAnsi="宋体" w:cs="宋体"/>
                  <w:szCs w:val="21"/>
                </w:rPr>
                <w:t>(</w:t>
              </w:r>
              <w:r>
                <w:rPr>
                  <w:rFonts w:ascii="宋体" w:hAnsi="宋体" w:cs="宋体"/>
                  <w:szCs w:val="21"/>
                </w:rPr>
                <w:t>中英文</w:t>
              </w:r>
              <w:r>
                <w:rPr>
                  <w:rFonts w:ascii="宋体" w:hAnsi="宋体" w:cs="宋体"/>
                  <w:szCs w:val="21"/>
                </w:rPr>
                <w:t>)</w:t>
              </w:r>
              <w:r>
                <w:rPr>
                  <w:rFonts w:ascii="宋体" w:hAnsi="宋体" w:cs="宋体"/>
                  <w:szCs w:val="21"/>
                </w:rPr>
                <w:t>，</w:t>
              </w:r>
              <w:r>
                <w:rPr>
                  <w:rFonts w:ascii="宋体" w:hAnsi="宋体" w:cs="宋体"/>
                  <w:szCs w:val="21"/>
                </w:rPr>
                <w:t>2025</w:t>
              </w:r>
              <w:r>
                <w:rPr>
                  <w:rFonts w:ascii="宋体" w:hAnsi="宋体" w:cs="宋体"/>
                  <w:szCs w:val="21"/>
                </w:rPr>
                <w:t>，</w:t>
              </w:r>
              <w:r>
                <w:rPr>
                  <w:rFonts w:ascii="宋体" w:hAnsi="宋体" w:cs="宋体"/>
                  <w:szCs w:val="21"/>
                </w:rPr>
                <w:t>7(1)</w:t>
              </w:r>
              <w:r>
                <w:rPr>
                  <w:rFonts w:ascii="宋体" w:hAnsi="宋体" w:cs="宋体"/>
                  <w:szCs w:val="21"/>
                </w:rPr>
                <w:t>：</w:t>
              </w:r>
              <w:r>
                <w:rPr>
                  <w:rFonts w:ascii="宋体" w:hAnsi="宋体" w:cs="宋体"/>
                  <w:szCs w:val="21"/>
                </w:rPr>
                <w:t>20-32.</w:t>
              </w:r>
            </w:ins>
          </w:p>
          <w:p w14:paraId="0D8AA30E" w14:textId="77777777" w:rsidR="00C80897" w:rsidRDefault="00C831D6">
            <w:pPr>
              <w:numPr>
                <w:ilvl w:val="255"/>
                <w:numId w:val="0"/>
              </w:numPr>
              <w:jc w:val="left"/>
              <w:rPr>
                <w:ins w:id="2093" w:author="南" w:date="2026-10-22T17:03:00Z"/>
                <w:rFonts w:ascii="宋体" w:hAnsi="宋体" w:cs="宋体" w:hint="eastAsia"/>
                <w:szCs w:val="21"/>
              </w:rPr>
            </w:pPr>
            <w:ins w:id="2094" w:author="南" w:date="2026-10-22T17:03:00Z">
              <w:r>
                <w:rPr>
                  <w:rFonts w:ascii="宋体" w:hAnsi="宋体" w:cs="宋体"/>
                  <w:szCs w:val="21"/>
                </w:rPr>
                <w:t>[7]</w:t>
              </w:r>
              <w:r>
                <w:rPr>
                  <w:rFonts w:ascii="宋体" w:hAnsi="宋体" w:cs="宋体"/>
                  <w:szCs w:val="21"/>
                </w:rPr>
                <w:t>面向知识密集型任务的检索增强生成技术综述</w:t>
              </w:r>
              <w:r>
                <w:rPr>
                  <w:rFonts w:ascii="宋体" w:hAnsi="宋体" w:cs="宋体"/>
                  <w:szCs w:val="21"/>
                </w:rPr>
                <w:t xml:space="preserve">[J]. </w:t>
              </w:r>
              <w:r>
                <w:rPr>
                  <w:rFonts w:ascii="宋体" w:hAnsi="宋体" w:cs="宋体"/>
                  <w:szCs w:val="21"/>
                </w:rPr>
                <w:t>李子骏，肖辉，李雪峰</w:t>
              </w:r>
              <w:r>
                <w:rPr>
                  <w:rFonts w:ascii="宋体" w:hAnsi="宋体" w:cs="宋体"/>
                  <w:szCs w:val="21"/>
                </w:rPr>
                <w:t xml:space="preserve">. </w:t>
              </w:r>
              <w:r>
                <w:rPr>
                  <w:rFonts w:ascii="宋体" w:hAnsi="宋体" w:cs="宋体"/>
                  <w:szCs w:val="21"/>
                </w:rPr>
                <w:t>微电子学与计算机，</w:t>
              </w:r>
              <w:r>
                <w:rPr>
                  <w:rFonts w:ascii="宋体" w:hAnsi="宋体" w:cs="宋体"/>
                  <w:szCs w:val="21"/>
                </w:rPr>
                <w:t>2025</w:t>
              </w:r>
              <w:r>
                <w:rPr>
                  <w:rFonts w:ascii="宋体" w:hAnsi="宋体" w:cs="宋体"/>
                  <w:szCs w:val="21"/>
                </w:rPr>
                <w:t>，</w:t>
              </w:r>
              <w:r>
                <w:rPr>
                  <w:rFonts w:ascii="宋体" w:hAnsi="宋体" w:cs="宋体"/>
                  <w:szCs w:val="21"/>
                </w:rPr>
                <w:t>42(10)</w:t>
              </w:r>
              <w:r>
                <w:rPr>
                  <w:rFonts w:ascii="宋体" w:hAnsi="宋体" w:cs="宋体"/>
                  <w:szCs w:val="21"/>
                </w:rPr>
                <w:t>：</w:t>
              </w:r>
              <w:r>
                <w:rPr>
                  <w:rFonts w:ascii="宋体" w:hAnsi="宋体" w:cs="宋体"/>
                  <w:szCs w:val="21"/>
                </w:rPr>
                <w:t>48-65.</w:t>
              </w:r>
            </w:ins>
          </w:p>
          <w:p w14:paraId="1A9E103A" w14:textId="77777777" w:rsidR="00C80897" w:rsidRDefault="00C831D6">
            <w:pPr>
              <w:numPr>
                <w:ilvl w:val="255"/>
                <w:numId w:val="0"/>
              </w:numPr>
              <w:jc w:val="left"/>
              <w:rPr>
                <w:ins w:id="2095" w:author="南" w:date="2026-10-22T17:03:00Z"/>
                <w:rFonts w:ascii="宋体" w:hAnsi="宋体" w:cs="宋体" w:hint="eastAsia"/>
                <w:szCs w:val="21"/>
              </w:rPr>
            </w:pPr>
            <w:ins w:id="2096" w:author="南" w:date="2026-10-22T17:03:00Z">
              <w:r>
                <w:rPr>
                  <w:rFonts w:ascii="宋体" w:hAnsi="宋体" w:cs="宋体"/>
                  <w:szCs w:val="21"/>
                </w:rPr>
                <w:t>[8]</w:t>
              </w:r>
              <w:r>
                <w:rPr>
                  <w:rFonts w:ascii="宋体" w:hAnsi="宋体" w:cs="宋体"/>
                  <w:szCs w:val="21"/>
                </w:rPr>
                <w:t>基于大型语言模型的检索增强生成综述</w:t>
              </w:r>
              <w:r>
                <w:rPr>
                  <w:rFonts w:ascii="宋体" w:hAnsi="宋体" w:cs="宋体"/>
                  <w:szCs w:val="21"/>
                </w:rPr>
                <w:t xml:space="preserve">[J]. </w:t>
              </w:r>
              <w:r>
                <w:rPr>
                  <w:rFonts w:ascii="宋体" w:hAnsi="宋体" w:cs="宋体"/>
                  <w:szCs w:val="21"/>
                </w:rPr>
                <w:t>刘雪颖，云静，李博，等</w:t>
              </w:r>
              <w:r>
                <w:rPr>
                  <w:rFonts w:ascii="宋体" w:hAnsi="宋体" w:cs="宋体"/>
                  <w:szCs w:val="21"/>
                </w:rPr>
                <w:t xml:space="preserve">. </w:t>
              </w:r>
              <w:r>
                <w:rPr>
                  <w:rFonts w:ascii="宋体" w:hAnsi="宋体" w:cs="宋体"/>
                  <w:szCs w:val="21"/>
                </w:rPr>
                <w:t>计算机工程与应用，</w:t>
              </w:r>
              <w:r>
                <w:rPr>
                  <w:rFonts w:ascii="宋体" w:hAnsi="宋体" w:cs="宋体"/>
                  <w:szCs w:val="21"/>
                </w:rPr>
                <w:t>2025</w:t>
              </w:r>
              <w:r>
                <w:rPr>
                  <w:rFonts w:ascii="宋体" w:hAnsi="宋体" w:cs="宋体"/>
                  <w:szCs w:val="21"/>
                </w:rPr>
                <w:t>，</w:t>
              </w:r>
              <w:r>
                <w:rPr>
                  <w:rFonts w:ascii="宋体" w:hAnsi="宋体" w:cs="宋体"/>
                  <w:szCs w:val="21"/>
                </w:rPr>
                <w:t>61(13)</w:t>
              </w:r>
              <w:r>
                <w:rPr>
                  <w:rFonts w:ascii="宋体" w:hAnsi="宋体" w:cs="宋体"/>
                  <w:szCs w:val="21"/>
                </w:rPr>
                <w:t>：</w:t>
              </w:r>
              <w:r>
                <w:rPr>
                  <w:rFonts w:ascii="宋体" w:hAnsi="宋体" w:cs="宋体"/>
                  <w:szCs w:val="21"/>
                </w:rPr>
                <w:t>1-25.</w:t>
              </w:r>
            </w:ins>
          </w:p>
          <w:p w14:paraId="3CE14721" w14:textId="77777777" w:rsidR="00C80897" w:rsidRDefault="00C831D6">
            <w:pPr>
              <w:numPr>
                <w:ilvl w:val="255"/>
                <w:numId w:val="0"/>
              </w:numPr>
              <w:jc w:val="left"/>
              <w:rPr>
                <w:ins w:id="2097" w:author="南" w:date="2026-10-22T17:03:00Z"/>
                <w:rFonts w:ascii="宋体" w:hAnsi="宋体" w:cs="宋体" w:hint="eastAsia"/>
                <w:szCs w:val="21"/>
              </w:rPr>
            </w:pPr>
            <w:ins w:id="2098" w:author="南" w:date="2026-10-22T17:03:00Z">
              <w:r>
                <w:rPr>
                  <w:rFonts w:ascii="宋体" w:hAnsi="宋体" w:cs="宋体"/>
                  <w:szCs w:val="21"/>
                </w:rPr>
                <w:t>[9]</w:t>
              </w:r>
              <w:r>
                <w:rPr>
                  <w:rFonts w:ascii="宋体" w:hAnsi="宋体" w:cs="宋体"/>
                  <w:szCs w:val="21"/>
                </w:rPr>
                <w:t>从</w:t>
              </w:r>
              <w:r>
                <w:rPr>
                  <w:rFonts w:ascii="宋体" w:hAnsi="宋体" w:cs="宋体"/>
                  <w:szCs w:val="21"/>
                </w:rPr>
                <w:t>RAG</w:t>
              </w:r>
              <w:r>
                <w:rPr>
                  <w:rFonts w:ascii="宋体" w:hAnsi="宋体" w:cs="宋体"/>
                  <w:szCs w:val="21"/>
                </w:rPr>
                <w:t>到</w:t>
              </w:r>
              <w:r>
                <w:rPr>
                  <w:rFonts w:ascii="宋体" w:hAnsi="宋体" w:cs="宋体"/>
                  <w:szCs w:val="21"/>
                </w:rPr>
                <w:t>SAGE</w:t>
              </w:r>
              <w:r>
                <w:rPr>
                  <w:rFonts w:ascii="宋体" w:hAnsi="宋体" w:cs="宋体"/>
                  <w:szCs w:val="21"/>
                </w:rPr>
                <w:t>：现状与展望</w:t>
              </w:r>
              <w:r>
                <w:rPr>
                  <w:rFonts w:ascii="宋体" w:hAnsi="宋体" w:cs="宋体"/>
                  <w:szCs w:val="21"/>
                </w:rPr>
                <w:t xml:space="preserve">[J]. </w:t>
              </w:r>
              <w:r>
                <w:rPr>
                  <w:rFonts w:ascii="宋体" w:hAnsi="宋体" w:cs="宋体"/>
                  <w:szCs w:val="21"/>
                </w:rPr>
                <w:t>田永林，王雨桐，王兴霞，等</w:t>
              </w:r>
              <w:r>
                <w:rPr>
                  <w:rFonts w:ascii="宋体" w:hAnsi="宋体" w:cs="宋体"/>
                  <w:szCs w:val="21"/>
                </w:rPr>
                <w:t xml:space="preserve">. </w:t>
              </w:r>
              <w:r>
                <w:rPr>
                  <w:rFonts w:ascii="宋体" w:hAnsi="宋体" w:cs="宋体"/>
                  <w:szCs w:val="21"/>
                </w:rPr>
                <w:t>自动化学报，</w:t>
              </w:r>
              <w:r>
                <w:rPr>
                  <w:rFonts w:ascii="宋体" w:hAnsi="宋体" w:cs="宋体"/>
                  <w:szCs w:val="21"/>
                </w:rPr>
                <w:t>2025</w:t>
              </w:r>
              <w:r>
                <w:rPr>
                  <w:rFonts w:ascii="宋体" w:hAnsi="宋体" w:cs="宋体"/>
                  <w:szCs w:val="21"/>
                </w:rPr>
                <w:t>，</w:t>
              </w:r>
              <w:r>
                <w:rPr>
                  <w:rFonts w:ascii="宋体" w:hAnsi="宋体" w:cs="宋体"/>
                  <w:szCs w:val="21"/>
                </w:rPr>
                <w:t>51(6)</w:t>
              </w:r>
              <w:r>
                <w:rPr>
                  <w:rFonts w:ascii="宋体" w:hAnsi="宋体" w:cs="宋体"/>
                  <w:szCs w:val="21"/>
                </w:rPr>
                <w:t>：</w:t>
              </w:r>
              <w:r>
                <w:rPr>
                  <w:rFonts w:ascii="宋体" w:hAnsi="宋体" w:cs="宋体"/>
                  <w:szCs w:val="21"/>
                </w:rPr>
                <w:t>1145-1169.</w:t>
              </w:r>
            </w:ins>
          </w:p>
          <w:p w14:paraId="29729076" w14:textId="77777777" w:rsidR="00C80897" w:rsidRDefault="00C831D6">
            <w:pPr>
              <w:numPr>
                <w:ilvl w:val="255"/>
                <w:numId w:val="0"/>
              </w:numPr>
              <w:jc w:val="left"/>
              <w:rPr>
                <w:ins w:id="2099" w:author="南" w:date="2026-10-22T17:03:00Z"/>
                <w:rFonts w:ascii="宋体" w:hAnsi="宋体" w:cs="宋体" w:hint="eastAsia"/>
                <w:szCs w:val="21"/>
              </w:rPr>
            </w:pPr>
            <w:ins w:id="2100" w:author="南" w:date="2026-10-22T17:03:00Z">
              <w:r>
                <w:rPr>
                  <w:rFonts w:ascii="宋体" w:hAnsi="宋体" w:cs="宋体"/>
                  <w:szCs w:val="21"/>
                </w:rPr>
                <w:t>[10]</w:t>
              </w:r>
              <w:r>
                <w:rPr>
                  <w:rFonts w:ascii="宋体" w:hAnsi="宋体" w:cs="宋体"/>
                  <w:szCs w:val="21"/>
                </w:rPr>
                <w:t>大模型参数高效微调方法综述：技术、趋势与挑战</w:t>
              </w:r>
              <w:r>
                <w:rPr>
                  <w:rFonts w:ascii="宋体" w:hAnsi="宋体" w:cs="宋体"/>
                  <w:szCs w:val="21"/>
                </w:rPr>
                <w:t xml:space="preserve">[J]. </w:t>
              </w:r>
              <w:r>
                <w:rPr>
                  <w:rFonts w:ascii="宋体" w:hAnsi="宋体" w:cs="宋体"/>
                  <w:szCs w:val="21"/>
                </w:rPr>
                <w:t>唐岸达，林宙辰</w:t>
              </w:r>
              <w:r>
                <w:rPr>
                  <w:rFonts w:ascii="宋体" w:hAnsi="宋体" w:cs="宋体"/>
                  <w:szCs w:val="21"/>
                </w:rPr>
                <w:t xml:space="preserve">. </w:t>
              </w:r>
              <w:r>
                <w:rPr>
                  <w:rFonts w:ascii="宋体" w:hAnsi="宋体" w:cs="宋体"/>
                  <w:szCs w:val="21"/>
                </w:rPr>
                <w:t>自动化学报，</w:t>
              </w:r>
              <w:r>
                <w:rPr>
                  <w:rFonts w:ascii="宋体" w:hAnsi="宋体" w:cs="宋体"/>
                  <w:szCs w:val="21"/>
                </w:rPr>
                <w:t>2026</w:t>
              </w:r>
              <w:r>
                <w:rPr>
                  <w:rFonts w:ascii="宋体" w:hAnsi="宋体" w:cs="宋体"/>
                  <w:szCs w:val="21"/>
                </w:rPr>
                <w:t>，</w:t>
              </w:r>
              <w:r>
                <w:rPr>
                  <w:rFonts w:ascii="宋体" w:hAnsi="宋体" w:cs="宋体"/>
                  <w:szCs w:val="21"/>
                </w:rPr>
                <w:t>52(8)</w:t>
              </w:r>
              <w:r>
                <w:rPr>
                  <w:rFonts w:ascii="宋体" w:hAnsi="宋体" w:cs="宋体"/>
                  <w:szCs w:val="21"/>
                </w:rPr>
                <w:t>：</w:t>
              </w:r>
              <w:r>
                <w:rPr>
                  <w:rFonts w:ascii="宋体" w:hAnsi="宋体" w:cs="宋体"/>
                  <w:szCs w:val="21"/>
                </w:rPr>
                <w:t>1520-1556.</w:t>
              </w:r>
            </w:ins>
          </w:p>
          <w:p w14:paraId="2B1CBFAF" w14:textId="77777777" w:rsidR="00C80897" w:rsidRDefault="00C831D6">
            <w:pPr>
              <w:numPr>
                <w:ilvl w:val="255"/>
                <w:numId w:val="0"/>
              </w:numPr>
              <w:jc w:val="left"/>
              <w:rPr>
                <w:ins w:id="2101" w:author="南" w:date="2026-10-22T17:03:00Z"/>
                <w:rFonts w:ascii="宋体" w:hAnsi="宋体" w:cs="宋体" w:hint="eastAsia"/>
                <w:szCs w:val="21"/>
              </w:rPr>
            </w:pPr>
            <w:ins w:id="2102" w:author="南" w:date="2026-10-22T17:03:00Z">
              <w:r>
                <w:rPr>
                  <w:rFonts w:ascii="宋体" w:hAnsi="宋体" w:cs="宋体"/>
                  <w:szCs w:val="21"/>
                </w:rPr>
                <w:t>[11]</w:t>
              </w:r>
              <w:r>
                <w:rPr>
                  <w:rFonts w:ascii="宋体" w:hAnsi="宋体" w:cs="宋体"/>
                  <w:szCs w:val="21"/>
                </w:rPr>
                <w:t>大语言模型参数高效微调技术综述</w:t>
              </w:r>
              <w:r>
                <w:rPr>
                  <w:rFonts w:ascii="宋体" w:hAnsi="宋体" w:cs="宋体"/>
                  <w:szCs w:val="21"/>
                </w:rPr>
                <w:t xml:space="preserve">[J]. </w:t>
              </w:r>
              <w:r>
                <w:rPr>
                  <w:rFonts w:ascii="宋体" w:hAnsi="宋体" w:cs="宋体"/>
                  <w:szCs w:val="21"/>
                </w:rPr>
                <w:t>秦董洪，李政韬，白凤波，等</w:t>
              </w:r>
              <w:r>
                <w:rPr>
                  <w:rFonts w:ascii="宋体" w:hAnsi="宋体" w:cs="宋体"/>
                  <w:szCs w:val="21"/>
                </w:rPr>
                <w:t xml:space="preserve">. </w:t>
              </w:r>
              <w:r>
                <w:rPr>
                  <w:rFonts w:ascii="宋体" w:hAnsi="宋体" w:cs="宋体"/>
                  <w:szCs w:val="21"/>
                </w:rPr>
                <w:t>计算机工程与应用，</w:t>
              </w:r>
              <w:r>
                <w:rPr>
                  <w:rFonts w:ascii="宋体" w:hAnsi="宋体" w:cs="宋体"/>
                  <w:szCs w:val="21"/>
                </w:rPr>
                <w:t>2025</w:t>
              </w:r>
              <w:r>
                <w:rPr>
                  <w:rFonts w:ascii="宋体" w:hAnsi="宋体" w:cs="宋体"/>
                  <w:szCs w:val="21"/>
                </w:rPr>
                <w:t>，</w:t>
              </w:r>
              <w:r>
                <w:rPr>
                  <w:rFonts w:ascii="宋体" w:hAnsi="宋体" w:cs="宋体"/>
                  <w:szCs w:val="21"/>
                </w:rPr>
                <w:t>61(16)</w:t>
              </w:r>
              <w:r>
                <w:rPr>
                  <w:rFonts w:ascii="宋体" w:hAnsi="宋体" w:cs="宋体"/>
                  <w:szCs w:val="21"/>
                </w:rPr>
                <w:t>：</w:t>
              </w:r>
              <w:r>
                <w:rPr>
                  <w:rFonts w:ascii="宋体" w:hAnsi="宋体" w:cs="宋体"/>
                  <w:szCs w:val="21"/>
                </w:rPr>
                <w:t>38-63.</w:t>
              </w:r>
            </w:ins>
          </w:p>
          <w:p w14:paraId="08F254A0" w14:textId="77777777" w:rsidR="00C80897" w:rsidRDefault="00C831D6">
            <w:pPr>
              <w:numPr>
                <w:ilvl w:val="255"/>
                <w:numId w:val="0"/>
              </w:numPr>
              <w:jc w:val="left"/>
              <w:rPr>
                <w:ins w:id="2103" w:author="南" w:date="2026-10-22T17:03:00Z"/>
                <w:rFonts w:ascii="宋体" w:hAnsi="宋体" w:cs="宋体" w:hint="eastAsia"/>
                <w:szCs w:val="21"/>
              </w:rPr>
            </w:pPr>
            <w:ins w:id="2104" w:author="南" w:date="2026-10-22T17:03:00Z">
              <w:r>
                <w:rPr>
                  <w:rFonts w:ascii="宋体" w:hAnsi="宋体" w:cs="宋体"/>
                  <w:szCs w:val="21"/>
                </w:rPr>
                <w:t>[12]</w:t>
              </w:r>
              <w:r>
                <w:rPr>
                  <w:rFonts w:ascii="宋体" w:hAnsi="宋体" w:cs="宋体"/>
                  <w:szCs w:val="21"/>
                </w:rPr>
                <w:t>大模型增强知识图谱的构建与推理研究综述</w:t>
              </w:r>
              <w:r>
                <w:rPr>
                  <w:rFonts w:ascii="宋体" w:hAnsi="宋体" w:cs="宋体"/>
                  <w:szCs w:val="21"/>
                </w:rPr>
                <w:t xml:space="preserve">[J]. </w:t>
              </w:r>
              <w:r>
                <w:rPr>
                  <w:rFonts w:ascii="宋体" w:hAnsi="宋体" w:cs="宋体"/>
                  <w:szCs w:val="21"/>
                </w:rPr>
                <w:t>张静，黄文锋，吴春江，等</w:t>
              </w:r>
              <w:r>
                <w:rPr>
                  <w:rFonts w:ascii="宋体" w:hAnsi="宋体" w:cs="宋体"/>
                  <w:szCs w:val="21"/>
                </w:rPr>
                <w:t xml:space="preserve">. </w:t>
              </w:r>
              <w:r>
                <w:rPr>
                  <w:rFonts w:ascii="宋体" w:hAnsi="宋体" w:cs="宋体"/>
                  <w:szCs w:val="21"/>
                </w:rPr>
                <w:t>计算机科学与探索，</w:t>
              </w:r>
              <w:r>
                <w:rPr>
                  <w:rFonts w:ascii="宋体" w:hAnsi="宋体" w:cs="宋体"/>
                  <w:szCs w:val="21"/>
                </w:rPr>
                <w:t>2025</w:t>
              </w:r>
              <w:r>
                <w:rPr>
                  <w:rFonts w:ascii="宋体" w:hAnsi="宋体" w:cs="宋体"/>
                  <w:szCs w:val="21"/>
                </w:rPr>
                <w:t>，</w:t>
              </w:r>
              <w:r>
                <w:rPr>
                  <w:rFonts w:ascii="宋体" w:hAnsi="宋体" w:cs="宋体"/>
                  <w:szCs w:val="21"/>
                </w:rPr>
                <w:t>19(11)</w:t>
              </w:r>
              <w:r>
                <w:rPr>
                  <w:rFonts w:ascii="宋体" w:hAnsi="宋体" w:cs="宋体"/>
                  <w:szCs w:val="21"/>
                </w:rPr>
                <w:t>：</w:t>
              </w:r>
              <w:r>
                <w:rPr>
                  <w:rFonts w:ascii="宋体" w:hAnsi="宋体" w:cs="宋体"/>
                  <w:szCs w:val="21"/>
                </w:rPr>
                <w:t>2855-2872.</w:t>
              </w:r>
            </w:ins>
          </w:p>
          <w:p w14:paraId="53A52C81" w14:textId="77777777" w:rsidR="00C80897" w:rsidRDefault="00C831D6">
            <w:pPr>
              <w:numPr>
                <w:ilvl w:val="255"/>
                <w:numId w:val="0"/>
              </w:numPr>
              <w:jc w:val="left"/>
              <w:rPr>
                <w:ins w:id="2105" w:author="南" w:date="2026-10-22T17:03:00Z"/>
                <w:rFonts w:ascii="宋体" w:hAnsi="宋体" w:cs="宋体" w:hint="eastAsia"/>
                <w:szCs w:val="21"/>
              </w:rPr>
            </w:pPr>
            <w:ins w:id="2106" w:author="南" w:date="2026-10-22T17:03:00Z">
              <w:r>
                <w:rPr>
                  <w:rFonts w:ascii="宋体" w:hAnsi="宋体" w:cs="宋体"/>
                  <w:szCs w:val="21"/>
                </w:rPr>
                <w:t>[13]</w:t>
              </w:r>
              <w:r>
                <w:rPr>
                  <w:rFonts w:ascii="宋体" w:hAnsi="宋体" w:cs="宋体"/>
                  <w:szCs w:val="21"/>
                </w:rPr>
                <w:t>多智能体大模型在农业中的应用研究与展望</w:t>
              </w:r>
              <w:r>
                <w:rPr>
                  <w:rFonts w:ascii="宋体" w:hAnsi="宋体" w:cs="宋体"/>
                  <w:szCs w:val="21"/>
                </w:rPr>
                <w:t xml:space="preserve">[J]. </w:t>
              </w:r>
              <w:r>
                <w:rPr>
                  <w:rFonts w:ascii="宋体" w:hAnsi="宋体" w:cs="宋体"/>
                  <w:szCs w:val="21"/>
                </w:rPr>
                <w:t>赵莹萍，梁锦名，陈贝章，等</w:t>
              </w:r>
              <w:r>
                <w:rPr>
                  <w:rFonts w:ascii="宋体" w:hAnsi="宋体" w:cs="宋体"/>
                  <w:szCs w:val="21"/>
                </w:rPr>
                <w:t xml:space="preserve">. </w:t>
              </w:r>
              <w:r>
                <w:rPr>
                  <w:rFonts w:ascii="宋体" w:hAnsi="宋体" w:cs="宋体"/>
                  <w:szCs w:val="21"/>
                </w:rPr>
                <w:t>智慧农业</w:t>
              </w:r>
              <w:r>
                <w:rPr>
                  <w:rFonts w:ascii="宋体" w:hAnsi="宋体" w:cs="宋体"/>
                  <w:szCs w:val="21"/>
                </w:rPr>
                <w:t>(</w:t>
              </w:r>
              <w:r>
                <w:rPr>
                  <w:rFonts w:ascii="宋体" w:hAnsi="宋体" w:cs="宋体"/>
                  <w:szCs w:val="21"/>
                </w:rPr>
                <w:t>中英文</w:t>
              </w:r>
              <w:r>
                <w:rPr>
                  <w:rFonts w:ascii="宋体" w:hAnsi="宋体" w:cs="宋体"/>
                  <w:szCs w:val="21"/>
                </w:rPr>
                <w:t>)</w:t>
              </w:r>
              <w:r>
                <w:rPr>
                  <w:rFonts w:ascii="宋体" w:hAnsi="宋体" w:cs="宋体"/>
                  <w:szCs w:val="21"/>
                </w:rPr>
                <w:t>，</w:t>
              </w:r>
              <w:r>
                <w:rPr>
                  <w:rFonts w:ascii="宋体" w:hAnsi="宋体" w:cs="宋体"/>
                  <w:szCs w:val="21"/>
                </w:rPr>
                <w:t>2025</w:t>
              </w:r>
              <w:r>
                <w:rPr>
                  <w:rFonts w:ascii="宋体" w:hAnsi="宋体" w:cs="宋体"/>
                  <w:szCs w:val="21"/>
                </w:rPr>
                <w:t>，</w:t>
              </w:r>
              <w:r>
                <w:rPr>
                  <w:rFonts w:ascii="宋体" w:hAnsi="宋体" w:cs="宋体"/>
                  <w:szCs w:val="21"/>
                </w:rPr>
                <w:t>7(5)</w:t>
              </w:r>
              <w:r>
                <w:rPr>
                  <w:rFonts w:ascii="宋体" w:hAnsi="宋体" w:cs="宋体"/>
                  <w:szCs w:val="21"/>
                </w:rPr>
                <w:t>：</w:t>
              </w:r>
              <w:r>
                <w:rPr>
                  <w:rFonts w:ascii="宋体" w:hAnsi="宋体" w:cs="宋体"/>
                  <w:szCs w:val="21"/>
                </w:rPr>
                <w:t>37-51.</w:t>
              </w:r>
            </w:ins>
          </w:p>
          <w:p w14:paraId="02A93B6A" w14:textId="77777777" w:rsidR="00C80897" w:rsidRDefault="00C831D6">
            <w:pPr>
              <w:numPr>
                <w:ilvl w:val="255"/>
                <w:numId w:val="0"/>
              </w:numPr>
              <w:jc w:val="left"/>
              <w:rPr>
                <w:ins w:id="2107" w:author="南" w:date="2026-10-22T17:03:00Z"/>
                <w:rFonts w:ascii="宋体" w:hAnsi="宋体" w:cs="宋体" w:hint="eastAsia"/>
                <w:szCs w:val="21"/>
              </w:rPr>
            </w:pPr>
            <w:ins w:id="2108" w:author="南" w:date="2026-10-22T17:03:00Z">
              <w:r>
                <w:rPr>
                  <w:rFonts w:ascii="宋体" w:hAnsi="宋体" w:cs="宋体"/>
                  <w:szCs w:val="21"/>
                </w:rPr>
                <w:t>[14]</w:t>
              </w:r>
              <w:r>
                <w:rPr>
                  <w:rFonts w:ascii="宋体" w:hAnsi="宋体" w:cs="宋体"/>
                  <w:szCs w:val="21"/>
                </w:rPr>
                <w:t>大语言模型的工具使用综述</w:t>
              </w:r>
              <w:r>
                <w:rPr>
                  <w:rFonts w:ascii="宋体" w:hAnsi="宋体" w:cs="宋体"/>
                  <w:szCs w:val="21"/>
                </w:rPr>
                <w:t xml:space="preserve">[J]. </w:t>
              </w:r>
              <w:r>
                <w:rPr>
                  <w:rFonts w:ascii="宋体" w:hAnsi="宋体" w:cs="宋体"/>
                  <w:szCs w:val="21"/>
                </w:rPr>
                <w:t>郑逸宁，余镇，李不凡，等</w:t>
              </w:r>
              <w:r>
                <w:rPr>
                  <w:rFonts w:ascii="宋体" w:hAnsi="宋体" w:cs="宋体"/>
                  <w:szCs w:val="21"/>
                </w:rPr>
                <w:t xml:space="preserve">. </w:t>
              </w:r>
              <w:r>
                <w:rPr>
                  <w:rFonts w:ascii="宋体" w:hAnsi="宋体" w:cs="宋体"/>
                  <w:szCs w:val="21"/>
                </w:rPr>
                <w:t>自动化学报，</w:t>
              </w:r>
              <w:r>
                <w:rPr>
                  <w:rFonts w:ascii="宋体" w:hAnsi="宋体" w:cs="宋体"/>
                  <w:szCs w:val="21"/>
                </w:rPr>
                <w:t>2025</w:t>
              </w:r>
              <w:r>
                <w:rPr>
                  <w:rFonts w:ascii="宋体" w:hAnsi="宋体" w:cs="宋体"/>
                  <w:szCs w:val="21"/>
                </w:rPr>
                <w:t>，</w:t>
              </w:r>
              <w:r>
                <w:rPr>
                  <w:rFonts w:ascii="宋体" w:hAnsi="宋体" w:cs="宋体"/>
                  <w:szCs w:val="21"/>
                </w:rPr>
                <w:t>51(11)</w:t>
              </w:r>
              <w:r>
                <w:rPr>
                  <w:rFonts w:ascii="宋体" w:hAnsi="宋体" w:cs="宋体"/>
                  <w:szCs w:val="21"/>
                </w:rPr>
                <w:t>：</w:t>
              </w:r>
              <w:r>
                <w:rPr>
                  <w:rFonts w:ascii="宋体" w:hAnsi="宋体" w:cs="宋体"/>
                  <w:szCs w:val="21"/>
                </w:rPr>
                <w:t>2371-2386.</w:t>
              </w:r>
            </w:ins>
          </w:p>
          <w:p w14:paraId="31591039" w14:textId="77777777" w:rsidR="00C80897" w:rsidRDefault="00C831D6">
            <w:pPr>
              <w:numPr>
                <w:ilvl w:val="255"/>
                <w:numId w:val="0"/>
              </w:numPr>
              <w:jc w:val="left"/>
              <w:rPr>
                <w:ins w:id="2109" w:author="南" w:date="2026-10-22T17:03:00Z"/>
                <w:rFonts w:ascii="宋体" w:hAnsi="宋体" w:cs="宋体" w:hint="eastAsia"/>
                <w:szCs w:val="21"/>
              </w:rPr>
            </w:pPr>
            <w:ins w:id="2110" w:author="南" w:date="2026-10-22T17:03:00Z">
              <w:r>
                <w:rPr>
                  <w:rFonts w:ascii="宋体" w:hAnsi="宋体" w:cs="宋体"/>
                  <w:szCs w:val="21"/>
                </w:rPr>
                <w:t>[15]</w:t>
              </w:r>
              <w:r>
                <w:rPr>
                  <w:rFonts w:ascii="宋体" w:hAnsi="宋体" w:cs="宋体"/>
                  <w:szCs w:val="21"/>
                </w:rPr>
                <w:t>大语言模型的幻觉问题研究综述</w:t>
              </w:r>
              <w:r>
                <w:rPr>
                  <w:rFonts w:ascii="宋体" w:hAnsi="宋体" w:cs="宋体"/>
                  <w:szCs w:val="21"/>
                </w:rPr>
                <w:t xml:space="preserve">[J]. </w:t>
              </w:r>
              <w:r>
                <w:rPr>
                  <w:rFonts w:ascii="宋体" w:hAnsi="宋体" w:cs="宋体"/>
                  <w:szCs w:val="21"/>
                </w:rPr>
                <w:t>刘泽垣，王鹏江，宋晓斌，等</w:t>
              </w:r>
              <w:r>
                <w:rPr>
                  <w:rFonts w:ascii="宋体" w:hAnsi="宋体" w:cs="宋体"/>
                  <w:szCs w:val="21"/>
                </w:rPr>
                <w:t xml:space="preserve">. </w:t>
              </w:r>
              <w:r>
                <w:rPr>
                  <w:rFonts w:ascii="宋体" w:hAnsi="宋体" w:cs="宋体"/>
                  <w:szCs w:val="21"/>
                </w:rPr>
                <w:t>软件学报，</w:t>
              </w:r>
              <w:r>
                <w:rPr>
                  <w:rFonts w:ascii="宋体" w:hAnsi="宋体" w:cs="宋体"/>
                  <w:szCs w:val="21"/>
                </w:rPr>
                <w:t>2025</w:t>
              </w:r>
              <w:r>
                <w:rPr>
                  <w:rFonts w:ascii="宋体" w:hAnsi="宋体" w:cs="宋体"/>
                  <w:szCs w:val="21"/>
                </w:rPr>
                <w:t>，</w:t>
              </w:r>
              <w:r>
                <w:rPr>
                  <w:rFonts w:ascii="宋体" w:hAnsi="宋体" w:cs="宋体"/>
                  <w:szCs w:val="21"/>
                </w:rPr>
                <w:t>36(3)</w:t>
              </w:r>
              <w:r>
                <w:rPr>
                  <w:rFonts w:ascii="宋体" w:hAnsi="宋体" w:cs="宋体"/>
                  <w:szCs w:val="21"/>
                </w:rPr>
                <w:t>：</w:t>
              </w:r>
              <w:r>
                <w:rPr>
                  <w:rFonts w:ascii="宋体" w:hAnsi="宋体" w:cs="宋体"/>
                  <w:szCs w:val="21"/>
                </w:rPr>
                <w:t>1152-1185.</w:t>
              </w:r>
            </w:ins>
          </w:p>
          <w:p w14:paraId="40D035D3" w14:textId="77777777" w:rsidR="00C80897" w:rsidRDefault="00C831D6">
            <w:pPr>
              <w:numPr>
                <w:ilvl w:val="255"/>
                <w:numId w:val="0"/>
              </w:numPr>
              <w:jc w:val="left"/>
              <w:rPr>
                <w:ins w:id="2111" w:author="南" w:date="2026-10-22T17:03:00Z"/>
                <w:rFonts w:ascii="宋体" w:hAnsi="宋体" w:cs="宋体" w:hint="eastAsia"/>
                <w:szCs w:val="21"/>
              </w:rPr>
            </w:pPr>
            <w:ins w:id="2112" w:author="南" w:date="2026-10-22T17:03:00Z">
              <w:r>
                <w:rPr>
                  <w:rFonts w:ascii="宋体" w:hAnsi="宋体" w:cs="宋体"/>
                  <w:szCs w:val="21"/>
                </w:rPr>
                <w:t>[16]</w:t>
              </w:r>
              <w:r>
                <w:rPr>
                  <w:rFonts w:ascii="宋体" w:hAnsi="宋体" w:cs="宋体"/>
                  <w:szCs w:val="21"/>
                </w:rPr>
                <w:t>结构化思维提示增强大语言模型推理能力综述</w:t>
              </w:r>
              <w:r>
                <w:rPr>
                  <w:rFonts w:ascii="宋体" w:hAnsi="宋体" w:cs="宋体"/>
                  <w:szCs w:val="21"/>
                </w:rPr>
                <w:t xml:space="preserve">[J]. </w:t>
              </w:r>
              <w:r>
                <w:rPr>
                  <w:rFonts w:ascii="宋体" w:hAnsi="宋体" w:cs="宋体"/>
                  <w:szCs w:val="21"/>
                </w:rPr>
                <w:t>陶江垚，奚雪峰，盛</w:t>
              </w:r>
              <w:r>
                <w:rPr>
                  <w:rFonts w:ascii="宋体" w:hAnsi="宋体" w:cs="宋体"/>
                  <w:szCs w:val="21"/>
                </w:rPr>
                <w:lastRenderedPageBreak/>
                <w:t>胜利，等</w:t>
              </w:r>
              <w:r>
                <w:rPr>
                  <w:rFonts w:ascii="宋体" w:hAnsi="宋体" w:cs="宋体"/>
                  <w:szCs w:val="21"/>
                </w:rPr>
                <w:t xml:space="preserve">. </w:t>
              </w:r>
              <w:r>
                <w:rPr>
                  <w:rFonts w:ascii="宋体" w:hAnsi="宋体" w:cs="宋体"/>
                  <w:szCs w:val="21"/>
                </w:rPr>
                <w:t>计算机工程与应用，</w:t>
              </w:r>
              <w:r>
                <w:rPr>
                  <w:rFonts w:ascii="宋体" w:hAnsi="宋体" w:cs="宋体"/>
                  <w:szCs w:val="21"/>
                </w:rPr>
                <w:t>2025</w:t>
              </w:r>
              <w:r>
                <w:rPr>
                  <w:rFonts w:ascii="宋体" w:hAnsi="宋体" w:cs="宋体"/>
                  <w:szCs w:val="21"/>
                </w:rPr>
                <w:t>，</w:t>
              </w:r>
              <w:r>
                <w:rPr>
                  <w:rFonts w:ascii="宋体" w:hAnsi="宋体" w:cs="宋体"/>
                  <w:szCs w:val="21"/>
                </w:rPr>
                <w:t>61(6)</w:t>
              </w:r>
              <w:r>
                <w:rPr>
                  <w:rFonts w:ascii="宋体" w:hAnsi="宋体" w:cs="宋体"/>
                  <w:szCs w:val="21"/>
                </w:rPr>
                <w:t>：</w:t>
              </w:r>
              <w:r>
                <w:rPr>
                  <w:rFonts w:ascii="宋体" w:hAnsi="宋体" w:cs="宋体"/>
                  <w:szCs w:val="21"/>
                </w:rPr>
                <w:t>64-83.</w:t>
              </w:r>
            </w:ins>
          </w:p>
          <w:p w14:paraId="0EADA557" w14:textId="77777777" w:rsidR="00C80897" w:rsidRDefault="00C831D6">
            <w:pPr>
              <w:numPr>
                <w:ilvl w:val="255"/>
                <w:numId w:val="0"/>
              </w:numPr>
              <w:jc w:val="left"/>
              <w:rPr>
                <w:ins w:id="2113" w:author="南" w:date="2026-10-22T17:03:00Z"/>
                <w:rFonts w:ascii="宋体" w:hAnsi="宋体" w:cs="宋体" w:hint="eastAsia"/>
                <w:szCs w:val="21"/>
              </w:rPr>
            </w:pPr>
            <w:ins w:id="2114" w:author="南" w:date="2026-10-22T17:03:00Z">
              <w:r>
                <w:rPr>
                  <w:rFonts w:ascii="宋体" w:hAnsi="宋体" w:cs="宋体"/>
                  <w:szCs w:val="21"/>
                </w:rPr>
                <w:t>[17]</w:t>
              </w:r>
              <w:r>
                <w:rPr>
                  <w:rFonts w:ascii="宋体" w:hAnsi="宋体" w:cs="宋体"/>
                  <w:szCs w:val="21"/>
                </w:rPr>
                <w:t>基于多模态融合大模型架构</w:t>
              </w:r>
              <w:r>
                <w:rPr>
                  <w:rFonts w:ascii="宋体" w:hAnsi="宋体" w:cs="宋体"/>
                  <w:szCs w:val="21"/>
                </w:rPr>
                <w:t>Agri-QA Net</w:t>
              </w:r>
              <w:r>
                <w:rPr>
                  <w:rFonts w:ascii="宋体" w:hAnsi="宋体" w:cs="宋体"/>
                  <w:szCs w:val="21"/>
                </w:rPr>
                <w:t>的作物知识问答系统</w:t>
              </w:r>
              <w:r>
                <w:rPr>
                  <w:rFonts w:ascii="宋体" w:hAnsi="宋体" w:cs="宋体"/>
                  <w:szCs w:val="21"/>
                </w:rPr>
                <w:t xml:space="preserve">[J]. </w:t>
              </w:r>
              <w:r>
                <w:rPr>
                  <w:rFonts w:ascii="宋体" w:hAnsi="宋体" w:cs="宋体"/>
                  <w:szCs w:val="21"/>
                </w:rPr>
                <w:t>吴华瑞，赵春江，李静晨</w:t>
              </w:r>
              <w:r>
                <w:rPr>
                  <w:rFonts w:ascii="宋体" w:hAnsi="宋体" w:cs="宋体"/>
                  <w:szCs w:val="21"/>
                </w:rPr>
                <w:t xml:space="preserve">. </w:t>
              </w:r>
              <w:r>
                <w:rPr>
                  <w:rFonts w:ascii="宋体" w:hAnsi="宋体" w:cs="宋体"/>
                  <w:szCs w:val="21"/>
                </w:rPr>
                <w:t>智慧农业</w:t>
              </w:r>
              <w:r>
                <w:rPr>
                  <w:rFonts w:ascii="宋体" w:hAnsi="宋体" w:cs="宋体"/>
                  <w:szCs w:val="21"/>
                </w:rPr>
                <w:t>(</w:t>
              </w:r>
              <w:r>
                <w:rPr>
                  <w:rFonts w:ascii="宋体" w:hAnsi="宋体" w:cs="宋体"/>
                  <w:szCs w:val="21"/>
                </w:rPr>
                <w:t>中英文</w:t>
              </w:r>
              <w:r>
                <w:rPr>
                  <w:rFonts w:ascii="宋体" w:hAnsi="宋体" w:cs="宋体"/>
                  <w:szCs w:val="21"/>
                </w:rPr>
                <w:t>)</w:t>
              </w:r>
              <w:r>
                <w:rPr>
                  <w:rFonts w:ascii="宋体" w:hAnsi="宋体" w:cs="宋体"/>
                  <w:szCs w:val="21"/>
                </w:rPr>
                <w:t>，</w:t>
              </w:r>
              <w:r>
                <w:rPr>
                  <w:rFonts w:ascii="宋体" w:hAnsi="宋体" w:cs="宋体"/>
                  <w:szCs w:val="21"/>
                </w:rPr>
                <w:t>2025</w:t>
              </w:r>
              <w:r>
                <w:rPr>
                  <w:rFonts w:ascii="宋体" w:hAnsi="宋体" w:cs="宋体"/>
                  <w:szCs w:val="21"/>
                </w:rPr>
                <w:t>，</w:t>
              </w:r>
              <w:r>
                <w:rPr>
                  <w:rFonts w:ascii="宋体" w:hAnsi="宋体" w:cs="宋体"/>
                  <w:szCs w:val="21"/>
                </w:rPr>
                <w:t>7(1)</w:t>
              </w:r>
              <w:r>
                <w:rPr>
                  <w:rFonts w:ascii="宋体" w:hAnsi="宋体" w:cs="宋体"/>
                  <w:szCs w:val="21"/>
                </w:rPr>
                <w:t>：</w:t>
              </w:r>
              <w:r>
                <w:rPr>
                  <w:rFonts w:ascii="宋体" w:hAnsi="宋体" w:cs="宋体"/>
                  <w:szCs w:val="21"/>
                </w:rPr>
                <w:t>1-10.</w:t>
              </w:r>
            </w:ins>
          </w:p>
          <w:p w14:paraId="36ACAB3C" w14:textId="77777777" w:rsidR="00C80897" w:rsidRDefault="00C831D6">
            <w:pPr>
              <w:numPr>
                <w:ilvl w:val="255"/>
                <w:numId w:val="0"/>
              </w:numPr>
              <w:jc w:val="left"/>
              <w:rPr>
                <w:ins w:id="2115" w:author="南" w:date="2026-10-22T17:03:00Z"/>
                <w:rFonts w:ascii="宋体" w:hAnsi="宋体" w:cs="宋体" w:hint="eastAsia"/>
                <w:szCs w:val="21"/>
              </w:rPr>
            </w:pPr>
            <w:ins w:id="2116" w:author="南" w:date="2026-10-22T17:03:00Z">
              <w:r>
                <w:rPr>
                  <w:rFonts w:ascii="宋体" w:hAnsi="宋体" w:cs="宋体"/>
                  <w:szCs w:val="21"/>
                </w:rPr>
                <w:t>[18]</w:t>
              </w:r>
              <w:r>
                <w:rPr>
                  <w:rFonts w:ascii="宋体" w:hAnsi="宋体" w:cs="宋体"/>
                  <w:szCs w:val="21"/>
                </w:rPr>
                <w:t>多模态与文本预训练模型的文本嵌入差异研究</w:t>
              </w:r>
              <w:r>
                <w:rPr>
                  <w:rFonts w:ascii="宋体" w:hAnsi="宋体" w:cs="宋体"/>
                  <w:szCs w:val="21"/>
                </w:rPr>
                <w:t xml:space="preserve">[J]. </w:t>
              </w:r>
              <w:r>
                <w:rPr>
                  <w:rFonts w:ascii="宋体" w:hAnsi="宋体" w:cs="宋体"/>
                  <w:szCs w:val="21"/>
                </w:rPr>
                <w:t>孙宇冲，程曦苇，宋睿华，等</w:t>
              </w:r>
              <w:r>
                <w:rPr>
                  <w:rFonts w:ascii="宋体" w:hAnsi="宋体" w:cs="宋体"/>
                  <w:szCs w:val="21"/>
                </w:rPr>
                <w:t xml:space="preserve">. </w:t>
              </w:r>
              <w:r>
                <w:rPr>
                  <w:rFonts w:ascii="宋体" w:hAnsi="宋体" w:cs="宋体"/>
                  <w:szCs w:val="21"/>
                </w:rPr>
                <w:t>北京大学学报</w:t>
              </w:r>
              <w:r>
                <w:rPr>
                  <w:rFonts w:ascii="宋体" w:hAnsi="宋体" w:cs="宋体"/>
                  <w:szCs w:val="21"/>
                </w:rPr>
                <w:t>(</w:t>
              </w:r>
              <w:r>
                <w:rPr>
                  <w:rFonts w:ascii="宋体" w:hAnsi="宋体" w:cs="宋体"/>
                  <w:szCs w:val="21"/>
                </w:rPr>
                <w:t>自然科学版</w:t>
              </w:r>
              <w:r>
                <w:rPr>
                  <w:rFonts w:ascii="宋体" w:hAnsi="宋体" w:cs="宋体"/>
                  <w:szCs w:val="21"/>
                </w:rPr>
                <w:t>)</w:t>
              </w:r>
              <w:r>
                <w:rPr>
                  <w:rFonts w:ascii="宋体" w:hAnsi="宋体" w:cs="宋体"/>
                  <w:szCs w:val="21"/>
                </w:rPr>
                <w:t>，</w:t>
              </w:r>
              <w:r>
                <w:rPr>
                  <w:rFonts w:ascii="宋体" w:hAnsi="宋体" w:cs="宋体"/>
                  <w:szCs w:val="21"/>
                </w:rPr>
                <w:t>2023</w:t>
              </w:r>
              <w:r>
                <w:rPr>
                  <w:rFonts w:ascii="宋体" w:hAnsi="宋体" w:cs="宋体"/>
                  <w:szCs w:val="21"/>
                </w:rPr>
                <w:t>，</w:t>
              </w:r>
              <w:r>
                <w:rPr>
                  <w:rFonts w:ascii="宋体" w:hAnsi="宋体" w:cs="宋体"/>
                  <w:szCs w:val="21"/>
                </w:rPr>
                <w:t>59(1)</w:t>
              </w:r>
              <w:r>
                <w:rPr>
                  <w:rFonts w:ascii="宋体" w:hAnsi="宋体" w:cs="宋体"/>
                  <w:szCs w:val="21"/>
                </w:rPr>
                <w:t>：</w:t>
              </w:r>
              <w:r>
                <w:rPr>
                  <w:rFonts w:ascii="宋体" w:hAnsi="宋体" w:cs="宋体"/>
                  <w:szCs w:val="21"/>
                </w:rPr>
                <w:t>48-56.</w:t>
              </w:r>
            </w:ins>
          </w:p>
          <w:p w14:paraId="1931F238" w14:textId="77777777" w:rsidR="00C80897" w:rsidRDefault="00C831D6">
            <w:pPr>
              <w:numPr>
                <w:ilvl w:val="255"/>
                <w:numId w:val="0"/>
              </w:numPr>
              <w:jc w:val="left"/>
              <w:rPr>
                <w:ins w:id="2117" w:author="南" w:date="2026-10-22T17:03:00Z"/>
                <w:rFonts w:ascii="宋体" w:hAnsi="宋体" w:cs="宋体" w:hint="eastAsia"/>
                <w:szCs w:val="21"/>
              </w:rPr>
            </w:pPr>
            <w:ins w:id="2118" w:author="南" w:date="2026-10-22T17:03:00Z">
              <w:r>
                <w:rPr>
                  <w:rFonts w:ascii="宋体" w:hAnsi="宋体" w:cs="宋体"/>
                  <w:szCs w:val="21"/>
                </w:rPr>
                <w:t>[19]</w:t>
              </w:r>
              <w:r>
                <w:rPr>
                  <w:rFonts w:ascii="宋体" w:hAnsi="宋体" w:cs="宋体"/>
                  <w:szCs w:val="21"/>
                </w:rPr>
                <w:t>多模态信息抽取研究综述</w:t>
              </w:r>
              <w:r>
                <w:rPr>
                  <w:rFonts w:ascii="宋体" w:hAnsi="宋体" w:cs="宋体"/>
                  <w:szCs w:val="21"/>
                </w:rPr>
                <w:t xml:space="preserve">[J]. </w:t>
              </w:r>
              <w:r>
                <w:rPr>
                  <w:rFonts w:ascii="宋体" w:hAnsi="宋体" w:cs="宋体"/>
                  <w:szCs w:val="21"/>
                </w:rPr>
                <w:t>王永胜，李培峰，王中卿，等</w:t>
              </w:r>
              <w:r>
                <w:rPr>
                  <w:rFonts w:ascii="宋体" w:hAnsi="宋体" w:cs="宋体"/>
                  <w:szCs w:val="21"/>
                </w:rPr>
                <w:t xml:space="preserve">. </w:t>
              </w:r>
              <w:r>
                <w:rPr>
                  <w:rFonts w:ascii="宋体" w:hAnsi="宋体" w:cs="宋体"/>
                  <w:szCs w:val="21"/>
                </w:rPr>
                <w:t>软件学报，</w:t>
              </w:r>
              <w:r>
                <w:rPr>
                  <w:rFonts w:ascii="宋体" w:hAnsi="宋体" w:cs="宋体"/>
                  <w:szCs w:val="21"/>
                </w:rPr>
                <w:t>2025</w:t>
              </w:r>
              <w:r>
                <w:rPr>
                  <w:rFonts w:ascii="宋体" w:hAnsi="宋体" w:cs="宋体"/>
                  <w:szCs w:val="21"/>
                </w:rPr>
                <w:t>，</w:t>
              </w:r>
              <w:r>
                <w:rPr>
                  <w:rFonts w:ascii="宋体" w:hAnsi="宋体" w:cs="宋体"/>
                  <w:szCs w:val="21"/>
                </w:rPr>
                <w:t>36(4)</w:t>
              </w:r>
              <w:r>
                <w:rPr>
                  <w:rFonts w:ascii="宋体" w:hAnsi="宋体" w:cs="宋体"/>
                  <w:szCs w:val="21"/>
                </w:rPr>
                <w:t>：</w:t>
              </w:r>
              <w:r>
                <w:rPr>
                  <w:rFonts w:ascii="宋体" w:hAnsi="宋体" w:cs="宋体"/>
                  <w:szCs w:val="21"/>
                </w:rPr>
                <w:t>1665-1691.</w:t>
              </w:r>
            </w:ins>
          </w:p>
          <w:p w14:paraId="2C260485" w14:textId="77777777" w:rsidR="00C80897" w:rsidRDefault="00C831D6">
            <w:pPr>
              <w:numPr>
                <w:ilvl w:val="255"/>
                <w:numId w:val="0"/>
              </w:numPr>
              <w:jc w:val="left"/>
              <w:rPr>
                <w:ins w:id="2119" w:author="南" w:date="2026-10-22T17:03:00Z"/>
                <w:rFonts w:ascii="宋体" w:hAnsi="宋体" w:cs="宋体" w:hint="eastAsia"/>
                <w:szCs w:val="21"/>
              </w:rPr>
            </w:pPr>
            <w:ins w:id="2120" w:author="南" w:date="2026-10-22T17:03:00Z">
              <w:r>
                <w:rPr>
                  <w:rFonts w:ascii="宋体" w:hAnsi="宋体" w:cs="宋体"/>
                  <w:szCs w:val="21"/>
                </w:rPr>
                <w:t>[20]</w:t>
              </w:r>
              <w:r>
                <w:rPr>
                  <w:rFonts w:ascii="宋体" w:hAnsi="宋体" w:cs="宋体"/>
                  <w:szCs w:val="21"/>
                </w:rPr>
                <w:t>多模态大模型安全研究进展</w:t>
              </w:r>
              <w:r>
                <w:rPr>
                  <w:rFonts w:ascii="宋体" w:hAnsi="宋体" w:cs="宋体"/>
                  <w:szCs w:val="21"/>
                </w:rPr>
                <w:t xml:space="preserve">[J]. </w:t>
              </w:r>
              <w:r>
                <w:rPr>
                  <w:rFonts w:ascii="宋体" w:hAnsi="宋体" w:cs="宋体"/>
                  <w:szCs w:val="21"/>
                </w:rPr>
                <w:t>郭园方，余梓彤，刘艾杉，等</w:t>
              </w:r>
              <w:r>
                <w:rPr>
                  <w:rFonts w:ascii="宋体" w:hAnsi="宋体" w:cs="宋体"/>
                  <w:szCs w:val="21"/>
                </w:rPr>
                <w:t xml:space="preserve">. </w:t>
              </w:r>
              <w:r>
                <w:rPr>
                  <w:rFonts w:ascii="宋体" w:hAnsi="宋体" w:cs="宋体"/>
                  <w:szCs w:val="21"/>
                </w:rPr>
                <w:t>中国图象图形学报，</w:t>
              </w:r>
              <w:r>
                <w:rPr>
                  <w:rFonts w:ascii="宋体" w:hAnsi="宋体" w:cs="宋体"/>
                  <w:szCs w:val="21"/>
                </w:rPr>
                <w:t>2025</w:t>
              </w:r>
              <w:r>
                <w:rPr>
                  <w:rFonts w:ascii="宋体" w:hAnsi="宋体" w:cs="宋体"/>
                  <w:szCs w:val="21"/>
                </w:rPr>
                <w:t>，</w:t>
              </w:r>
              <w:r>
                <w:rPr>
                  <w:rFonts w:ascii="宋体" w:hAnsi="宋体" w:cs="宋体"/>
                  <w:szCs w:val="21"/>
                </w:rPr>
                <w:t>30(6)</w:t>
              </w:r>
              <w:r>
                <w:rPr>
                  <w:rFonts w:ascii="宋体" w:hAnsi="宋体" w:cs="宋体"/>
                  <w:szCs w:val="21"/>
                </w:rPr>
                <w:t>：</w:t>
              </w:r>
              <w:r>
                <w:rPr>
                  <w:rFonts w:ascii="宋体" w:hAnsi="宋体" w:cs="宋体"/>
                  <w:szCs w:val="21"/>
                </w:rPr>
                <w:t>2051-2081.</w:t>
              </w:r>
            </w:ins>
          </w:p>
          <w:p w14:paraId="4988224E" w14:textId="77777777" w:rsidR="00C80897" w:rsidRPr="00C80897" w:rsidRDefault="00C80897" w:rsidP="00C80897">
            <w:pPr>
              <w:numPr>
                <w:ilvl w:val="255"/>
                <w:numId w:val="0"/>
              </w:numPr>
              <w:jc w:val="left"/>
              <w:rPr>
                <w:ins w:id="2121" w:author="南" w:date="2026-10-22T16:47:00Z"/>
                <w:rFonts w:ascii="宋体" w:hAnsi="宋体" w:cs="宋体" w:hint="eastAsia"/>
                <w:szCs w:val="21"/>
                <w:rPrChange w:id="2122" w:author="南" w:date="2026-10-22T16:50:00Z">
                  <w:rPr>
                    <w:ins w:id="2123" w:author="南" w:date="2026-10-22T16:47:00Z"/>
                    <w:rFonts w:ascii="宋体" w:hAnsi="宋体" w:cs="宋体" w:hint="eastAsia"/>
                    <w:sz w:val="24"/>
                  </w:rPr>
                </w:rPrChange>
              </w:rPr>
              <w:pPrChange w:id="2124" w:author="南" w:date="2026-10-22T16:51:00Z">
                <w:pPr>
                  <w:numPr>
                    <w:ilvl w:val="255"/>
                  </w:numPr>
                  <w:spacing w:line="360" w:lineRule="auto"/>
                  <w:jc w:val="left"/>
                </w:pPr>
              </w:pPrChange>
            </w:pPr>
          </w:p>
          <w:p w14:paraId="0698E8D3" w14:textId="77777777" w:rsidR="00C80897" w:rsidRPr="00C80897" w:rsidRDefault="00C80897" w:rsidP="00C80897">
            <w:pPr>
              <w:numPr>
                <w:ilvl w:val="255"/>
                <w:numId w:val="0"/>
              </w:numPr>
              <w:jc w:val="left"/>
              <w:rPr>
                <w:ins w:id="2125" w:author="南" w:date="2026-10-22T16:46:00Z"/>
                <w:rFonts w:ascii="宋体" w:hAnsi="宋体" w:cs="宋体" w:hint="eastAsia"/>
                <w:szCs w:val="21"/>
                <w:rPrChange w:id="2126" w:author="南" w:date="2026-10-22T16:50:00Z">
                  <w:rPr>
                    <w:ins w:id="2127" w:author="南" w:date="2026-10-22T16:46:00Z"/>
                    <w:rFonts w:ascii="宋体" w:hAnsi="宋体" w:cs="宋体" w:hint="eastAsia"/>
                    <w:sz w:val="24"/>
                  </w:rPr>
                </w:rPrChange>
              </w:rPr>
              <w:pPrChange w:id="2128" w:author="南" w:date="2026-10-22T16:51:00Z">
                <w:pPr>
                  <w:numPr>
                    <w:ilvl w:val="255"/>
                  </w:numPr>
                  <w:spacing w:line="360" w:lineRule="auto"/>
                  <w:jc w:val="left"/>
                </w:pPr>
              </w:pPrChange>
            </w:pPr>
          </w:p>
          <w:p w14:paraId="33289C01" w14:textId="77777777" w:rsidR="00C80897" w:rsidRPr="00C80897" w:rsidRDefault="00C80897" w:rsidP="00C80897">
            <w:pPr>
              <w:numPr>
                <w:ilvl w:val="255"/>
                <w:numId w:val="0"/>
              </w:numPr>
              <w:spacing w:line="360" w:lineRule="auto"/>
              <w:jc w:val="left"/>
              <w:rPr>
                <w:rFonts w:ascii="宋体" w:hAnsi="宋体" w:cs="宋体" w:hint="eastAsia"/>
                <w:sz w:val="24"/>
                <w:rPrChange w:id="2129" w:author="南" w:date="2026-10-22T16:05:00Z">
                  <w:rPr>
                    <w:rFonts w:ascii="宋体" w:hAnsi="宋体" w:cs="宋体" w:hint="eastAsia"/>
                    <w:b/>
                    <w:bCs/>
                    <w:sz w:val="24"/>
                  </w:rPr>
                </w:rPrChange>
              </w:rPr>
              <w:pPrChange w:id="2130" w:author="南" w:date="2026-10-22T16:46:00Z">
                <w:pPr>
                  <w:spacing w:line="560" w:lineRule="exact"/>
                  <w:jc w:val="left"/>
                </w:pPr>
              </w:pPrChange>
            </w:pPr>
          </w:p>
        </w:tc>
      </w:tr>
      <w:tr w:rsidR="00C80897" w14:paraId="0C30A955" w14:textId="77777777" w:rsidTr="00D77721">
        <w:trPr>
          <w:trHeight w:val="23"/>
          <w:trPrChange w:id="2131" w:author="南" w:date="2026-10-22T20:30:00Z">
            <w:trPr>
              <w:gridAfter w:val="1"/>
              <w:trHeight w:val="23"/>
            </w:trPr>
          </w:trPrChange>
        </w:trPr>
        <w:tc>
          <w:tcPr>
            <w:tcW w:w="1507" w:type="dxa"/>
            <w:tcBorders>
              <w:left w:val="single" w:sz="2" w:space="0" w:color="000000"/>
              <w:bottom w:val="single" w:sz="2" w:space="0" w:color="000000"/>
              <w:right w:val="single" w:sz="2" w:space="0" w:color="000000"/>
            </w:tcBorders>
            <w:vAlign w:val="center"/>
            <w:tcPrChange w:id="2132" w:author="南" w:date="2026-10-22T20:30:00Z">
              <w:tcPr>
                <w:tcW w:w="1504" w:type="dxa"/>
                <w:gridSpan w:val="2"/>
                <w:tcBorders>
                  <w:left w:val="single" w:sz="2" w:space="0" w:color="000000"/>
                  <w:bottom w:val="single" w:sz="2" w:space="0" w:color="000000"/>
                  <w:right w:val="single" w:sz="2" w:space="0" w:color="000000"/>
                </w:tcBorders>
                <w:vAlign w:val="center"/>
              </w:tcPr>
            </w:tcPrChange>
          </w:tcPr>
          <w:p w14:paraId="62FF450C" w14:textId="77777777" w:rsidR="00C80897" w:rsidRDefault="00C831D6" w:rsidP="00C80897">
            <w:pPr>
              <w:spacing w:line="360" w:lineRule="auto"/>
              <w:jc w:val="center"/>
              <w:rPr>
                <w:sz w:val="24"/>
              </w:rPr>
              <w:pPrChange w:id="2133" w:author="南" w:date="2026-10-21T21:33:00Z">
                <w:pPr>
                  <w:spacing w:line="560" w:lineRule="exact"/>
                  <w:jc w:val="center"/>
                </w:pPr>
              </w:pPrChange>
            </w:pPr>
            <w:r>
              <w:rPr>
                <w:rFonts w:eastAsia="仿宋_GB2312"/>
                <w:sz w:val="24"/>
              </w:rPr>
              <w:lastRenderedPageBreak/>
              <w:t>作品在何时、何地、何种机构举行的评审、鉴定、评比、展示等活动中获奖及鉴定结果</w:t>
            </w:r>
          </w:p>
        </w:tc>
        <w:tc>
          <w:tcPr>
            <w:tcW w:w="7245" w:type="dxa"/>
            <w:tcBorders>
              <w:bottom w:val="single" w:sz="2" w:space="0" w:color="000000"/>
              <w:right w:val="single" w:sz="2" w:space="0" w:color="000000"/>
            </w:tcBorders>
            <w:tcPrChange w:id="2134" w:author="南" w:date="2026-10-22T20:30:00Z">
              <w:tcPr>
                <w:tcW w:w="7232" w:type="dxa"/>
                <w:tcBorders>
                  <w:bottom w:val="single" w:sz="2" w:space="0" w:color="000000"/>
                  <w:right w:val="single" w:sz="2" w:space="0" w:color="000000"/>
                </w:tcBorders>
              </w:tcPr>
            </w:tcPrChange>
          </w:tcPr>
          <w:p w14:paraId="7608DB50" w14:textId="77777777" w:rsidR="00C80897" w:rsidRDefault="00C831D6" w:rsidP="00C80897">
            <w:pPr>
              <w:spacing w:line="360" w:lineRule="auto"/>
              <w:jc w:val="left"/>
              <w:rPr>
                <w:ins w:id="2135" w:author="南" w:date="2026-10-22T20:47:00Z"/>
                <w:sz w:val="24"/>
              </w:rPr>
              <w:pPrChange w:id="2136" w:author="南" w:date="2026-10-21T21:33:00Z">
                <w:pPr>
                  <w:spacing w:line="560" w:lineRule="exact"/>
                  <w:jc w:val="left"/>
                </w:pPr>
              </w:pPrChange>
            </w:pPr>
            <w:ins w:id="2137" w:author="南" w:date="2026-10-22T20:46:00Z">
              <w:r>
                <w:rPr>
                  <w:rFonts w:hint="eastAsia"/>
                  <w:sz w:val="24"/>
                </w:rPr>
                <w:t>1</w:t>
              </w:r>
              <w:r>
                <w:rPr>
                  <w:rFonts w:hint="eastAsia"/>
                  <w:sz w:val="24"/>
                </w:rPr>
                <w:t>、</w:t>
              </w:r>
            </w:ins>
            <w:ins w:id="2138" w:author="南" w:date="2026-10-22T20:47:00Z">
              <w:r>
                <w:rPr>
                  <w:color w:val="FF0000"/>
                  <w:sz w:val="24"/>
                  <w:rPrChange w:id="2139" w:author="郝鹃" w:date="2026-10-23T00:28:00Z">
                    <w:rPr>
                      <w:sz w:val="24"/>
                    </w:rPr>
                  </w:rPrChange>
                </w:rPr>
                <w:t>2026</w:t>
              </w:r>
              <w:r>
                <w:rPr>
                  <w:rFonts w:hint="eastAsia"/>
                  <w:color w:val="FF0000"/>
                  <w:sz w:val="24"/>
                  <w:rPrChange w:id="2140" w:author="郝鹃" w:date="2026-10-23T00:28:00Z">
                    <w:rPr>
                      <w:rFonts w:hint="eastAsia"/>
                      <w:sz w:val="24"/>
                    </w:rPr>
                  </w:rPrChange>
                </w:rPr>
                <w:t>年</w:t>
              </w:r>
              <w:r>
                <w:rPr>
                  <w:color w:val="FF0000"/>
                  <w:sz w:val="24"/>
                  <w:rPrChange w:id="2141" w:author="郝鹃" w:date="2026-10-23T00:28:00Z">
                    <w:rPr>
                      <w:sz w:val="24"/>
                    </w:rPr>
                  </w:rPrChange>
                </w:rPr>
                <w:t>4</w:t>
              </w:r>
              <w:r>
                <w:rPr>
                  <w:rFonts w:hint="eastAsia"/>
                  <w:color w:val="FF0000"/>
                  <w:sz w:val="24"/>
                  <w:rPrChange w:id="2142" w:author="郝鹃" w:date="2026-10-23T00:28:00Z">
                    <w:rPr>
                      <w:rFonts w:hint="eastAsia"/>
                      <w:sz w:val="24"/>
                    </w:rPr>
                  </w:rPrChange>
                </w:rPr>
                <w:t>月，在</w:t>
              </w:r>
              <w:r>
                <w:rPr>
                  <w:color w:val="FF0000"/>
                  <w:sz w:val="24"/>
                  <w:rPrChange w:id="2143" w:author="郝鹃" w:date="2026-10-23T00:28:00Z">
                    <w:rPr>
                      <w:sz w:val="24"/>
                    </w:rPr>
                  </w:rPrChange>
                </w:rPr>
                <w:t>2026</w:t>
              </w:r>
              <w:r>
                <w:rPr>
                  <w:rFonts w:hint="eastAsia"/>
                  <w:color w:val="FF0000"/>
                  <w:sz w:val="24"/>
                  <w:rPrChange w:id="2144" w:author="郝鹃" w:date="2026-10-23T00:28:00Z">
                    <w:rPr>
                      <w:rFonts w:hint="eastAsia"/>
                      <w:sz w:val="24"/>
                    </w:rPr>
                  </w:rPrChange>
                </w:rPr>
                <w:t>年（第</w:t>
              </w:r>
              <w:r>
                <w:rPr>
                  <w:rFonts w:hint="eastAsia"/>
                  <w:color w:val="FF0000"/>
                  <w:sz w:val="24"/>
                  <w:rPrChange w:id="2145" w:author="郝鹃" w:date="2026-10-23T00:28:00Z">
                    <w:rPr>
                      <w:rFonts w:hint="eastAsia"/>
                      <w:sz w:val="24"/>
                    </w:rPr>
                  </w:rPrChange>
                </w:rPr>
                <w:t>1</w:t>
              </w:r>
              <w:r>
                <w:rPr>
                  <w:color w:val="FF0000"/>
                  <w:sz w:val="24"/>
                  <w:rPrChange w:id="2146" w:author="郝鹃" w:date="2026-10-23T00:28:00Z">
                    <w:rPr>
                      <w:sz w:val="24"/>
                    </w:rPr>
                  </w:rPrChange>
                </w:rPr>
                <w:t>9</w:t>
              </w:r>
              <w:r>
                <w:rPr>
                  <w:rFonts w:hint="eastAsia"/>
                  <w:color w:val="FF0000"/>
                  <w:sz w:val="24"/>
                  <w:rPrChange w:id="2147" w:author="郝鹃" w:date="2026-10-23T00:28:00Z">
                    <w:rPr>
                      <w:rFonts w:hint="eastAsia"/>
                      <w:sz w:val="24"/>
                    </w:rPr>
                  </w:rPrChange>
                </w:rPr>
                <w:t>届）广东省大学生计算机设计大赛中获校级三等奖</w:t>
              </w:r>
            </w:ins>
            <w:ins w:id="2148" w:author="南" w:date="2026-10-22T20:48:00Z">
              <w:r>
                <w:rPr>
                  <w:rFonts w:hint="eastAsia"/>
                  <w:color w:val="FF0000"/>
                  <w:sz w:val="24"/>
                  <w:rPrChange w:id="2149" w:author="郝鹃" w:date="2026-10-23T00:28:00Z">
                    <w:rPr>
                      <w:rFonts w:hint="eastAsia"/>
                      <w:sz w:val="24"/>
                    </w:rPr>
                  </w:rPrChange>
                </w:rPr>
                <w:t>；</w:t>
              </w:r>
            </w:ins>
          </w:p>
          <w:p w14:paraId="4CD272DD" w14:textId="77777777" w:rsidR="00C80897" w:rsidRDefault="00C831D6" w:rsidP="00C80897">
            <w:pPr>
              <w:spacing w:line="360" w:lineRule="auto"/>
              <w:jc w:val="left"/>
              <w:rPr>
                <w:ins w:id="2150" w:author="南" w:date="2026-10-22T20:47:00Z"/>
                <w:sz w:val="24"/>
              </w:rPr>
              <w:pPrChange w:id="2151" w:author="南" w:date="2026-10-21T21:33:00Z">
                <w:pPr>
                  <w:spacing w:line="560" w:lineRule="exact"/>
                  <w:jc w:val="left"/>
                </w:pPr>
              </w:pPrChange>
            </w:pPr>
            <w:ins w:id="2152" w:author="南" w:date="2026-10-22T20:47:00Z">
              <w:r>
                <w:rPr>
                  <w:rFonts w:hint="eastAsia"/>
                  <w:sz w:val="24"/>
                </w:rPr>
                <w:t>2</w:t>
              </w:r>
              <w:r>
                <w:rPr>
                  <w:rFonts w:hint="eastAsia"/>
                  <w:sz w:val="24"/>
                </w:rPr>
                <w:t>、</w:t>
              </w:r>
            </w:ins>
            <w:ins w:id="2153" w:author="南" w:date="2026-10-22T20:46:00Z">
              <w:r>
                <w:rPr>
                  <w:rFonts w:hint="eastAsia"/>
                  <w:sz w:val="24"/>
                </w:rPr>
                <w:t>2026</w:t>
              </w:r>
              <w:r>
                <w:rPr>
                  <w:rFonts w:hint="eastAsia"/>
                  <w:sz w:val="24"/>
                </w:rPr>
                <w:t>年</w:t>
              </w:r>
              <w:r>
                <w:rPr>
                  <w:rFonts w:hint="eastAsia"/>
                  <w:sz w:val="24"/>
                </w:rPr>
                <w:t>5</w:t>
              </w:r>
              <w:r>
                <w:rPr>
                  <w:rFonts w:hint="eastAsia"/>
                  <w:sz w:val="24"/>
                </w:rPr>
                <w:t>月，在广东省大学生创新创业项目中获</w:t>
              </w:r>
            </w:ins>
            <w:ins w:id="2154" w:author="南" w:date="2026-10-22T20:47:00Z">
              <w:r>
                <w:rPr>
                  <w:rFonts w:hint="eastAsia"/>
                  <w:sz w:val="24"/>
                </w:rPr>
                <w:t>省级立项；</w:t>
              </w:r>
            </w:ins>
          </w:p>
          <w:p w14:paraId="408D6A37" w14:textId="77777777" w:rsidR="00C80897" w:rsidRDefault="00C80897" w:rsidP="00C80897">
            <w:pPr>
              <w:spacing w:line="360" w:lineRule="auto"/>
              <w:jc w:val="left"/>
              <w:rPr>
                <w:sz w:val="24"/>
              </w:rPr>
              <w:pPrChange w:id="2155" w:author="南" w:date="2026-10-21T21:33:00Z">
                <w:pPr>
                  <w:spacing w:line="560" w:lineRule="exact"/>
                  <w:jc w:val="left"/>
                </w:pPr>
              </w:pPrChange>
            </w:pPr>
          </w:p>
        </w:tc>
      </w:tr>
      <w:tr w:rsidR="00C80897" w14:paraId="40BCAE0D" w14:textId="77777777" w:rsidTr="00D77721">
        <w:trPr>
          <w:trHeight w:val="23"/>
          <w:trPrChange w:id="2156" w:author="南" w:date="2026-10-22T20:30:00Z">
            <w:trPr>
              <w:gridAfter w:val="1"/>
              <w:trHeight w:val="23"/>
            </w:trPr>
          </w:trPrChange>
        </w:trPr>
        <w:tc>
          <w:tcPr>
            <w:tcW w:w="1507" w:type="dxa"/>
            <w:tcBorders>
              <w:left w:val="single" w:sz="2" w:space="0" w:color="000000"/>
              <w:bottom w:val="single" w:sz="2" w:space="0" w:color="000000"/>
              <w:right w:val="single" w:sz="2" w:space="0" w:color="000000"/>
            </w:tcBorders>
            <w:vAlign w:val="center"/>
            <w:tcPrChange w:id="2157" w:author="南" w:date="2026-10-22T20:30:00Z">
              <w:tcPr>
                <w:tcW w:w="1504" w:type="dxa"/>
                <w:gridSpan w:val="2"/>
                <w:tcBorders>
                  <w:left w:val="single" w:sz="2" w:space="0" w:color="000000"/>
                  <w:bottom w:val="single" w:sz="2" w:space="0" w:color="000000"/>
                  <w:right w:val="single" w:sz="2" w:space="0" w:color="000000"/>
                </w:tcBorders>
                <w:vAlign w:val="center"/>
              </w:tcPr>
            </w:tcPrChange>
          </w:tcPr>
          <w:p w14:paraId="41DCE431" w14:textId="77777777" w:rsidR="00C80897" w:rsidRDefault="00C831D6" w:rsidP="00C80897">
            <w:pPr>
              <w:spacing w:line="360" w:lineRule="auto"/>
              <w:jc w:val="center"/>
              <w:rPr>
                <w:sz w:val="24"/>
              </w:rPr>
              <w:pPrChange w:id="2158" w:author="南" w:date="2026-10-21T21:33:00Z">
                <w:pPr>
                  <w:spacing w:line="560" w:lineRule="exact"/>
                  <w:jc w:val="center"/>
                </w:pPr>
              </w:pPrChange>
            </w:pPr>
            <w:r>
              <w:rPr>
                <w:rFonts w:eastAsia="仿宋_GB2312"/>
                <w:sz w:val="24"/>
              </w:rPr>
              <w:t>作品所处</w:t>
            </w:r>
          </w:p>
          <w:p w14:paraId="522AFC20" w14:textId="77777777" w:rsidR="00C80897" w:rsidRDefault="00C831D6" w:rsidP="00C80897">
            <w:pPr>
              <w:spacing w:line="360" w:lineRule="auto"/>
              <w:jc w:val="center"/>
              <w:rPr>
                <w:sz w:val="24"/>
              </w:rPr>
              <w:pPrChange w:id="2159" w:author="南" w:date="2026-10-21T21:33:00Z">
                <w:pPr>
                  <w:spacing w:line="560" w:lineRule="exact"/>
                  <w:jc w:val="center"/>
                </w:pPr>
              </w:pPrChange>
            </w:pPr>
            <w:r>
              <w:rPr>
                <w:rFonts w:eastAsia="仿宋_GB2312"/>
                <w:sz w:val="24"/>
              </w:rPr>
              <w:t>阶段</w:t>
            </w:r>
          </w:p>
        </w:tc>
        <w:tc>
          <w:tcPr>
            <w:tcW w:w="7245" w:type="dxa"/>
            <w:tcBorders>
              <w:bottom w:val="single" w:sz="2" w:space="0" w:color="000000"/>
              <w:right w:val="single" w:sz="2" w:space="0" w:color="000000"/>
            </w:tcBorders>
            <w:tcPrChange w:id="2160" w:author="南" w:date="2026-10-22T20:30:00Z">
              <w:tcPr>
                <w:tcW w:w="7232" w:type="dxa"/>
                <w:tcBorders>
                  <w:bottom w:val="single" w:sz="2" w:space="0" w:color="000000"/>
                  <w:right w:val="single" w:sz="2" w:space="0" w:color="000000"/>
                </w:tcBorders>
              </w:tcPr>
            </w:tcPrChange>
          </w:tcPr>
          <w:p w14:paraId="561726AC" w14:textId="77777777" w:rsidR="00C80897" w:rsidRDefault="00C831D6" w:rsidP="00C80897">
            <w:pPr>
              <w:spacing w:line="360" w:lineRule="auto"/>
              <w:rPr>
                <w:sz w:val="24"/>
              </w:rPr>
              <w:pPrChange w:id="2161" w:author="南" w:date="2026-10-21T21:33:00Z">
                <w:pPr>
                  <w:spacing w:line="560" w:lineRule="exact"/>
                </w:pPr>
              </w:pPrChange>
            </w:pPr>
            <w:r>
              <w:rPr>
                <w:rFonts w:eastAsia="仿宋_GB2312"/>
                <w:sz w:val="24"/>
              </w:rPr>
              <w:t>（</w:t>
            </w:r>
            <w:ins w:id="2162" w:author="南" w:date="2026-10-21T16:32:00Z">
              <w:r>
                <w:rPr>
                  <w:rFonts w:eastAsia="仿宋_GB2312" w:hint="eastAsia"/>
                  <w:sz w:val="24"/>
                </w:rPr>
                <w:t>A</w:t>
              </w:r>
            </w:ins>
            <w:r>
              <w:rPr>
                <w:rFonts w:eastAsia="仿宋_GB2312"/>
                <w:sz w:val="24"/>
              </w:rPr>
              <w:t>）</w:t>
            </w:r>
            <w:r>
              <w:rPr>
                <w:rFonts w:eastAsia="仿宋_GB2312"/>
                <w:sz w:val="24"/>
              </w:rPr>
              <w:t>A</w:t>
            </w:r>
            <w:r>
              <w:rPr>
                <w:rFonts w:eastAsia="仿宋_GB2312"/>
                <w:sz w:val="24"/>
              </w:rPr>
              <w:t>实验室阶段</w:t>
            </w:r>
            <w:r>
              <w:rPr>
                <w:rFonts w:eastAsia="仿宋_GB2312"/>
                <w:sz w:val="24"/>
              </w:rPr>
              <w:t xml:space="preserve">  B</w:t>
            </w:r>
            <w:r>
              <w:rPr>
                <w:rFonts w:eastAsia="仿宋_GB2312"/>
                <w:sz w:val="24"/>
              </w:rPr>
              <w:t>中试阶段</w:t>
            </w:r>
            <w:r>
              <w:rPr>
                <w:rFonts w:eastAsia="仿宋_GB2312"/>
                <w:sz w:val="24"/>
              </w:rPr>
              <w:t xml:space="preserve">  C</w:t>
            </w:r>
            <w:r>
              <w:rPr>
                <w:rFonts w:eastAsia="仿宋_GB2312"/>
                <w:sz w:val="24"/>
              </w:rPr>
              <w:t>生产阶段</w:t>
            </w:r>
          </w:p>
          <w:p w14:paraId="51338686" w14:textId="77777777" w:rsidR="00C80897" w:rsidRDefault="00C831D6" w:rsidP="00C80897">
            <w:pPr>
              <w:spacing w:line="360" w:lineRule="auto"/>
              <w:ind w:firstLineChars="50" w:firstLine="120"/>
              <w:rPr>
                <w:sz w:val="24"/>
              </w:rPr>
              <w:pPrChange w:id="2163" w:author="南" w:date="2026-10-21T21:33:00Z">
                <w:pPr>
                  <w:spacing w:line="560" w:lineRule="exact"/>
                  <w:ind w:firstLineChars="50" w:firstLine="120"/>
                </w:pPr>
              </w:pPrChange>
            </w:pPr>
            <w:r>
              <w:rPr>
                <w:rFonts w:eastAsia="仿宋_GB2312"/>
                <w:sz w:val="24"/>
              </w:rPr>
              <w:t>D</w:t>
            </w:r>
            <w:r>
              <w:rPr>
                <w:rFonts w:eastAsia="仿宋_GB2312"/>
                <w:sz w:val="24"/>
              </w:rPr>
              <w:t>（</w:t>
            </w:r>
            <w:ins w:id="2164" w:author="南" w:date="2026-10-22T20:39:00Z">
              <w:r>
                <w:rPr>
                  <w:rFonts w:eastAsia="仿宋_GB2312" w:hint="eastAsia"/>
                  <w:sz w:val="24"/>
                </w:rPr>
                <w:t>自填</w:t>
              </w:r>
            </w:ins>
            <w:del w:id="2165" w:author="南" w:date="2026-10-21T16:32:00Z">
              <w:r>
                <w:rPr>
                  <w:rFonts w:eastAsia="仿宋_GB2312"/>
                  <w:sz w:val="24"/>
                </w:rPr>
                <w:delText>自填</w:delText>
              </w:r>
            </w:del>
            <w:r>
              <w:rPr>
                <w:rFonts w:eastAsia="仿宋_GB2312"/>
                <w:sz w:val="24"/>
              </w:rPr>
              <w:t>）</w:t>
            </w:r>
          </w:p>
        </w:tc>
      </w:tr>
      <w:tr w:rsidR="00C80897" w14:paraId="358481A5" w14:textId="77777777" w:rsidTr="00D77721">
        <w:trPr>
          <w:trHeight w:val="23"/>
          <w:trPrChange w:id="2166" w:author="南" w:date="2026-10-22T20:30:00Z">
            <w:trPr>
              <w:gridAfter w:val="1"/>
              <w:trHeight w:val="23"/>
            </w:trPr>
          </w:trPrChange>
        </w:trPr>
        <w:tc>
          <w:tcPr>
            <w:tcW w:w="1507" w:type="dxa"/>
            <w:tcBorders>
              <w:left w:val="single" w:sz="2" w:space="0" w:color="000000"/>
              <w:bottom w:val="single" w:sz="2" w:space="0" w:color="000000"/>
              <w:right w:val="single" w:sz="2" w:space="0" w:color="000000"/>
            </w:tcBorders>
            <w:vAlign w:val="center"/>
            <w:tcPrChange w:id="2167" w:author="南" w:date="2026-10-22T20:30:00Z">
              <w:tcPr>
                <w:tcW w:w="1504" w:type="dxa"/>
                <w:gridSpan w:val="2"/>
                <w:tcBorders>
                  <w:left w:val="single" w:sz="2" w:space="0" w:color="000000"/>
                  <w:bottom w:val="single" w:sz="2" w:space="0" w:color="000000"/>
                  <w:right w:val="single" w:sz="2" w:space="0" w:color="000000"/>
                </w:tcBorders>
                <w:vAlign w:val="center"/>
              </w:tcPr>
            </w:tcPrChange>
          </w:tcPr>
          <w:p w14:paraId="216E0DBA" w14:textId="77777777" w:rsidR="00C80897" w:rsidRDefault="00C831D6" w:rsidP="00C80897">
            <w:pPr>
              <w:spacing w:line="360" w:lineRule="auto"/>
              <w:jc w:val="center"/>
              <w:rPr>
                <w:sz w:val="24"/>
              </w:rPr>
              <w:pPrChange w:id="2168" w:author="南" w:date="2026-10-21T21:33:00Z">
                <w:pPr>
                  <w:spacing w:line="560" w:lineRule="exact"/>
                  <w:jc w:val="center"/>
                </w:pPr>
              </w:pPrChange>
            </w:pPr>
            <w:r>
              <w:rPr>
                <w:rFonts w:eastAsia="仿宋_GB2312"/>
                <w:sz w:val="24"/>
              </w:rPr>
              <w:t>技术转让方式</w:t>
            </w:r>
          </w:p>
        </w:tc>
        <w:tc>
          <w:tcPr>
            <w:tcW w:w="7245" w:type="dxa"/>
            <w:tcBorders>
              <w:bottom w:val="single" w:sz="2" w:space="0" w:color="000000"/>
              <w:right w:val="single" w:sz="2" w:space="0" w:color="000000"/>
            </w:tcBorders>
            <w:vAlign w:val="center"/>
            <w:tcPrChange w:id="2169" w:author="南" w:date="2026-10-22T20:30:00Z">
              <w:tcPr>
                <w:tcW w:w="7232" w:type="dxa"/>
                <w:tcBorders>
                  <w:bottom w:val="single" w:sz="2" w:space="0" w:color="000000"/>
                  <w:right w:val="single" w:sz="2" w:space="0" w:color="000000"/>
                </w:tcBorders>
                <w:vAlign w:val="center"/>
              </w:tcPr>
            </w:tcPrChange>
          </w:tcPr>
          <w:p w14:paraId="16116CB8" w14:textId="77777777" w:rsidR="00C80897" w:rsidRDefault="00C831D6" w:rsidP="00C80897">
            <w:pPr>
              <w:spacing w:line="360" w:lineRule="auto"/>
              <w:jc w:val="left"/>
              <w:rPr>
                <w:sz w:val="24"/>
              </w:rPr>
              <w:pPrChange w:id="2170" w:author="南" w:date="2026-10-21T21:33:00Z">
                <w:pPr>
                  <w:spacing w:line="560" w:lineRule="exact"/>
                  <w:jc w:val="left"/>
                </w:pPr>
              </w:pPrChange>
            </w:pPr>
            <w:ins w:id="2171" w:author="南" w:date="2026-10-21T16:32:00Z">
              <w:r>
                <w:rPr>
                  <w:rFonts w:hint="eastAsia"/>
                  <w:sz w:val="24"/>
                </w:rPr>
                <w:t>无</w:t>
              </w:r>
            </w:ins>
          </w:p>
        </w:tc>
      </w:tr>
      <w:tr w:rsidR="00C80897" w14:paraId="098A1F53" w14:textId="77777777" w:rsidTr="00D77721">
        <w:trPr>
          <w:trHeight w:val="23"/>
          <w:trPrChange w:id="2172" w:author="南" w:date="2026-10-22T20:30:00Z">
            <w:trPr>
              <w:gridAfter w:val="1"/>
              <w:trHeight w:val="23"/>
            </w:trPr>
          </w:trPrChange>
        </w:trPr>
        <w:tc>
          <w:tcPr>
            <w:tcW w:w="1507" w:type="dxa"/>
            <w:tcBorders>
              <w:left w:val="single" w:sz="2" w:space="0" w:color="000000"/>
              <w:bottom w:val="single" w:sz="2" w:space="0" w:color="000000"/>
              <w:right w:val="single" w:sz="2" w:space="0" w:color="000000"/>
            </w:tcBorders>
            <w:vAlign w:val="center"/>
            <w:tcPrChange w:id="2173" w:author="南" w:date="2026-10-22T20:30:00Z">
              <w:tcPr>
                <w:tcW w:w="1504" w:type="dxa"/>
                <w:gridSpan w:val="2"/>
                <w:tcBorders>
                  <w:left w:val="single" w:sz="2" w:space="0" w:color="000000"/>
                  <w:bottom w:val="single" w:sz="2" w:space="0" w:color="000000"/>
                  <w:right w:val="single" w:sz="2" w:space="0" w:color="000000"/>
                </w:tcBorders>
                <w:vAlign w:val="center"/>
              </w:tcPr>
            </w:tcPrChange>
          </w:tcPr>
          <w:p w14:paraId="376E76A0" w14:textId="77777777" w:rsidR="00C80897" w:rsidRDefault="00C831D6" w:rsidP="00C80897">
            <w:pPr>
              <w:spacing w:line="360" w:lineRule="auto"/>
              <w:jc w:val="center"/>
              <w:rPr>
                <w:sz w:val="24"/>
              </w:rPr>
              <w:pPrChange w:id="2174" w:author="南" w:date="2026-10-21T21:33:00Z">
                <w:pPr>
                  <w:spacing w:line="560" w:lineRule="exact"/>
                  <w:jc w:val="center"/>
                </w:pPr>
              </w:pPrChange>
            </w:pPr>
            <w:r>
              <w:rPr>
                <w:rFonts w:eastAsia="仿宋_GB2312"/>
                <w:sz w:val="24"/>
              </w:rPr>
              <w:t>作品可展示的</w:t>
            </w:r>
          </w:p>
          <w:p w14:paraId="23C9B03E" w14:textId="77777777" w:rsidR="00C80897" w:rsidRDefault="00C831D6" w:rsidP="00C80897">
            <w:pPr>
              <w:spacing w:line="360" w:lineRule="auto"/>
              <w:jc w:val="center"/>
              <w:rPr>
                <w:sz w:val="24"/>
              </w:rPr>
              <w:pPrChange w:id="2175" w:author="南" w:date="2026-10-21T21:33:00Z">
                <w:pPr>
                  <w:spacing w:line="560" w:lineRule="exact"/>
                  <w:jc w:val="center"/>
                </w:pPr>
              </w:pPrChange>
            </w:pPr>
            <w:r>
              <w:rPr>
                <w:rFonts w:eastAsia="仿宋_GB2312"/>
                <w:sz w:val="24"/>
              </w:rPr>
              <w:t>形式</w:t>
            </w:r>
          </w:p>
        </w:tc>
        <w:tc>
          <w:tcPr>
            <w:tcW w:w="7245" w:type="dxa"/>
            <w:tcBorders>
              <w:bottom w:val="single" w:sz="2" w:space="0" w:color="000000"/>
              <w:right w:val="single" w:sz="2" w:space="0" w:color="000000"/>
            </w:tcBorders>
            <w:vAlign w:val="center"/>
            <w:tcPrChange w:id="2176" w:author="南" w:date="2026-10-22T20:30:00Z">
              <w:tcPr>
                <w:tcW w:w="7232" w:type="dxa"/>
                <w:tcBorders>
                  <w:bottom w:val="single" w:sz="2" w:space="0" w:color="000000"/>
                  <w:right w:val="single" w:sz="2" w:space="0" w:color="000000"/>
                </w:tcBorders>
                <w:vAlign w:val="center"/>
              </w:tcPr>
            </w:tcPrChange>
          </w:tcPr>
          <w:p w14:paraId="0B7B0561" w14:textId="77777777" w:rsidR="00C80897" w:rsidRDefault="00C831D6" w:rsidP="00C80897">
            <w:pPr>
              <w:spacing w:line="360" w:lineRule="auto"/>
              <w:jc w:val="left"/>
              <w:rPr>
                <w:sz w:val="24"/>
              </w:rPr>
              <w:pPrChange w:id="2177" w:author="南" w:date="2026-10-21T21:33:00Z">
                <w:pPr>
                  <w:spacing w:line="560" w:lineRule="exact"/>
                  <w:jc w:val="left"/>
                </w:pPr>
              </w:pPrChange>
            </w:pPr>
            <w:del w:id="2178" w:author="南" w:date="2026-10-21T16:32:00Z">
              <w:r>
                <w:rPr>
                  <w:rFonts w:eastAsia="仿宋_GB2312"/>
                  <w:sz w:val="24"/>
                </w:rPr>
                <w:delText>□</w:delText>
              </w:r>
            </w:del>
            <w:ins w:id="2179" w:author="南" w:date="2026-10-21T16:32:00Z">
              <w:r>
                <w:rPr>
                  <w:rFonts w:eastAsia="仿宋_GB2312" w:hint="eastAsia"/>
                  <w:sz w:val="24"/>
                </w:rPr>
                <w:t>☑</w:t>
              </w:r>
            </w:ins>
            <w:r>
              <w:rPr>
                <w:rFonts w:eastAsia="仿宋_GB2312"/>
                <w:sz w:val="24"/>
              </w:rPr>
              <w:t>实物、产品</w:t>
            </w:r>
            <w:r>
              <w:rPr>
                <w:rFonts w:eastAsia="仿宋_GB2312"/>
                <w:sz w:val="24"/>
              </w:rPr>
              <w:t xml:space="preserve">   </w:t>
            </w:r>
            <w:del w:id="2180" w:author="南" w:date="2026-10-20T01:34:00Z">
              <w:r>
                <w:rPr>
                  <w:rFonts w:eastAsia="仿宋_GB2312"/>
                  <w:sz w:val="24"/>
                </w:rPr>
                <w:delText>□</w:delText>
              </w:r>
            </w:del>
            <w:ins w:id="2181" w:author="南" w:date="2026-10-22T20:33:00Z">
              <w:r>
                <w:rPr>
                  <w:rFonts w:eastAsia="仿宋_GB2312" w:hint="eastAsia"/>
                  <w:sz w:val="24"/>
                </w:rPr>
                <w:t>□</w:t>
              </w:r>
            </w:ins>
            <w:r>
              <w:rPr>
                <w:rFonts w:eastAsia="仿宋_GB2312"/>
                <w:sz w:val="24"/>
              </w:rPr>
              <w:t>模型</w:t>
            </w:r>
            <w:r>
              <w:rPr>
                <w:rFonts w:eastAsia="仿宋_GB2312"/>
                <w:sz w:val="24"/>
              </w:rPr>
              <w:t xml:space="preserve">   □</w:t>
            </w:r>
            <w:r>
              <w:rPr>
                <w:rFonts w:eastAsia="仿宋_GB2312"/>
                <w:sz w:val="24"/>
              </w:rPr>
              <w:t>图纸</w:t>
            </w:r>
            <w:r>
              <w:rPr>
                <w:rFonts w:eastAsia="仿宋_GB2312" w:hint="eastAsia"/>
                <w:sz w:val="24"/>
              </w:rPr>
              <w:t xml:space="preserve"> </w:t>
            </w:r>
            <w:r>
              <w:rPr>
                <w:rFonts w:eastAsia="仿宋_GB2312"/>
                <w:sz w:val="24"/>
              </w:rPr>
              <w:t xml:space="preserve">  □</w:t>
            </w:r>
            <w:r>
              <w:rPr>
                <w:rFonts w:eastAsia="仿宋_GB2312"/>
                <w:sz w:val="24"/>
              </w:rPr>
              <w:t>磁盘</w:t>
            </w:r>
            <w:r>
              <w:rPr>
                <w:rFonts w:eastAsia="仿宋_GB2312"/>
                <w:sz w:val="24"/>
              </w:rPr>
              <w:t xml:space="preserve">   </w:t>
            </w:r>
            <w:del w:id="2182" w:author="南" w:date="2026-10-20T01:34:00Z">
              <w:r>
                <w:rPr>
                  <w:rFonts w:eastAsia="仿宋_GB2312"/>
                  <w:sz w:val="24"/>
                </w:rPr>
                <w:delText>□</w:delText>
              </w:r>
            </w:del>
            <w:ins w:id="2183" w:author="南" w:date="2026-10-20T01:34:00Z">
              <w:r>
                <w:rPr>
                  <w:rFonts w:eastAsia="仿宋_GB2312" w:hint="eastAsia"/>
                  <w:sz w:val="24"/>
                </w:rPr>
                <w:t>☑</w:t>
              </w:r>
            </w:ins>
            <w:r>
              <w:rPr>
                <w:rFonts w:eastAsia="仿宋_GB2312"/>
                <w:sz w:val="24"/>
              </w:rPr>
              <w:t>现场演示</w:t>
            </w:r>
            <w:r>
              <w:rPr>
                <w:rFonts w:eastAsia="仿宋_GB2312"/>
                <w:sz w:val="24"/>
              </w:rPr>
              <w:t xml:space="preserve">   </w:t>
            </w:r>
            <w:del w:id="2184" w:author="南" w:date="2026-10-20T01:34:00Z">
              <w:r>
                <w:rPr>
                  <w:rFonts w:eastAsia="仿宋_GB2312"/>
                  <w:sz w:val="24"/>
                </w:rPr>
                <w:delText>□</w:delText>
              </w:r>
            </w:del>
            <w:ins w:id="2185" w:author="南" w:date="2026-10-20T01:34:00Z">
              <w:r>
                <w:rPr>
                  <w:rFonts w:eastAsia="仿宋_GB2312" w:hint="eastAsia"/>
                  <w:sz w:val="24"/>
                </w:rPr>
                <w:t>☑</w:t>
              </w:r>
            </w:ins>
            <w:r>
              <w:rPr>
                <w:rFonts w:eastAsia="仿宋_GB2312"/>
                <w:sz w:val="24"/>
              </w:rPr>
              <w:t>图片</w:t>
            </w:r>
            <w:r>
              <w:rPr>
                <w:rFonts w:eastAsia="仿宋_GB2312"/>
                <w:sz w:val="24"/>
              </w:rPr>
              <w:t xml:space="preserve">      </w:t>
            </w:r>
            <w:del w:id="2186" w:author="南" w:date="2026-10-20T01:34:00Z">
              <w:r>
                <w:rPr>
                  <w:rFonts w:eastAsia="仿宋_GB2312"/>
                  <w:sz w:val="24"/>
                </w:rPr>
                <w:delText>□</w:delText>
              </w:r>
            </w:del>
            <w:ins w:id="2187" w:author="南" w:date="2026-10-20T01:34:00Z">
              <w:r>
                <w:rPr>
                  <w:rFonts w:eastAsia="仿宋_GB2312" w:hint="eastAsia"/>
                  <w:sz w:val="24"/>
                </w:rPr>
                <w:t>☑</w:t>
              </w:r>
            </w:ins>
            <w:r>
              <w:rPr>
                <w:rFonts w:eastAsia="仿宋_GB2312"/>
                <w:sz w:val="24"/>
              </w:rPr>
              <w:t>录像</w:t>
            </w:r>
            <w:r>
              <w:rPr>
                <w:rFonts w:eastAsia="仿宋_GB2312"/>
                <w:sz w:val="24"/>
              </w:rPr>
              <w:t xml:space="preserve">  □</w:t>
            </w:r>
            <w:r>
              <w:rPr>
                <w:rFonts w:eastAsia="仿宋_GB2312"/>
                <w:sz w:val="24"/>
              </w:rPr>
              <w:t>样品</w:t>
            </w:r>
          </w:p>
        </w:tc>
      </w:tr>
      <w:tr w:rsidR="00C80897" w14:paraId="34E2AB14" w14:textId="77777777" w:rsidTr="00D77721">
        <w:trPr>
          <w:trHeight w:val="23"/>
          <w:trPrChange w:id="2188" w:author="南" w:date="2026-10-22T20:30:00Z">
            <w:trPr>
              <w:gridAfter w:val="1"/>
              <w:trHeight w:val="23"/>
            </w:trPr>
          </w:trPrChange>
        </w:trPr>
        <w:tc>
          <w:tcPr>
            <w:tcW w:w="1507" w:type="dxa"/>
            <w:tcBorders>
              <w:left w:val="single" w:sz="2" w:space="0" w:color="000000"/>
              <w:bottom w:val="single" w:sz="2" w:space="0" w:color="000000"/>
              <w:right w:val="single" w:sz="2" w:space="0" w:color="000000"/>
            </w:tcBorders>
            <w:vAlign w:val="center"/>
            <w:tcPrChange w:id="2189" w:author="南" w:date="2026-10-22T20:30:00Z">
              <w:tcPr>
                <w:tcW w:w="1504" w:type="dxa"/>
                <w:gridSpan w:val="2"/>
                <w:tcBorders>
                  <w:left w:val="single" w:sz="2" w:space="0" w:color="000000"/>
                  <w:bottom w:val="single" w:sz="2" w:space="0" w:color="000000"/>
                  <w:right w:val="single" w:sz="2" w:space="0" w:color="000000"/>
                </w:tcBorders>
                <w:vAlign w:val="center"/>
              </w:tcPr>
            </w:tcPrChange>
          </w:tcPr>
          <w:p w14:paraId="12E078C4" w14:textId="77777777" w:rsidR="00C80897" w:rsidRPr="00C80897" w:rsidRDefault="00C831D6" w:rsidP="00C80897">
            <w:pPr>
              <w:spacing w:line="360" w:lineRule="auto"/>
              <w:jc w:val="center"/>
              <w:rPr>
                <w:rFonts w:asciiTheme="minorEastAsia" w:eastAsiaTheme="minorEastAsia" w:hAnsiTheme="minorEastAsia" w:cstheme="minorEastAsia"/>
                <w:sz w:val="24"/>
                <w:rPrChange w:id="2190" w:author="南" w:date="2026-10-22T20:39:00Z">
                  <w:rPr>
                    <w:rFonts w:eastAsia="仿宋_GB2312"/>
                    <w:sz w:val="24"/>
                  </w:rPr>
                </w:rPrChange>
              </w:rPr>
              <w:pPrChange w:id="2191" w:author="南" w:date="2026-10-21T21:33:00Z">
                <w:pPr>
                  <w:spacing w:line="560" w:lineRule="exact"/>
                  <w:jc w:val="center"/>
                </w:pPr>
              </w:pPrChange>
            </w:pPr>
            <w:r>
              <w:rPr>
                <w:rFonts w:asciiTheme="minorEastAsia" w:eastAsiaTheme="minorEastAsia" w:hAnsiTheme="minorEastAsia" w:cstheme="minorEastAsia" w:hint="eastAsia"/>
                <w:sz w:val="24"/>
                <w:rPrChange w:id="2192" w:author="南" w:date="2026-10-22T20:39:00Z">
                  <w:rPr>
                    <w:rFonts w:eastAsia="仿宋_GB2312" w:hint="eastAsia"/>
                    <w:sz w:val="24"/>
                  </w:rPr>
                </w:rPrChange>
              </w:rPr>
              <w:t>使用说明及该作品的技术特点和优势，提供该作品的适应范围及推广前景的技术性说明及市场分</w:t>
            </w:r>
            <w:r>
              <w:rPr>
                <w:rFonts w:asciiTheme="minorEastAsia" w:eastAsiaTheme="minorEastAsia" w:hAnsiTheme="minorEastAsia" w:cstheme="minorEastAsia" w:hint="eastAsia"/>
                <w:sz w:val="24"/>
                <w:rPrChange w:id="2193" w:author="南" w:date="2026-10-22T20:39:00Z">
                  <w:rPr>
                    <w:rFonts w:eastAsia="仿宋_GB2312" w:hint="eastAsia"/>
                    <w:sz w:val="24"/>
                  </w:rPr>
                </w:rPrChange>
              </w:rPr>
              <w:lastRenderedPageBreak/>
              <w:t>析和经济效益预测</w:t>
            </w:r>
          </w:p>
        </w:tc>
        <w:tc>
          <w:tcPr>
            <w:tcW w:w="7245" w:type="dxa"/>
            <w:tcBorders>
              <w:bottom w:val="single" w:sz="2" w:space="0" w:color="000000"/>
              <w:right w:val="single" w:sz="2" w:space="0" w:color="000000"/>
            </w:tcBorders>
            <w:tcPrChange w:id="2194" w:author="南" w:date="2026-10-22T20:30:00Z">
              <w:tcPr>
                <w:tcW w:w="7232" w:type="dxa"/>
                <w:tcBorders>
                  <w:bottom w:val="single" w:sz="2" w:space="0" w:color="000000"/>
                  <w:right w:val="single" w:sz="2" w:space="0" w:color="000000"/>
                </w:tcBorders>
              </w:tcPr>
            </w:tcPrChange>
          </w:tcPr>
          <w:p w14:paraId="4885A0DD" w14:textId="77777777" w:rsidR="00C80897" w:rsidRPr="00C80897" w:rsidRDefault="00C831D6" w:rsidP="00C80897">
            <w:pPr>
              <w:spacing w:line="360" w:lineRule="auto"/>
              <w:jc w:val="left"/>
              <w:rPr>
                <w:ins w:id="2195" w:author="南" w:date="2026-10-20T01:35:00Z"/>
                <w:rFonts w:asciiTheme="minorEastAsia" w:eastAsiaTheme="minorEastAsia" w:hAnsiTheme="minorEastAsia" w:cstheme="minorEastAsia"/>
                <w:b/>
                <w:bCs/>
                <w:sz w:val="28"/>
                <w:szCs w:val="28"/>
                <w:rPrChange w:id="2196" w:author="南" w:date="2026-10-22T20:39:00Z">
                  <w:rPr>
                    <w:ins w:id="2197" w:author="南" w:date="2026-10-20T01:35:00Z"/>
                    <w:sz w:val="24"/>
                  </w:rPr>
                </w:rPrChange>
              </w:rPr>
              <w:pPrChange w:id="2198" w:author="南" w:date="2026-10-21T21:33:00Z">
                <w:pPr>
                  <w:spacing w:line="560" w:lineRule="exact"/>
                  <w:jc w:val="left"/>
                </w:pPr>
              </w:pPrChange>
            </w:pPr>
            <w:ins w:id="2199" w:author="南" w:date="2026-10-20T01:35:00Z">
              <w:r>
                <w:rPr>
                  <w:rFonts w:asciiTheme="minorEastAsia" w:eastAsiaTheme="minorEastAsia" w:hAnsiTheme="minorEastAsia" w:cstheme="minorEastAsia" w:hint="eastAsia"/>
                  <w:b/>
                  <w:bCs/>
                  <w:sz w:val="28"/>
                  <w:szCs w:val="28"/>
                  <w:rPrChange w:id="2200" w:author="南" w:date="2026-10-22T20:39:00Z">
                    <w:rPr>
                      <w:rFonts w:hint="eastAsia"/>
                      <w:sz w:val="24"/>
                    </w:rPr>
                  </w:rPrChange>
                </w:rPr>
                <w:lastRenderedPageBreak/>
                <w:t xml:space="preserve">1. </w:t>
              </w:r>
              <w:r>
                <w:rPr>
                  <w:rFonts w:asciiTheme="minorEastAsia" w:eastAsiaTheme="minorEastAsia" w:hAnsiTheme="minorEastAsia" w:cstheme="minorEastAsia" w:hint="eastAsia"/>
                  <w:b/>
                  <w:bCs/>
                  <w:sz w:val="28"/>
                  <w:szCs w:val="28"/>
                  <w:rPrChange w:id="2201" w:author="南" w:date="2026-10-22T20:39:00Z">
                    <w:rPr>
                      <w:rFonts w:hint="eastAsia"/>
                      <w:sz w:val="24"/>
                    </w:rPr>
                  </w:rPrChange>
                </w:rPr>
                <w:t>使用说明</w:t>
              </w:r>
              <w:r>
                <w:rPr>
                  <w:rFonts w:asciiTheme="minorEastAsia" w:eastAsiaTheme="minorEastAsia" w:hAnsiTheme="minorEastAsia" w:cstheme="minorEastAsia" w:hint="eastAsia"/>
                  <w:b/>
                  <w:bCs/>
                  <w:sz w:val="28"/>
                  <w:szCs w:val="28"/>
                  <w:rPrChange w:id="2202" w:author="南" w:date="2026-10-22T20:39:00Z">
                    <w:rPr>
                      <w:rFonts w:hint="eastAsia"/>
                      <w:sz w:val="24"/>
                    </w:rPr>
                  </w:rPrChange>
                </w:rPr>
                <w:t xml:space="preserve"> </w:t>
              </w:r>
            </w:ins>
          </w:p>
          <w:p w14:paraId="497917D3" w14:textId="77777777" w:rsidR="00C80897" w:rsidRPr="00C80897" w:rsidRDefault="00C831D6" w:rsidP="00C80897">
            <w:pPr>
              <w:spacing w:line="360" w:lineRule="auto"/>
              <w:ind w:firstLineChars="200" w:firstLine="480"/>
              <w:jc w:val="left"/>
              <w:rPr>
                <w:ins w:id="2203" w:author="南" w:date="2026-10-22T19:28:00Z"/>
                <w:rFonts w:asciiTheme="minorEastAsia" w:eastAsiaTheme="minorEastAsia" w:hAnsiTheme="minorEastAsia" w:cstheme="minorEastAsia"/>
                <w:sz w:val="24"/>
                <w:rPrChange w:id="2204" w:author="南" w:date="2026-10-22T20:39:00Z">
                  <w:rPr>
                    <w:ins w:id="2205" w:author="南" w:date="2026-10-22T19:28:00Z"/>
                    <w:sz w:val="24"/>
                  </w:rPr>
                </w:rPrChange>
              </w:rPr>
              <w:pPrChange w:id="2206" w:author="南" w:date="2026-10-22T19:28:00Z">
                <w:pPr>
                  <w:spacing w:line="360" w:lineRule="auto"/>
                  <w:jc w:val="left"/>
                </w:pPr>
              </w:pPrChange>
            </w:pPr>
            <w:ins w:id="2207" w:author="南" w:date="2026-10-22T19:28:00Z">
              <w:r>
                <w:rPr>
                  <w:rFonts w:asciiTheme="minorEastAsia" w:eastAsiaTheme="minorEastAsia" w:hAnsiTheme="minorEastAsia" w:cstheme="minorEastAsia" w:hint="eastAsia"/>
                  <w:sz w:val="24"/>
                  <w:rPrChange w:id="2208" w:author="南" w:date="2026-10-22T20:39:00Z">
                    <w:rPr>
                      <w:rFonts w:hint="eastAsia"/>
                      <w:sz w:val="24"/>
                    </w:rPr>
                  </w:rPrChange>
                </w:rPr>
                <w:t>本作品部署前需安装运行环境与依赖，配置数据库、模型及工具接口，并启动前后端服务。部署完成后，用户通过浏览器访问平台地址即可使用；本地运行时，访问对应本地地址即可。</w:t>
              </w:r>
            </w:ins>
          </w:p>
          <w:p w14:paraId="4593D5D0" w14:textId="77777777" w:rsidR="00C80897" w:rsidRPr="00C80897" w:rsidRDefault="00C831D6" w:rsidP="00C80897">
            <w:pPr>
              <w:spacing w:line="360" w:lineRule="auto"/>
              <w:jc w:val="left"/>
              <w:rPr>
                <w:ins w:id="2209" w:author="南" w:date="2026-10-22T19:28:00Z"/>
                <w:rFonts w:asciiTheme="minorEastAsia" w:eastAsiaTheme="minorEastAsia" w:hAnsiTheme="minorEastAsia" w:cstheme="minorEastAsia"/>
                <w:b/>
                <w:bCs/>
                <w:sz w:val="28"/>
                <w:szCs w:val="28"/>
                <w:rPrChange w:id="2210" w:author="南" w:date="2026-10-22T20:39:00Z">
                  <w:rPr>
                    <w:ins w:id="2211" w:author="南" w:date="2026-10-22T19:28:00Z"/>
                    <w:sz w:val="24"/>
                  </w:rPr>
                </w:rPrChange>
              </w:rPr>
              <w:pPrChange w:id="2212" w:author="南" w:date="2026-10-22T19:28:00Z">
                <w:pPr>
                  <w:spacing w:line="360" w:lineRule="auto"/>
                  <w:ind w:firstLineChars="200" w:firstLine="480"/>
                  <w:jc w:val="left"/>
                </w:pPr>
              </w:pPrChange>
            </w:pPr>
            <w:ins w:id="2213" w:author="南" w:date="2026-10-22T19:28:00Z">
              <w:r>
                <w:rPr>
                  <w:rFonts w:asciiTheme="minorEastAsia" w:eastAsiaTheme="minorEastAsia" w:hAnsiTheme="minorEastAsia" w:cstheme="minorEastAsia" w:hint="eastAsia"/>
                  <w:b/>
                  <w:bCs/>
                  <w:sz w:val="28"/>
                  <w:szCs w:val="28"/>
                  <w:rPrChange w:id="2214" w:author="南" w:date="2026-10-22T20:39:00Z">
                    <w:rPr>
                      <w:rFonts w:hint="eastAsia"/>
                      <w:sz w:val="24"/>
                    </w:rPr>
                  </w:rPrChange>
                </w:rPr>
                <w:t xml:space="preserve">2. </w:t>
              </w:r>
              <w:r>
                <w:rPr>
                  <w:rFonts w:asciiTheme="minorEastAsia" w:eastAsiaTheme="minorEastAsia" w:hAnsiTheme="minorEastAsia" w:cstheme="minorEastAsia" w:hint="eastAsia"/>
                  <w:b/>
                  <w:bCs/>
                  <w:sz w:val="28"/>
                  <w:szCs w:val="28"/>
                  <w:rPrChange w:id="2215" w:author="南" w:date="2026-10-22T20:39:00Z">
                    <w:rPr>
                      <w:rFonts w:hint="eastAsia"/>
                      <w:sz w:val="24"/>
                    </w:rPr>
                  </w:rPrChange>
                </w:rPr>
                <w:t>技术特点和优势</w:t>
              </w:r>
            </w:ins>
          </w:p>
          <w:p w14:paraId="537E766F" w14:textId="77777777" w:rsidR="00C80897" w:rsidRPr="00C80897" w:rsidRDefault="00C831D6">
            <w:pPr>
              <w:spacing w:line="360" w:lineRule="auto"/>
              <w:ind w:firstLineChars="200" w:firstLine="482"/>
              <w:jc w:val="left"/>
              <w:rPr>
                <w:ins w:id="2216" w:author="南" w:date="2026-10-22T19:28:00Z"/>
                <w:rFonts w:asciiTheme="minorEastAsia" w:eastAsiaTheme="minorEastAsia" w:hAnsiTheme="minorEastAsia" w:cstheme="minorEastAsia"/>
                <w:b/>
                <w:bCs/>
                <w:sz w:val="24"/>
                <w:rPrChange w:id="2217" w:author="南" w:date="2026-10-22T20:39:00Z">
                  <w:rPr>
                    <w:ins w:id="2218" w:author="南" w:date="2026-10-22T19:28:00Z"/>
                    <w:sz w:val="24"/>
                  </w:rPr>
                </w:rPrChange>
              </w:rPr>
            </w:pPr>
            <w:ins w:id="2219" w:author="南" w:date="2026-10-22T19:28:00Z">
              <w:r>
                <w:rPr>
                  <w:rFonts w:asciiTheme="minorEastAsia" w:eastAsiaTheme="minorEastAsia" w:hAnsiTheme="minorEastAsia" w:cstheme="minorEastAsia" w:hint="eastAsia"/>
                  <w:b/>
                  <w:bCs/>
                  <w:sz w:val="24"/>
                  <w:rPrChange w:id="2220" w:author="南" w:date="2026-10-22T20:39:00Z">
                    <w:rPr>
                      <w:rFonts w:hint="eastAsia"/>
                      <w:sz w:val="24"/>
                    </w:rPr>
                  </w:rPrChange>
                </w:rPr>
                <w:t>（</w:t>
              </w:r>
              <w:r>
                <w:rPr>
                  <w:rFonts w:asciiTheme="minorEastAsia" w:eastAsiaTheme="minorEastAsia" w:hAnsiTheme="minorEastAsia" w:cstheme="minorEastAsia" w:hint="eastAsia"/>
                  <w:b/>
                  <w:bCs/>
                  <w:sz w:val="24"/>
                  <w:rPrChange w:id="2221" w:author="南" w:date="2026-10-22T20:39:00Z">
                    <w:rPr>
                      <w:rFonts w:hint="eastAsia"/>
                      <w:sz w:val="24"/>
                    </w:rPr>
                  </w:rPrChange>
                </w:rPr>
                <w:t>1</w:t>
              </w:r>
              <w:r>
                <w:rPr>
                  <w:rFonts w:asciiTheme="minorEastAsia" w:eastAsiaTheme="minorEastAsia" w:hAnsiTheme="minorEastAsia" w:cstheme="minorEastAsia" w:hint="eastAsia"/>
                  <w:b/>
                  <w:bCs/>
                  <w:sz w:val="24"/>
                  <w:rPrChange w:id="2222" w:author="南" w:date="2026-10-22T20:39:00Z">
                    <w:rPr>
                      <w:rFonts w:hint="eastAsia"/>
                      <w:sz w:val="24"/>
                    </w:rPr>
                  </w:rPrChange>
                </w:rPr>
                <w:t>）以真实需求为基础，突出农产品自身特色</w:t>
              </w:r>
            </w:ins>
          </w:p>
          <w:p w14:paraId="3592736A" w14:textId="77777777" w:rsidR="00C80897" w:rsidRPr="00C80897" w:rsidRDefault="00C831D6">
            <w:pPr>
              <w:spacing w:line="360" w:lineRule="auto"/>
              <w:ind w:firstLineChars="200" w:firstLine="480"/>
              <w:jc w:val="left"/>
              <w:rPr>
                <w:ins w:id="2223" w:author="南" w:date="2026-10-22T19:28:00Z"/>
                <w:rFonts w:asciiTheme="minorEastAsia" w:eastAsiaTheme="minorEastAsia" w:hAnsiTheme="minorEastAsia" w:cstheme="minorEastAsia"/>
                <w:sz w:val="24"/>
                <w:rPrChange w:id="2224" w:author="南" w:date="2026-10-22T20:39:00Z">
                  <w:rPr>
                    <w:ins w:id="2225" w:author="南" w:date="2026-10-22T19:28:00Z"/>
                    <w:sz w:val="24"/>
                  </w:rPr>
                </w:rPrChange>
              </w:rPr>
            </w:pPr>
            <w:ins w:id="2226" w:author="南" w:date="2026-10-22T19:28:00Z">
              <w:r>
                <w:rPr>
                  <w:rFonts w:asciiTheme="minorEastAsia" w:eastAsiaTheme="minorEastAsia" w:hAnsiTheme="minorEastAsia" w:cstheme="minorEastAsia" w:hint="eastAsia"/>
                  <w:sz w:val="24"/>
                  <w:rPrChange w:id="2227" w:author="南" w:date="2026-10-22T20:39:00Z">
                    <w:rPr>
                      <w:rFonts w:hint="eastAsia"/>
                      <w:sz w:val="24"/>
                    </w:rPr>
                  </w:rPrChange>
                </w:rPr>
                <w:lastRenderedPageBreak/>
                <w:t>团队通过广东、黑龙江等地的企业走访了解宣传需求，将企业文化、生产工艺、产品特色及品牌定位纳入系统。相较于仅输入产品名称的生成方式，系统能够调用企业专属资料组织表达，减少笼统套话，使内容更贴近实际产品和品牌形象。</w:t>
              </w:r>
            </w:ins>
          </w:p>
          <w:p w14:paraId="4E628359" w14:textId="77777777" w:rsidR="00C80897" w:rsidRPr="00C80897" w:rsidRDefault="00C831D6">
            <w:pPr>
              <w:spacing w:line="360" w:lineRule="auto"/>
              <w:ind w:firstLineChars="200" w:firstLine="482"/>
              <w:jc w:val="left"/>
              <w:rPr>
                <w:ins w:id="2228" w:author="南" w:date="2026-10-22T19:28:00Z"/>
                <w:rFonts w:asciiTheme="minorEastAsia" w:eastAsiaTheme="minorEastAsia" w:hAnsiTheme="minorEastAsia" w:cstheme="minorEastAsia"/>
                <w:b/>
                <w:bCs/>
                <w:sz w:val="24"/>
                <w:rPrChange w:id="2229" w:author="南" w:date="2026-10-22T20:39:00Z">
                  <w:rPr>
                    <w:ins w:id="2230" w:author="南" w:date="2026-10-22T19:28:00Z"/>
                    <w:sz w:val="24"/>
                  </w:rPr>
                </w:rPrChange>
              </w:rPr>
            </w:pPr>
            <w:ins w:id="2231" w:author="南" w:date="2026-10-22T19:28:00Z">
              <w:r>
                <w:rPr>
                  <w:rFonts w:asciiTheme="minorEastAsia" w:eastAsiaTheme="minorEastAsia" w:hAnsiTheme="minorEastAsia" w:cstheme="minorEastAsia" w:hint="eastAsia"/>
                  <w:b/>
                  <w:bCs/>
                  <w:sz w:val="24"/>
                  <w:rPrChange w:id="2232" w:author="南" w:date="2026-10-22T20:39:00Z">
                    <w:rPr>
                      <w:rFonts w:hint="eastAsia"/>
                      <w:sz w:val="24"/>
                    </w:rPr>
                  </w:rPrChange>
                </w:rPr>
                <w:t>（</w:t>
              </w:r>
              <w:r>
                <w:rPr>
                  <w:rFonts w:asciiTheme="minorEastAsia" w:eastAsiaTheme="minorEastAsia" w:hAnsiTheme="minorEastAsia" w:cstheme="minorEastAsia" w:hint="eastAsia"/>
                  <w:b/>
                  <w:bCs/>
                  <w:sz w:val="24"/>
                  <w:rPrChange w:id="2233" w:author="南" w:date="2026-10-22T20:39:00Z">
                    <w:rPr>
                      <w:rFonts w:hint="eastAsia"/>
                      <w:sz w:val="24"/>
                    </w:rPr>
                  </w:rPrChange>
                </w:rPr>
                <w:t>2</w:t>
              </w:r>
              <w:r>
                <w:rPr>
                  <w:rFonts w:asciiTheme="minorEastAsia" w:eastAsiaTheme="minorEastAsia" w:hAnsiTheme="minorEastAsia" w:cstheme="minorEastAsia" w:hint="eastAsia"/>
                  <w:b/>
                  <w:bCs/>
                  <w:sz w:val="24"/>
                  <w:rPrChange w:id="2234" w:author="南" w:date="2026-10-22T20:39:00Z">
                    <w:rPr>
                      <w:rFonts w:hint="eastAsia"/>
                      <w:sz w:val="24"/>
                    </w:rPr>
                  </w:rPrChange>
                </w:rPr>
                <w:t>）结合领域微调与知识检索，提高任务适配能力</w:t>
              </w:r>
            </w:ins>
          </w:p>
          <w:p w14:paraId="3455BF01" w14:textId="77777777" w:rsidR="00C80897" w:rsidRPr="00C80897" w:rsidRDefault="00C831D6">
            <w:pPr>
              <w:spacing w:line="360" w:lineRule="auto"/>
              <w:ind w:firstLineChars="200" w:firstLine="480"/>
              <w:jc w:val="left"/>
              <w:rPr>
                <w:ins w:id="2235" w:author="南" w:date="2026-10-22T19:28:00Z"/>
                <w:rFonts w:asciiTheme="minorEastAsia" w:eastAsiaTheme="minorEastAsia" w:hAnsiTheme="minorEastAsia" w:cstheme="minorEastAsia"/>
                <w:sz w:val="24"/>
                <w:rPrChange w:id="2236" w:author="南" w:date="2026-10-22T20:39:00Z">
                  <w:rPr>
                    <w:ins w:id="2237" w:author="南" w:date="2026-10-22T19:28:00Z"/>
                    <w:sz w:val="24"/>
                  </w:rPr>
                </w:rPrChange>
              </w:rPr>
            </w:pPr>
            <w:ins w:id="2238" w:author="南" w:date="2026-10-22T19:28:00Z">
              <w:r>
                <w:rPr>
                  <w:rFonts w:asciiTheme="minorEastAsia" w:eastAsiaTheme="minorEastAsia" w:hAnsiTheme="minorEastAsia" w:cstheme="minorEastAsia" w:hint="eastAsia"/>
                  <w:sz w:val="24"/>
                  <w:rPrChange w:id="2239" w:author="南" w:date="2026-10-22T20:39:00Z">
                    <w:rPr>
                      <w:rFonts w:hint="eastAsia"/>
                      <w:sz w:val="24"/>
                    </w:rPr>
                  </w:rPrChange>
                </w:rPr>
                <w:t>作品利用整理的</w:t>
              </w:r>
              <w:r>
                <w:rPr>
                  <w:rFonts w:asciiTheme="minorEastAsia" w:eastAsiaTheme="minorEastAsia" w:hAnsiTheme="minorEastAsia" w:cstheme="minorEastAsia" w:hint="eastAsia"/>
                  <w:color w:val="FF0000"/>
                  <w:sz w:val="24"/>
                  <w:rPrChange w:id="2240" w:author="郝鹃" w:date="2026-10-23T00:28:00Z">
                    <w:rPr>
                      <w:rFonts w:hint="eastAsia"/>
                      <w:sz w:val="24"/>
                    </w:rPr>
                  </w:rPrChange>
                </w:rPr>
                <w:t>三千余条</w:t>
              </w:r>
              <w:r>
                <w:rPr>
                  <w:rFonts w:asciiTheme="minorEastAsia" w:eastAsiaTheme="minorEastAsia" w:hAnsiTheme="minorEastAsia" w:cstheme="minorEastAsia" w:hint="eastAsia"/>
                  <w:sz w:val="24"/>
                  <w:rPrChange w:id="2241" w:author="南" w:date="2026-10-22T20:39:00Z">
                    <w:rPr>
                      <w:rFonts w:hint="eastAsia"/>
                      <w:sz w:val="24"/>
                    </w:rPr>
                  </w:rPrChange>
                </w:rPr>
                <w:t>农产品资料建设领域数据集，结合营销任务开展模型微调，强化产品理解、卖点提炼、文案和脚本组织能力。同时通过检索提供当前企业资料，使模型表达与具体产品事实相互配合，支持资料更新后的持续使用。</w:t>
              </w:r>
            </w:ins>
          </w:p>
          <w:p w14:paraId="588D62C0" w14:textId="77777777" w:rsidR="00C80897" w:rsidRPr="00C80897" w:rsidRDefault="00C831D6">
            <w:pPr>
              <w:spacing w:line="360" w:lineRule="auto"/>
              <w:ind w:firstLineChars="200" w:firstLine="482"/>
              <w:jc w:val="left"/>
              <w:rPr>
                <w:ins w:id="2242" w:author="南" w:date="2026-10-22T19:28:00Z"/>
                <w:rFonts w:asciiTheme="minorEastAsia" w:eastAsiaTheme="minorEastAsia" w:hAnsiTheme="minorEastAsia" w:cstheme="minorEastAsia"/>
                <w:b/>
                <w:bCs/>
                <w:sz w:val="24"/>
                <w:rPrChange w:id="2243" w:author="南" w:date="2026-10-22T20:39:00Z">
                  <w:rPr>
                    <w:ins w:id="2244" w:author="南" w:date="2026-10-22T19:28:00Z"/>
                    <w:sz w:val="24"/>
                  </w:rPr>
                </w:rPrChange>
              </w:rPr>
            </w:pPr>
            <w:ins w:id="2245" w:author="南" w:date="2026-10-22T19:28:00Z">
              <w:r>
                <w:rPr>
                  <w:rFonts w:asciiTheme="minorEastAsia" w:eastAsiaTheme="minorEastAsia" w:hAnsiTheme="minorEastAsia" w:cstheme="minorEastAsia" w:hint="eastAsia"/>
                  <w:b/>
                  <w:bCs/>
                  <w:sz w:val="24"/>
                  <w:rPrChange w:id="2246" w:author="南" w:date="2026-10-22T20:39:00Z">
                    <w:rPr>
                      <w:rFonts w:hint="eastAsia"/>
                      <w:sz w:val="24"/>
                    </w:rPr>
                  </w:rPrChange>
                </w:rPr>
                <w:t>（</w:t>
              </w:r>
              <w:r>
                <w:rPr>
                  <w:rFonts w:asciiTheme="minorEastAsia" w:eastAsiaTheme="minorEastAsia" w:hAnsiTheme="minorEastAsia" w:cstheme="minorEastAsia" w:hint="eastAsia"/>
                  <w:b/>
                  <w:bCs/>
                  <w:sz w:val="24"/>
                  <w:rPrChange w:id="2247" w:author="南" w:date="2026-10-22T20:39:00Z">
                    <w:rPr>
                      <w:rFonts w:hint="eastAsia"/>
                      <w:sz w:val="24"/>
                    </w:rPr>
                  </w:rPrChange>
                </w:rPr>
                <w:t>3</w:t>
              </w:r>
              <w:r>
                <w:rPr>
                  <w:rFonts w:asciiTheme="minorEastAsia" w:eastAsiaTheme="minorEastAsia" w:hAnsiTheme="minorEastAsia" w:cstheme="minorEastAsia" w:hint="eastAsia"/>
                  <w:b/>
                  <w:bCs/>
                  <w:sz w:val="24"/>
                  <w:rPrChange w:id="2248" w:author="南" w:date="2026-10-22T20:39:00Z">
                    <w:rPr>
                      <w:rFonts w:hint="eastAsia"/>
                      <w:sz w:val="24"/>
                    </w:rPr>
                  </w:rPrChange>
                </w:rPr>
                <w:t>）通过多</w:t>
              </w:r>
              <w:r>
                <w:rPr>
                  <w:rFonts w:asciiTheme="minorEastAsia" w:eastAsiaTheme="minorEastAsia" w:hAnsiTheme="minorEastAsia" w:cstheme="minorEastAsia" w:hint="eastAsia"/>
                  <w:b/>
                  <w:bCs/>
                  <w:sz w:val="24"/>
                  <w:rPrChange w:id="2249" w:author="南" w:date="2026-10-22T20:39:00Z">
                    <w:rPr>
                      <w:rFonts w:hint="eastAsia"/>
                      <w:sz w:val="24"/>
                    </w:rPr>
                  </w:rPrChange>
                </w:rPr>
                <w:t>Agent</w:t>
              </w:r>
              <w:r>
                <w:rPr>
                  <w:rFonts w:asciiTheme="minorEastAsia" w:eastAsiaTheme="minorEastAsia" w:hAnsiTheme="minorEastAsia" w:cstheme="minorEastAsia" w:hint="eastAsia"/>
                  <w:b/>
                  <w:bCs/>
                  <w:sz w:val="24"/>
                  <w:rPrChange w:id="2250" w:author="南" w:date="2026-10-22T20:39:00Z">
                    <w:rPr>
                      <w:rFonts w:hint="eastAsia"/>
                      <w:sz w:val="24"/>
                    </w:rPr>
                  </w:rPrChange>
                </w:rPr>
                <w:t>技能编排，实现</w:t>
              </w:r>
            </w:ins>
            <w:ins w:id="2251" w:author="南" w:date="2026-10-22T19:29:00Z">
              <w:r>
                <w:rPr>
                  <w:rFonts w:asciiTheme="minorEastAsia" w:eastAsiaTheme="minorEastAsia" w:hAnsiTheme="minorEastAsia" w:cstheme="minorEastAsia" w:hint="eastAsia"/>
                  <w:b/>
                  <w:bCs/>
                  <w:sz w:val="24"/>
                  <w:rPrChange w:id="2252" w:author="南" w:date="2026-10-22T20:39:00Z">
                    <w:rPr>
                      <w:rFonts w:hint="eastAsia"/>
                      <w:sz w:val="24"/>
                    </w:rPr>
                  </w:rPrChange>
                </w:rPr>
                <w:t>多模态</w:t>
              </w:r>
            </w:ins>
            <w:ins w:id="2253" w:author="南" w:date="2026-10-22T19:28:00Z">
              <w:r>
                <w:rPr>
                  <w:rFonts w:asciiTheme="minorEastAsia" w:eastAsiaTheme="minorEastAsia" w:hAnsiTheme="minorEastAsia" w:cstheme="minorEastAsia" w:hint="eastAsia"/>
                  <w:b/>
                  <w:bCs/>
                  <w:sz w:val="24"/>
                  <w:rPrChange w:id="2254" w:author="南" w:date="2026-10-22T20:39:00Z">
                    <w:rPr>
                      <w:rFonts w:hint="eastAsia"/>
                      <w:sz w:val="24"/>
                    </w:rPr>
                  </w:rPrChange>
                </w:rPr>
                <w:t>协同生产</w:t>
              </w:r>
            </w:ins>
          </w:p>
          <w:p w14:paraId="43125457" w14:textId="77777777" w:rsidR="00C80897" w:rsidRPr="00C80897" w:rsidRDefault="00C831D6">
            <w:pPr>
              <w:spacing w:line="360" w:lineRule="auto"/>
              <w:ind w:firstLineChars="200" w:firstLine="480"/>
              <w:jc w:val="left"/>
              <w:rPr>
                <w:ins w:id="2255" w:author="南" w:date="2026-10-22T19:28:00Z"/>
                <w:rFonts w:asciiTheme="minorEastAsia" w:eastAsiaTheme="minorEastAsia" w:hAnsiTheme="minorEastAsia" w:cstheme="minorEastAsia"/>
                <w:sz w:val="24"/>
                <w:rPrChange w:id="2256" w:author="南" w:date="2026-10-22T20:39:00Z">
                  <w:rPr>
                    <w:ins w:id="2257" w:author="南" w:date="2026-10-22T19:28:00Z"/>
                    <w:sz w:val="24"/>
                  </w:rPr>
                </w:rPrChange>
              </w:rPr>
            </w:pPr>
            <w:ins w:id="2258" w:author="南" w:date="2026-10-22T19:28:00Z">
              <w:r>
                <w:rPr>
                  <w:rFonts w:asciiTheme="minorEastAsia" w:eastAsiaTheme="minorEastAsia" w:hAnsiTheme="minorEastAsia" w:cstheme="minorEastAsia" w:hint="eastAsia"/>
                  <w:sz w:val="24"/>
                  <w:rPrChange w:id="2259" w:author="南" w:date="2026-10-22T20:39:00Z">
                    <w:rPr>
                      <w:rFonts w:hint="eastAsia"/>
                      <w:sz w:val="24"/>
                    </w:rPr>
                  </w:rPrChange>
                </w:rPr>
                <w:t>系统采用统一调度与专业</w:t>
              </w:r>
              <w:r>
                <w:rPr>
                  <w:rFonts w:asciiTheme="minorEastAsia" w:eastAsiaTheme="minorEastAsia" w:hAnsiTheme="minorEastAsia" w:cstheme="minorEastAsia" w:hint="eastAsia"/>
                  <w:sz w:val="24"/>
                  <w:rPrChange w:id="2260" w:author="南" w:date="2026-10-22T20:39:00Z">
                    <w:rPr>
                      <w:rFonts w:hint="eastAsia"/>
                      <w:sz w:val="24"/>
                    </w:rPr>
                  </w:rPrChange>
                </w:rPr>
                <w:t>Agent</w:t>
              </w:r>
              <w:r>
                <w:rPr>
                  <w:rFonts w:asciiTheme="minorEastAsia" w:eastAsiaTheme="minorEastAsia" w:hAnsiTheme="minorEastAsia" w:cstheme="minorEastAsia" w:hint="eastAsia"/>
                  <w:sz w:val="24"/>
                  <w:rPrChange w:id="2261" w:author="南" w:date="2026-10-22T20:39:00Z">
                    <w:rPr>
                      <w:rFonts w:hint="eastAsia"/>
                      <w:sz w:val="24"/>
                    </w:rPr>
                  </w:rPrChange>
                </w:rPr>
                <w:t>分工的结构，通过</w:t>
              </w:r>
              <w:r>
                <w:rPr>
                  <w:rFonts w:asciiTheme="minorEastAsia" w:eastAsiaTheme="minorEastAsia" w:hAnsiTheme="minorEastAsia" w:cstheme="minorEastAsia" w:hint="eastAsia"/>
                  <w:sz w:val="24"/>
                  <w:rPrChange w:id="2262" w:author="南" w:date="2026-10-22T20:39:00Z">
                    <w:rPr>
                      <w:rFonts w:hint="eastAsia"/>
                      <w:sz w:val="24"/>
                    </w:rPr>
                  </w:rPrChange>
                </w:rPr>
                <w:t>LangChain</w:t>
              </w:r>
              <w:r>
                <w:rPr>
                  <w:rFonts w:asciiTheme="minorEastAsia" w:eastAsiaTheme="minorEastAsia" w:hAnsiTheme="minorEastAsia" w:cstheme="minorEastAsia" w:hint="eastAsia"/>
                  <w:sz w:val="24"/>
                  <w:rPrChange w:id="2263" w:author="南" w:date="2026-10-22T20:39:00Z">
                    <w:rPr>
                      <w:rFonts w:hint="eastAsia"/>
                      <w:sz w:val="24"/>
                    </w:rPr>
                  </w:rPrChange>
                </w:rPr>
                <w:t>封装模型和工具接口，利用</w:t>
              </w:r>
              <w:r>
                <w:rPr>
                  <w:rFonts w:asciiTheme="minorEastAsia" w:eastAsiaTheme="minorEastAsia" w:hAnsiTheme="minorEastAsia" w:cstheme="minorEastAsia" w:hint="eastAsia"/>
                  <w:sz w:val="24"/>
                  <w:rPrChange w:id="2264" w:author="南" w:date="2026-10-22T20:39:00Z">
                    <w:rPr>
                      <w:rFonts w:hint="eastAsia"/>
                      <w:sz w:val="24"/>
                    </w:rPr>
                  </w:rPrChange>
                </w:rPr>
                <w:t>LangGraph</w:t>
              </w:r>
              <w:r>
                <w:rPr>
                  <w:rFonts w:asciiTheme="minorEastAsia" w:eastAsiaTheme="minorEastAsia" w:hAnsiTheme="minorEastAsia" w:cstheme="minorEastAsia" w:hint="eastAsia"/>
                  <w:sz w:val="24"/>
                  <w:rPrChange w:id="2265" w:author="南" w:date="2026-10-22T20:39:00Z">
                    <w:rPr>
                      <w:rFonts w:hint="eastAsia"/>
                      <w:sz w:val="24"/>
                    </w:rPr>
                  </w:rPrChange>
                </w:rPr>
                <w:t>组织任务依赖，将检索、生成、编辑、排版和审核等能力封装为</w:t>
              </w:r>
              <w:r>
                <w:rPr>
                  <w:rFonts w:asciiTheme="minorEastAsia" w:eastAsiaTheme="minorEastAsia" w:hAnsiTheme="minorEastAsia" w:cstheme="minorEastAsia" w:hint="eastAsia"/>
                  <w:sz w:val="24"/>
                  <w:rPrChange w:id="2266" w:author="南" w:date="2026-10-22T20:39:00Z">
                    <w:rPr>
                      <w:rFonts w:hint="eastAsia"/>
                      <w:sz w:val="24"/>
                    </w:rPr>
                  </w:rPrChange>
                </w:rPr>
                <w:t>Skill</w:t>
              </w:r>
              <w:r>
                <w:rPr>
                  <w:rFonts w:asciiTheme="minorEastAsia" w:eastAsiaTheme="minorEastAsia" w:hAnsiTheme="minorEastAsia" w:cstheme="minorEastAsia" w:hint="eastAsia"/>
                  <w:sz w:val="24"/>
                  <w:rPrChange w:id="2267" w:author="南" w:date="2026-10-22T20:39:00Z">
                    <w:rPr>
                      <w:rFonts w:hint="eastAsia"/>
                      <w:sz w:val="24"/>
                    </w:rPr>
                  </w:rPrChange>
                </w:rPr>
                <w:t>。各</w:t>
              </w:r>
              <w:r>
                <w:rPr>
                  <w:rFonts w:asciiTheme="minorEastAsia" w:eastAsiaTheme="minorEastAsia" w:hAnsiTheme="minorEastAsia" w:cstheme="minorEastAsia" w:hint="eastAsia"/>
                  <w:sz w:val="24"/>
                  <w:rPrChange w:id="2268" w:author="南" w:date="2026-10-22T20:39:00Z">
                    <w:rPr>
                      <w:rFonts w:hint="eastAsia"/>
                      <w:sz w:val="24"/>
                    </w:rPr>
                  </w:rPrChange>
                </w:rPr>
                <w:t>Agent</w:t>
              </w:r>
              <w:r>
                <w:rPr>
                  <w:rFonts w:asciiTheme="minorEastAsia" w:eastAsiaTheme="minorEastAsia" w:hAnsiTheme="minorEastAsia" w:cstheme="minorEastAsia" w:hint="eastAsia"/>
                  <w:sz w:val="24"/>
                  <w:rPrChange w:id="2269" w:author="南" w:date="2026-10-22T20:39:00Z">
                    <w:rPr>
                      <w:rFonts w:hint="eastAsia"/>
                      <w:sz w:val="24"/>
                    </w:rPr>
                  </w:rPrChange>
                </w:rPr>
                <w:t>共享产品资料及创意简报，使文案、海报、视频和直播脚本围绕同一宣传目标展开，并支持局部修改。</w:t>
              </w:r>
            </w:ins>
          </w:p>
          <w:p w14:paraId="313A595C" w14:textId="77777777" w:rsidR="00C80897" w:rsidRPr="00C80897" w:rsidRDefault="00C831D6">
            <w:pPr>
              <w:spacing w:line="360" w:lineRule="auto"/>
              <w:ind w:firstLineChars="200" w:firstLine="482"/>
              <w:jc w:val="left"/>
              <w:rPr>
                <w:ins w:id="2270" w:author="南" w:date="2026-10-22T19:28:00Z"/>
                <w:rFonts w:asciiTheme="minorEastAsia" w:eastAsiaTheme="minorEastAsia" w:hAnsiTheme="minorEastAsia" w:cstheme="minorEastAsia"/>
                <w:b/>
                <w:bCs/>
                <w:sz w:val="24"/>
                <w:rPrChange w:id="2271" w:author="南" w:date="2026-10-22T20:40:00Z">
                  <w:rPr>
                    <w:ins w:id="2272" w:author="南" w:date="2026-10-22T19:28:00Z"/>
                    <w:sz w:val="24"/>
                  </w:rPr>
                </w:rPrChange>
              </w:rPr>
            </w:pPr>
            <w:ins w:id="2273" w:author="南" w:date="2026-10-22T19:28:00Z">
              <w:r>
                <w:rPr>
                  <w:rFonts w:asciiTheme="minorEastAsia" w:eastAsiaTheme="minorEastAsia" w:hAnsiTheme="minorEastAsia" w:cstheme="minorEastAsia" w:hint="eastAsia"/>
                  <w:b/>
                  <w:bCs/>
                  <w:sz w:val="24"/>
                  <w:rPrChange w:id="2274" w:author="南" w:date="2026-10-22T20:40:00Z">
                    <w:rPr>
                      <w:rFonts w:hint="eastAsia"/>
                      <w:sz w:val="24"/>
                    </w:rPr>
                  </w:rPrChange>
                </w:rPr>
                <w:t>（</w:t>
              </w:r>
              <w:r>
                <w:rPr>
                  <w:rFonts w:asciiTheme="minorEastAsia" w:eastAsiaTheme="minorEastAsia" w:hAnsiTheme="minorEastAsia" w:cstheme="minorEastAsia" w:hint="eastAsia"/>
                  <w:b/>
                  <w:bCs/>
                  <w:sz w:val="24"/>
                  <w:rPrChange w:id="2275" w:author="南" w:date="2026-10-22T20:40:00Z">
                    <w:rPr>
                      <w:rFonts w:hint="eastAsia"/>
                      <w:sz w:val="24"/>
                    </w:rPr>
                  </w:rPrChange>
                </w:rPr>
                <w:t>4</w:t>
              </w:r>
              <w:r>
                <w:rPr>
                  <w:rFonts w:asciiTheme="minorEastAsia" w:eastAsiaTheme="minorEastAsia" w:hAnsiTheme="minorEastAsia" w:cstheme="minorEastAsia" w:hint="eastAsia"/>
                  <w:b/>
                  <w:bCs/>
                  <w:sz w:val="24"/>
                  <w:rPrChange w:id="2276" w:author="南" w:date="2026-10-22T20:40:00Z">
                    <w:rPr>
                      <w:rFonts w:hint="eastAsia"/>
                      <w:sz w:val="24"/>
                    </w:rPr>
                  </w:rPrChange>
                </w:rPr>
                <w:t>）连接生成、编辑与审核，降低使用门槛</w:t>
              </w:r>
            </w:ins>
          </w:p>
          <w:p w14:paraId="2682EA67" w14:textId="77777777" w:rsidR="00C80897" w:rsidRPr="00C80897" w:rsidRDefault="00C831D6">
            <w:pPr>
              <w:spacing w:line="360" w:lineRule="auto"/>
              <w:ind w:firstLineChars="200" w:firstLine="480"/>
              <w:jc w:val="left"/>
              <w:rPr>
                <w:ins w:id="2277" w:author="南" w:date="2026-10-22T19:28:00Z"/>
                <w:rFonts w:asciiTheme="minorEastAsia" w:eastAsiaTheme="minorEastAsia" w:hAnsiTheme="minorEastAsia" w:cstheme="minorEastAsia"/>
                <w:sz w:val="24"/>
                <w:rPrChange w:id="2278" w:author="南" w:date="2026-10-22T20:39:00Z">
                  <w:rPr>
                    <w:ins w:id="2279" w:author="南" w:date="2026-10-22T19:28:00Z"/>
                    <w:sz w:val="24"/>
                  </w:rPr>
                </w:rPrChange>
              </w:rPr>
            </w:pPr>
            <w:ins w:id="2280" w:author="南" w:date="2026-10-22T19:28:00Z">
              <w:r>
                <w:rPr>
                  <w:rFonts w:asciiTheme="minorEastAsia" w:eastAsiaTheme="minorEastAsia" w:hAnsiTheme="minorEastAsia" w:cstheme="minorEastAsia" w:hint="eastAsia"/>
                  <w:sz w:val="24"/>
                  <w:rPrChange w:id="2281" w:author="南" w:date="2026-10-22T20:39:00Z">
                    <w:rPr>
                      <w:rFonts w:hint="eastAsia"/>
                      <w:sz w:val="24"/>
                    </w:rPr>
                  </w:rPrChange>
                </w:rPr>
                <w:t>档案勾选、引导式填词和参考样式套用，帮助缺少专业经验的经营者表达需求。生成后可继续调整内容，并通过字段比对、</w:t>
              </w:r>
              <w:r>
                <w:rPr>
                  <w:rFonts w:asciiTheme="minorEastAsia" w:eastAsiaTheme="minorEastAsia" w:hAnsiTheme="minorEastAsia" w:cstheme="minorEastAsia" w:hint="eastAsia"/>
                  <w:sz w:val="24"/>
                  <w:rPrChange w:id="2282" w:author="南" w:date="2026-10-22T20:39:00Z">
                    <w:rPr>
                      <w:rFonts w:hint="eastAsia"/>
                      <w:sz w:val="24"/>
                    </w:rPr>
                  </w:rPrChange>
                </w:rPr>
                <w:t>OCR</w:t>
              </w:r>
              <w:r>
                <w:rPr>
                  <w:rFonts w:asciiTheme="minorEastAsia" w:eastAsiaTheme="minorEastAsia" w:hAnsiTheme="minorEastAsia" w:cstheme="minorEastAsia" w:hint="eastAsia"/>
                  <w:sz w:val="24"/>
                  <w:rPrChange w:id="2283" w:author="南" w:date="2026-10-22T20:39:00Z">
                    <w:rPr>
                      <w:rFonts w:hint="eastAsia"/>
                      <w:sz w:val="24"/>
                    </w:rPr>
                  </w:rPrChange>
                </w:rPr>
                <w:t>及视觉理解辅助检查发现问题，最终由用户确认采用。多平台预览和打包保存进一步减少工具切换与成果整理工作。</w:t>
              </w:r>
            </w:ins>
          </w:p>
          <w:p w14:paraId="07672BF1" w14:textId="77777777" w:rsidR="00C80897" w:rsidRPr="00C80897" w:rsidRDefault="00C831D6" w:rsidP="00C80897">
            <w:pPr>
              <w:spacing w:line="360" w:lineRule="auto"/>
              <w:ind w:firstLineChars="200" w:firstLine="480"/>
              <w:jc w:val="left"/>
              <w:rPr>
                <w:ins w:id="2284" w:author="南" w:date="2026-10-20T01:35:00Z"/>
                <w:rFonts w:asciiTheme="minorEastAsia" w:eastAsiaTheme="minorEastAsia" w:hAnsiTheme="minorEastAsia" w:cstheme="minorEastAsia"/>
                <w:sz w:val="24"/>
                <w:rPrChange w:id="2285" w:author="南" w:date="2026-10-22T20:39:00Z">
                  <w:rPr>
                    <w:ins w:id="2286" w:author="南" w:date="2026-10-20T01:35:00Z"/>
                    <w:sz w:val="24"/>
                  </w:rPr>
                </w:rPrChange>
              </w:rPr>
              <w:pPrChange w:id="2287" w:author="南" w:date="2026-10-21T21:33:00Z">
                <w:pPr>
                  <w:spacing w:line="560" w:lineRule="exact"/>
                  <w:jc w:val="left"/>
                </w:pPr>
              </w:pPrChange>
            </w:pPr>
            <w:ins w:id="2288" w:author="南" w:date="2026-10-20T01:35:00Z">
              <w:r>
                <w:rPr>
                  <w:rFonts w:asciiTheme="minorEastAsia" w:eastAsiaTheme="minorEastAsia" w:hAnsiTheme="minorEastAsia" w:cstheme="minorEastAsia" w:hint="eastAsia"/>
                  <w:sz w:val="24"/>
                  <w:rPrChange w:id="2289" w:author="南" w:date="2026-10-22T20:39:00Z">
                    <w:rPr>
                      <w:rFonts w:hint="eastAsia"/>
                      <w:sz w:val="24"/>
                    </w:rPr>
                  </w:rPrChange>
                </w:rPr>
                <w:t>。</w:t>
              </w:r>
            </w:ins>
          </w:p>
          <w:p w14:paraId="1C0D6AB6" w14:textId="77777777" w:rsidR="00C80897" w:rsidRPr="00C80897" w:rsidRDefault="00C831D6" w:rsidP="00C80897">
            <w:pPr>
              <w:spacing w:line="360" w:lineRule="auto"/>
              <w:jc w:val="left"/>
              <w:rPr>
                <w:ins w:id="2290" w:author="南" w:date="2026-10-20T01:35:00Z"/>
                <w:rFonts w:asciiTheme="minorEastAsia" w:eastAsiaTheme="minorEastAsia" w:hAnsiTheme="minorEastAsia" w:cstheme="minorEastAsia"/>
                <w:b/>
                <w:bCs/>
                <w:sz w:val="28"/>
                <w:szCs w:val="28"/>
                <w:rPrChange w:id="2291" w:author="南" w:date="2026-10-22T20:40:00Z">
                  <w:rPr>
                    <w:ins w:id="2292" w:author="南" w:date="2026-10-20T01:35:00Z"/>
                    <w:sz w:val="24"/>
                  </w:rPr>
                </w:rPrChange>
              </w:rPr>
              <w:pPrChange w:id="2293" w:author="南" w:date="2026-10-21T21:33:00Z">
                <w:pPr>
                  <w:spacing w:line="560" w:lineRule="exact"/>
                  <w:jc w:val="left"/>
                </w:pPr>
              </w:pPrChange>
            </w:pPr>
            <w:ins w:id="2294" w:author="南" w:date="2026-10-20T01:35:00Z">
              <w:r>
                <w:rPr>
                  <w:rFonts w:asciiTheme="minorEastAsia" w:eastAsiaTheme="minorEastAsia" w:hAnsiTheme="minorEastAsia" w:cstheme="minorEastAsia" w:hint="eastAsia"/>
                  <w:b/>
                  <w:bCs/>
                  <w:sz w:val="28"/>
                  <w:szCs w:val="28"/>
                  <w:rPrChange w:id="2295" w:author="南" w:date="2026-10-22T20:40:00Z">
                    <w:rPr>
                      <w:rFonts w:hint="eastAsia"/>
                      <w:sz w:val="24"/>
                    </w:rPr>
                  </w:rPrChange>
                </w:rPr>
                <w:t xml:space="preserve">3. </w:t>
              </w:r>
              <w:r>
                <w:rPr>
                  <w:rFonts w:asciiTheme="minorEastAsia" w:eastAsiaTheme="minorEastAsia" w:hAnsiTheme="minorEastAsia" w:cstheme="minorEastAsia" w:hint="eastAsia"/>
                  <w:b/>
                  <w:bCs/>
                  <w:sz w:val="28"/>
                  <w:szCs w:val="28"/>
                  <w:rPrChange w:id="2296" w:author="南" w:date="2026-10-22T20:40:00Z">
                    <w:rPr>
                      <w:rFonts w:hint="eastAsia"/>
                      <w:sz w:val="24"/>
                    </w:rPr>
                  </w:rPrChange>
                </w:rPr>
                <w:t>适用范围</w:t>
              </w:r>
            </w:ins>
          </w:p>
          <w:p w14:paraId="49C37766" w14:textId="77777777" w:rsidR="00C80897" w:rsidRPr="00C80897" w:rsidRDefault="00C831D6">
            <w:pPr>
              <w:spacing w:line="360" w:lineRule="auto"/>
              <w:jc w:val="left"/>
              <w:rPr>
                <w:ins w:id="2297" w:author="南" w:date="2026-10-22T19:30:00Z"/>
                <w:rFonts w:asciiTheme="minorEastAsia" w:eastAsiaTheme="minorEastAsia" w:hAnsiTheme="minorEastAsia" w:cstheme="minorEastAsia"/>
                <w:sz w:val="24"/>
                <w:rPrChange w:id="2298" w:author="南" w:date="2026-10-22T20:39:00Z">
                  <w:rPr>
                    <w:ins w:id="2299" w:author="南" w:date="2026-10-22T19:30:00Z"/>
                    <w:sz w:val="24"/>
                  </w:rPr>
                </w:rPrChange>
              </w:rPr>
            </w:pPr>
            <w:ins w:id="2300" w:author="南" w:date="2026-10-22T19:30:00Z">
              <w:r>
                <w:rPr>
                  <w:rFonts w:asciiTheme="minorEastAsia" w:eastAsiaTheme="minorEastAsia" w:hAnsiTheme="minorEastAsia" w:cstheme="minorEastAsia" w:hint="eastAsia"/>
                  <w:b/>
                  <w:bCs/>
                  <w:sz w:val="24"/>
                  <w:rPrChange w:id="2301" w:author="南" w:date="2026-10-22T20:40:00Z">
                    <w:rPr>
                      <w:rFonts w:hint="eastAsia"/>
                      <w:sz w:val="24"/>
                    </w:rPr>
                  </w:rPrChange>
                </w:rPr>
                <w:t>（</w:t>
              </w:r>
              <w:r>
                <w:rPr>
                  <w:rFonts w:asciiTheme="minorEastAsia" w:eastAsiaTheme="minorEastAsia" w:hAnsiTheme="minorEastAsia" w:cstheme="minorEastAsia" w:hint="eastAsia"/>
                  <w:b/>
                  <w:bCs/>
                  <w:sz w:val="24"/>
                  <w:rPrChange w:id="2302" w:author="南" w:date="2026-10-22T20:40:00Z">
                    <w:rPr>
                      <w:rFonts w:hint="eastAsia"/>
                      <w:sz w:val="24"/>
                    </w:rPr>
                  </w:rPrChange>
                </w:rPr>
                <w:t>1</w:t>
              </w:r>
              <w:r>
                <w:rPr>
                  <w:rFonts w:asciiTheme="minorEastAsia" w:eastAsiaTheme="minorEastAsia" w:hAnsiTheme="minorEastAsia" w:cstheme="minorEastAsia" w:hint="eastAsia"/>
                  <w:b/>
                  <w:bCs/>
                  <w:sz w:val="24"/>
                  <w:rPrChange w:id="2303" w:author="南" w:date="2026-10-22T20:40:00Z">
                    <w:rPr>
                      <w:rFonts w:hint="eastAsia"/>
                      <w:sz w:val="24"/>
                    </w:rPr>
                  </w:rPrChange>
                </w:rPr>
                <w:t>）农业企业、合作社及家庭农场</w:t>
              </w:r>
            </w:ins>
          </w:p>
          <w:p w14:paraId="6AC84F21" w14:textId="77777777" w:rsidR="00C80897" w:rsidRPr="00C80897" w:rsidRDefault="00C831D6" w:rsidP="00C80897">
            <w:pPr>
              <w:spacing w:line="360" w:lineRule="auto"/>
              <w:ind w:firstLineChars="200" w:firstLine="480"/>
              <w:jc w:val="left"/>
              <w:rPr>
                <w:ins w:id="2304" w:author="南" w:date="2026-10-22T19:30:00Z"/>
                <w:rFonts w:asciiTheme="minorEastAsia" w:eastAsiaTheme="minorEastAsia" w:hAnsiTheme="minorEastAsia" w:cstheme="minorEastAsia"/>
                <w:sz w:val="24"/>
                <w:rPrChange w:id="2305" w:author="南" w:date="2026-10-22T20:39:00Z">
                  <w:rPr>
                    <w:ins w:id="2306" w:author="南" w:date="2026-10-22T19:30:00Z"/>
                    <w:sz w:val="24"/>
                  </w:rPr>
                </w:rPrChange>
              </w:rPr>
              <w:pPrChange w:id="2307" w:author="南" w:date="2026-10-22T19:30:00Z">
                <w:pPr>
                  <w:spacing w:line="360" w:lineRule="auto"/>
                  <w:jc w:val="left"/>
                </w:pPr>
              </w:pPrChange>
            </w:pPr>
            <w:ins w:id="2308" w:author="南" w:date="2026-10-22T19:30:00Z">
              <w:r>
                <w:rPr>
                  <w:rFonts w:asciiTheme="minorEastAsia" w:eastAsiaTheme="minorEastAsia" w:hAnsiTheme="minorEastAsia" w:cstheme="minorEastAsia" w:hint="eastAsia"/>
                  <w:sz w:val="24"/>
                  <w:rPrChange w:id="2309" w:author="南" w:date="2026-10-22T20:39:00Z">
                    <w:rPr>
                      <w:rFonts w:hint="eastAsia"/>
                      <w:sz w:val="24"/>
                    </w:rPr>
                  </w:rPrChange>
                </w:rPr>
                <w:t>适用于具有真实产品资料和宣传需求的农业经营主体，可用于日常内容更新、节日推广、新品介绍及品牌故事传播，尤其适合缺少专职文案和设计人员的中小主体。</w:t>
              </w:r>
            </w:ins>
          </w:p>
          <w:p w14:paraId="2190A558" w14:textId="77777777" w:rsidR="00C80897" w:rsidRPr="00C80897" w:rsidRDefault="00C831D6">
            <w:pPr>
              <w:spacing w:line="360" w:lineRule="auto"/>
              <w:jc w:val="left"/>
              <w:rPr>
                <w:ins w:id="2310" w:author="南" w:date="2026-10-22T19:30:00Z"/>
                <w:rFonts w:asciiTheme="minorEastAsia" w:eastAsiaTheme="minorEastAsia" w:hAnsiTheme="minorEastAsia" w:cstheme="minorEastAsia"/>
                <w:b/>
                <w:bCs/>
                <w:sz w:val="24"/>
                <w:rPrChange w:id="2311" w:author="南" w:date="2026-10-22T20:40:00Z">
                  <w:rPr>
                    <w:ins w:id="2312" w:author="南" w:date="2026-10-22T19:30:00Z"/>
                    <w:sz w:val="24"/>
                  </w:rPr>
                </w:rPrChange>
              </w:rPr>
            </w:pPr>
            <w:ins w:id="2313" w:author="南" w:date="2026-10-22T19:30:00Z">
              <w:r>
                <w:rPr>
                  <w:rFonts w:asciiTheme="minorEastAsia" w:eastAsiaTheme="minorEastAsia" w:hAnsiTheme="minorEastAsia" w:cstheme="minorEastAsia" w:hint="eastAsia"/>
                  <w:b/>
                  <w:bCs/>
                  <w:sz w:val="24"/>
                  <w:rPrChange w:id="2314" w:author="南" w:date="2026-10-22T20:40:00Z">
                    <w:rPr>
                      <w:rFonts w:hint="eastAsia"/>
                      <w:sz w:val="24"/>
                    </w:rPr>
                  </w:rPrChange>
                </w:rPr>
                <w:t>（</w:t>
              </w:r>
              <w:r>
                <w:rPr>
                  <w:rFonts w:asciiTheme="minorEastAsia" w:eastAsiaTheme="minorEastAsia" w:hAnsiTheme="minorEastAsia" w:cstheme="minorEastAsia" w:hint="eastAsia"/>
                  <w:b/>
                  <w:bCs/>
                  <w:sz w:val="24"/>
                  <w:rPrChange w:id="2315" w:author="南" w:date="2026-10-22T20:40:00Z">
                    <w:rPr>
                      <w:rFonts w:hint="eastAsia"/>
                      <w:sz w:val="24"/>
                    </w:rPr>
                  </w:rPrChange>
                </w:rPr>
                <w:t>2</w:t>
              </w:r>
              <w:r>
                <w:rPr>
                  <w:rFonts w:asciiTheme="minorEastAsia" w:eastAsiaTheme="minorEastAsia" w:hAnsiTheme="minorEastAsia" w:cstheme="minorEastAsia" w:hint="eastAsia"/>
                  <w:b/>
                  <w:bCs/>
                  <w:sz w:val="24"/>
                  <w:rPrChange w:id="2316" w:author="南" w:date="2026-10-22T20:40:00Z">
                    <w:rPr>
                      <w:rFonts w:hint="eastAsia"/>
                      <w:sz w:val="24"/>
                    </w:rPr>
                  </w:rPrChange>
                </w:rPr>
                <w:t>）农业电商及品牌运营服务团队</w:t>
              </w:r>
            </w:ins>
          </w:p>
          <w:p w14:paraId="4523DA4A" w14:textId="77777777" w:rsidR="00C80897" w:rsidRPr="00C80897" w:rsidRDefault="00C831D6" w:rsidP="00C80897">
            <w:pPr>
              <w:spacing w:line="360" w:lineRule="auto"/>
              <w:ind w:firstLineChars="200" w:firstLine="480"/>
              <w:jc w:val="left"/>
              <w:rPr>
                <w:ins w:id="2317" w:author="南" w:date="2026-10-22T19:30:00Z"/>
                <w:rFonts w:asciiTheme="minorEastAsia" w:eastAsiaTheme="minorEastAsia" w:hAnsiTheme="minorEastAsia" w:cstheme="minorEastAsia"/>
                <w:sz w:val="24"/>
                <w:rPrChange w:id="2318" w:author="南" w:date="2026-10-22T20:39:00Z">
                  <w:rPr>
                    <w:ins w:id="2319" w:author="南" w:date="2026-10-22T19:30:00Z"/>
                    <w:sz w:val="24"/>
                  </w:rPr>
                </w:rPrChange>
              </w:rPr>
              <w:pPrChange w:id="2320" w:author="南" w:date="2026-10-22T19:30:00Z">
                <w:pPr>
                  <w:spacing w:line="360" w:lineRule="auto"/>
                  <w:jc w:val="left"/>
                </w:pPr>
              </w:pPrChange>
            </w:pPr>
            <w:ins w:id="2321" w:author="南" w:date="2026-10-22T19:30:00Z">
              <w:r>
                <w:rPr>
                  <w:rFonts w:asciiTheme="minorEastAsia" w:eastAsiaTheme="minorEastAsia" w:hAnsiTheme="minorEastAsia" w:cstheme="minorEastAsia" w:hint="eastAsia"/>
                  <w:sz w:val="24"/>
                  <w:rPrChange w:id="2322" w:author="南" w:date="2026-10-22T20:39:00Z">
                    <w:rPr>
                      <w:rFonts w:hint="eastAsia"/>
                      <w:sz w:val="24"/>
                    </w:rPr>
                  </w:rPrChange>
                </w:rPr>
                <w:t>可辅助农业电商商家、区域品牌运营团队及助农服务机构整理资</w:t>
              </w:r>
              <w:r>
                <w:rPr>
                  <w:rFonts w:asciiTheme="minorEastAsia" w:eastAsiaTheme="minorEastAsia" w:hAnsiTheme="minorEastAsia" w:cstheme="minorEastAsia" w:hint="eastAsia"/>
                  <w:sz w:val="24"/>
                  <w:rPrChange w:id="2323" w:author="南" w:date="2026-10-22T20:39:00Z">
                    <w:rPr>
                      <w:rFonts w:hint="eastAsia"/>
                      <w:sz w:val="24"/>
                    </w:rPr>
                  </w:rPrChange>
                </w:rPr>
                <w:lastRenderedPageBreak/>
                <w:t>料、制作宣传物料。服务多个企业时，应分别管理档案和素材，避免产品信息混用。</w:t>
              </w:r>
            </w:ins>
          </w:p>
          <w:p w14:paraId="0B7A2101" w14:textId="77777777" w:rsidR="00C80897" w:rsidRPr="00C80897" w:rsidRDefault="00C831D6">
            <w:pPr>
              <w:spacing w:line="360" w:lineRule="auto"/>
              <w:jc w:val="left"/>
              <w:rPr>
                <w:ins w:id="2324" w:author="南" w:date="2026-10-22T19:30:00Z"/>
                <w:rFonts w:asciiTheme="minorEastAsia" w:eastAsiaTheme="minorEastAsia" w:hAnsiTheme="minorEastAsia" w:cstheme="minorEastAsia"/>
                <w:b/>
                <w:bCs/>
                <w:sz w:val="24"/>
                <w:rPrChange w:id="2325" w:author="南" w:date="2026-10-22T20:40:00Z">
                  <w:rPr>
                    <w:ins w:id="2326" w:author="南" w:date="2026-10-22T19:30:00Z"/>
                    <w:sz w:val="24"/>
                  </w:rPr>
                </w:rPrChange>
              </w:rPr>
            </w:pPr>
            <w:ins w:id="2327" w:author="南" w:date="2026-10-22T19:30:00Z">
              <w:r>
                <w:rPr>
                  <w:rFonts w:asciiTheme="minorEastAsia" w:eastAsiaTheme="minorEastAsia" w:hAnsiTheme="minorEastAsia" w:cstheme="minorEastAsia" w:hint="eastAsia"/>
                  <w:b/>
                  <w:bCs/>
                  <w:sz w:val="24"/>
                  <w:rPrChange w:id="2328" w:author="南" w:date="2026-10-22T20:40:00Z">
                    <w:rPr>
                      <w:rFonts w:hint="eastAsia"/>
                      <w:sz w:val="24"/>
                    </w:rPr>
                  </w:rPrChange>
                </w:rPr>
                <w:t>（</w:t>
              </w:r>
              <w:r>
                <w:rPr>
                  <w:rFonts w:asciiTheme="minorEastAsia" w:eastAsiaTheme="minorEastAsia" w:hAnsiTheme="minorEastAsia" w:cstheme="minorEastAsia" w:hint="eastAsia"/>
                  <w:b/>
                  <w:bCs/>
                  <w:sz w:val="24"/>
                  <w:rPrChange w:id="2329" w:author="南" w:date="2026-10-22T20:40:00Z">
                    <w:rPr>
                      <w:rFonts w:hint="eastAsia"/>
                      <w:sz w:val="24"/>
                    </w:rPr>
                  </w:rPrChange>
                </w:rPr>
                <w:t>3</w:t>
              </w:r>
              <w:r>
                <w:rPr>
                  <w:rFonts w:asciiTheme="minorEastAsia" w:eastAsiaTheme="minorEastAsia" w:hAnsiTheme="minorEastAsia" w:cstheme="minorEastAsia" w:hint="eastAsia"/>
                  <w:b/>
                  <w:bCs/>
                  <w:sz w:val="24"/>
                  <w:rPrChange w:id="2330" w:author="南" w:date="2026-10-22T20:40:00Z">
                    <w:rPr>
                      <w:rFonts w:hint="eastAsia"/>
                      <w:sz w:val="24"/>
                    </w:rPr>
                  </w:rPrChange>
                </w:rPr>
                <w:t>）其他特色农产品品类</w:t>
              </w:r>
            </w:ins>
          </w:p>
          <w:p w14:paraId="6750C7DA" w14:textId="77777777" w:rsidR="00C80897" w:rsidRPr="00C80897" w:rsidRDefault="00C831D6" w:rsidP="00C80897">
            <w:pPr>
              <w:spacing w:line="360" w:lineRule="auto"/>
              <w:ind w:firstLineChars="200" w:firstLine="480"/>
              <w:jc w:val="left"/>
              <w:rPr>
                <w:ins w:id="2331" w:author="南" w:date="2026-10-22T19:30:00Z"/>
                <w:rFonts w:asciiTheme="minorEastAsia" w:eastAsiaTheme="minorEastAsia" w:hAnsiTheme="minorEastAsia" w:cstheme="minorEastAsia"/>
                <w:sz w:val="24"/>
                <w:rPrChange w:id="2332" w:author="南" w:date="2026-10-22T20:39:00Z">
                  <w:rPr>
                    <w:ins w:id="2333" w:author="南" w:date="2026-10-22T19:30:00Z"/>
                    <w:sz w:val="24"/>
                  </w:rPr>
                </w:rPrChange>
              </w:rPr>
              <w:pPrChange w:id="2334" w:author="南" w:date="2026-10-22T19:30:00Z">
                <w:pPr>
                  <w:spacing w:line="360" w:lineRule="auto"/>
                  <w:jc w:val="left"/>
                </w:pPr>
              </w:pPrChange>
            </w:pPr>
            <w:ins w:id="2335" w:author="南" w:date="2026-10-22T19:30:00Z">
              <w:r>
                <w:rPr>
                  <w:rFonts w:asciiTheme="minorEastAsia" w:eastAsiaTheme="minorEastAsia" w:hAnsiTheme="minorEastAsia" w:cstheme="minorEastAsia" w:hint="eastAsia"/>
                  <w:sz w:val="24"/>
                  <w:rPrChange w:id="2336" w:author="南" w:date="2026-10-22T20:39:00Z">
                    <w:rPr>
                      <w:rFonts w:hint="eastAsia"/>
                      <w:sz w:val="24"/>
                    </w:rPr>
                  </w:rPrChange>
                </w:rPr>
                <w:t>现有资料以广东地理标志农产品为主，可在补充品类知识、企业素材及宣传规则后，逐步拓展至茶叶、水果、粮油和农产品加工品等领域。</w:t>
              </w:r>
            </w:ins>
          </w:p>
          <w:p w14:paraId="210FE1A5" w14:textId="77777777" w:rsidR="00C80897" w:rsidRPr="00C80897" w:rsidRDefault="00C80897">
            <w:pPr>
              <w:spacing w:line="360" w:lineRule="auto"/>
              <w:jc w:val="left"/>
              <w:rPr>
                <w:ins w:id="2337" w:author="南" w:date="2026-10-22T19:30:00Z"/>
                <w:rFonts w:asciiTheme="minorEastAsia" w:eastAsiaTheme="minorEastAsia" w:hAnsiTheme="minorEastAsia" w:cstheme="minorEastAsia"/>
                <w:sz w:val="24"/>
                <w:rPrChange w:id="2338" w:author="南" w:date="2026-10-22T20:39:00Z">
                  <w:rPr>
                    <w:ins w:id="2339" w:author="南" w:date="2026-10-22T19:30:00Z"/>
                    <w:sz w:val="24"/>
                  </w:rPr>
                </w:rPrChange>
              </w:rPr>
            </w:pPr>
          </w:p>
          <w:p w14:paraId="79503C8C" w14:textId="77777777" w:rsidR="00C80897" w:rsidRPr="00C80897" w:rsidRDefault="00C831D6" w:rsidP="00C80897">
            <w:pPr>
              <w:spacing w:line="360" w:lineRule="auto"/>
              <w:jc w:val="left"/>
              <w:rPr>
                <w:ins w:id="2340" w:author="南" w:date="2026-10-22T19:31:00Z"/>
                <w:rFonts w:asciiTheme="minorEastAsia" w:eastAsiaTheme="minorEastAsia" w:hAnsiTheme="minorEastAsia" w:cstheme="minorEastAsia"/>
                <w:b/>
                <w:bCs/>
                <w:sz w:val="28"/>
                <w:szCs w:val="28"/>
                <w:rPrChange w:id="2341" w:author="南" w:date="2026-10-22T20:40:00Z">
                  <w:rPr>
                    <w:ins w:id="2342" w:author="南" w:date="2026-10-22T19:31:00Z"/>
                    <w:sz w:val="24"/>
                  </w:rPr>
                </w:rPrChange>
              </w:rPr>
              <w:pPrChange w:id="2343" w:author="南" w:date="2026-10-22T19:31:00Z">
                <w:pPr>
                  <w:spacing w:line="360" w:lineRule="auto"/>
                  <w:ind w:firstLineChars="200" w:firstLine="480"/>
                  <w:jc w:val="left"/>
                </w:pPr>
              </w:pPrChange>
            </w:pPr>
            <w:ins w:id="2344" w:author="南" w:date="2026-10-22T19:31:00Z">
              <w:r>
                <w:rPr>
                  <w:rFonts w:asciiTheme="minorEastAsia" w:eastAsiaTheme="minorEastAsia" w:hAnsiTheme="minorEastAsia" w:cstheme="minorEastAsia"/>
                  <w:b/>
                  <w:bCs/>
                  <w:sz w:val="28"/>
                  <w:szCs w:val="28"/>
                  <w:rPrChange w:id="2345" w:author="南" w:date="2026-10-22T20:40:00Z">
                    <w:rPr>
                      <w:sz w:val="24"/>
                    </w:rPr>
                  </w:rPrChange>
                </w:rPr>
                <w:t>4</w:t>
              </w:r>
              <w:r>
                <w:rPr>
                  <w:rFonts w:asciiTheme="minorEastAsia" w:eastAsiaTheme="minorEastAsia" w:hAnsiTheme="minorEastAsia" w:cstheme="minorEastAsia" w:hint="eastAsia"/>
                  <w:b/>
                  <w:bCs/>
                  <w:sz w:val="28"/>
                  <w:szCs w:val="28"/>
                  <w:rPrChange w:id="2346" w:author="南" w:date="2026-10-22T20:40:00Z">
                    <w:rPr>
                      <w:rFonts w:hint="eastAsia"/>
                      <w:sz w:val="24"/>
                    </w:rPr>
                  </w:rPrChange>
                </w:rPr>
                <w:t xml:space="preserve">. </w:t>
              </w:r>
              <w:r>
                <w:rPr>
                  <w:rFonts w:asciiTheme="minorEastAsia" w:eastAsiaTheme="minorEastAsia" w:hAnsiTheme="minorEastAsia" w:cstheme="minorEastAsia" w:hint="eastAsia"/>
                  <w:b/>
                  <w:bCs/>
                  <w:sz w:val="28"/>
                  <w:szCs w:val="28"/>
                  <w:rPrChange w:id="2347" w:author="南" w:date="2026-10-22T20:40:00Z">
                    <w:rPr>
                      <w:rFonts w:hint="eastAsia"/>
                      <w:sz w:val="24"/>
                    </w:rPr>
                  </w:rPrChange>
                </w:rPr>
                <w:t>推广前景的技术性说明</w:t>
              </w:r>
            </w:ins>
          </w:p>
          <w:p w14:paraId="162FBD40" w14:textId="77777777" w:rsidR="00C80897" w:rsidRPr="00C80897" w:rsidRDefault="00C831D6">
            <w:pPr>
              <w:spacing w:line="360" w:lineRule="auto"/>
              <w:ind w:firstLineChars="200" w:firstLine="482"/>
              <w:jc w:val="left"/>
              <w:rPr>
                <w:ins w:id="2348" w:author="南" w:date="2026-10-22T19:33:00Z"/>
                <w:rFonts w:asciiTheme="minorEastAsia" w:eastAsiaTheme="minorEastAsia" w:hAnsiTheme="minorEastAsia" w:cstheme="minorEastAsia"/>
                <w:b/>
                <w:bCs/>
                <w:sz w:val="24"/>
                <w:rPrChange w:id="2349" w:author="南" w:date="2026-10-22T20:40:00Z">
                  <w:rPr>
                    <w:ins w:id="2350" w:author="南" w:date="2026-10-22T19:33:00Z"/>
                    <w:sz w:val="24"/>
                  </w:rPr>
                </w:rPrChange>
              </w:rPr>
            </w:pPr>
            <w:ins w:id="2351" w:author="南" w:date="2026-10-22T19:33:00Z">
              <w:r>
                <w:rPr>
                  <w:rFonts w:asciiTheme="minorEastAsia" w:eastAsiaTheme="minorEastAsia" w:hAnsiTheme="minorEastAsia" w:cstheme="minorEastAsia" w:hint="eastAsia"/>
                  <w:b/>
                  <w:bCs/>
                  <w:sz w:val="24"/>
                  <w:rPrChange w:id="2352" w:author="南" w:date="2026-10-22T20:40:00Z">
                    <w:rPr>
                      <w:rFonts w:hint="eastAsia"/>
                      <w:sz w:val="24"/>
                    </w:rPr>
                  </w:rPrChange>
                </w:rPr>
                <w:t>（</w:t>
              </w:r>
              <w:r>
                <w:rPr>
                  <w:rFonts w:asciiTheme="minorEastAsia" w:eastAsiaTheme="minorEastAsia" w:hAnsiTheme="minorEastAsia" w:cstheme="minorEastAsia" w:hint="eastAsia"/>
                  <w:b/>
                  <w:bCs/>
                  <w:sz w:val="24"/>
                  <w:rPrChange w:id="2353" w:author="南" w:date="2026-10-22T20:40:00Z">
                    <w:rPr>
                      <w:rFonts w:hint="eastAsia"/>
                      <w:sz w:val="24"/>
                    </w:rPr>
                  </w:rPrChange>
                </w:rPr>
                <w:t>1</w:t>
              </w:r>
              <w:r>
                <w:rPr>
                  <w:rFonts w:asciiTheme="minorEastAsia" w:eastAsiaTheme="minorEastAsia" w:hAnsiTheme="minorEastAsia" w:cstheme="minorEastAsia" w:hint="eastAsia"/>
                  <w:b/>
                  <w:bCs/>
                  <w:sz w:val="24"/>
                  <w:rPrChange w:id="2354" w:author="南" w:date="2026-10-22T20:40:00Z">
                    <w:rPr>
                      <w:rFonts w:hint="eastAsia"/>
                      <w:sz w:val="24"/>
                    </w:rPr>
                  </w:rPrChange>
                </w:rPr>
                <w:t>）领域微调与知识增强技术</w:t>
              </w:r>
            </w:ins>
          </w:p>
          <w:p w14:paraId="407BF36D" w14:textId="77777777" w:rsidR="00C80897" w:rsidRPr="00C80897" w:rsidRDefault="00C831D6">
            <w:pPr>
              <w:spacing w:line="360" w:lineRule="auto"/>
              <w:ind w:firstLineChars="200" w:firstLine="480"/>
              <w:jc w:val="left"/>
              <w:rPr>
                <w:ins w:id="2355" w:author="南" w:date="2026-10-22T19:33:00Z"/>
                <w:rFonts w:asciiTheme="minorEastAsia" w:eastAsiaTheme="minorEastAsia" w:hAnsiTheme="minorEastAsia" w:cstheme="minorEastAsia"/>
                <w:sz w:val="24"/>
                <w:rPrChange w:id="2356" w:author="南" w:date="2026-10-22T20:39:00Z">
                  <w:rPr>
                    <w:ins w:id="2357" w:author="南" w:date="2026-10-22T19:33:00Z"/>
                    <w:sz w:val="24"/>
                  </w:rPr>
                </w:rPrChange>
              </w:rPr>
            </w:pPr>
            <w:ins w:id="2358" w:author="南" w:date="2026-10-22T19:33:00Z">
              <w:r>
                <w:rPr>
                  <w:rFonts w:asciiTheme="minorEastAsia" w:eastAsiaTheme="minorEastAsia" w:hAnsiTheme="minorEastAsia" w:cstheme="minorEastAsia" w:hint="eastAsia"/>
                  <w:sz w:val="24"/>
                  <w:rPrChange w:id="2359" w:author="南" w:date="2026-10-22T20:39:00Z">
                    <w:rPr>
                      <w:rFonts w:hint="eastAsia"/>
                      <w:sz w:val="24"/>
                    </w:rPr>
                  </w:rPrChange>
                </w:rPr>
                <w:t>作品结合农业营销数据开展模型微调，通过检索增强生成调用企业文化、产品特色及生产工艺等资料，使宣传内容贴近具体产品和品牌定位。推广至其他农产品时，可补充对应品类知识和企业档案，复用现有生成流程。</w:t>
              </w:r>
            </w:ins>
          </w:p>
          <w:p w14:paraId="6E3678C2" w14:textId="77777777" w:rsidR="00C80897" w:rsidRPr="00C80897" w:rsidRDefault="00C831D6" w:rsidP="00C80897">
            <w:pPr>
              <w:numPr>
                <w:ilvl w:val="0"/>
                <w:numId w:val="16"/>
                <w:ins w:id="2360" w:author="南" w:date="2026-10-22T19:33:00Z"/>
              </w:numPr>
              <w:spacing w:line="360" w:lineRule="auto"/>
              <w:ind w:firstLineChars="200" w:firstLine="482"/>
              <w:jc w:val="left"/>
              <w:rPr>
                <w:ins w:id="2361" w:author="南" w:date="2026-10-22T19:33:00Z"/>
                <w:rFonts w:asciiTheme="minorEastAsia" w:eastAsiaTheme="minorEastAsia" w:hAnsiTheme="minorEastAsia" w:cstheme="minorEastAsia"/>
                <w:b/>
                <w:bCs/>
                <w:sz w:val="24"/>
                <w:rPrChange w:id="2362" w:author="南" w:date="2026-10-22T20:40:00Z">
                  <w:rPr>
                    <w:ins w:id="2363" w:author="南" w:date="2026-10-22T19:33:00Z"/>
                    <w:sz w:val="24"/>
                  </w:rPr>
                </w:rPrChange>
              </w:rPr>
              <w:pPrChange w:id="2364" w:author="南" w:date="2026-10-22T19:33:00Z">
                <w:pPr>
                  <w:spacing w:line="360" w:lineRule="auto"/>
                  <w:ind w:firstLineChars="200" w:firstLine="480"/>
                  <w:jc w:val="left"/>
                </w:pPr>
              </w:pPrChange>
            </w:pPr>
            <w:ins w:id="2365" w:author="南" w:date="2026-10-22T19:33:00Z">
              <w:r>
                <w:rPr>
                  <w:rFonts w:asciiTheme="minorEastAsia" w:eastAsiaTheme="minorEastAsia" w:hAnsiTheme="minorEastAsia" w:cstheme="minorEastAsia" w:hint="eastAsia"/>
                  <w:b/>
                  <w:bCs/>
                  <w:sz w:val="24"/>
                  <w:rPrChange w:id="2366" w:author="南" w:date="2026-10-22T20:40:00Z">
                    <w:rPr>
                      <w:rFonts w:hint="eastAsia"/>
                      <w:sz w:val="24"/>
                    </w:rPr>
                  </w:rPrChange>
                </w:rPr>
                <w:t>多</w:t>
              </w:r>
              <w:r>
                <w:rPr>
                  <w:rFonts w:asciiTheme="minorEastAsia" w:eastAsiaTheme="minorEastAsia" w:hAnsiTheme="minorEastAsia" w:cstheme="minorEastAsia" w:hint="eastAsia"/>
                  <w:b/>
                  <w:bCs/>
                  <w:sz w:val="24"/>
                  <w:rPrChange w:id="2367" w:author="南" w:date="2026-10-22T20:40:00Z">
                    <w:rPr>
                      <w:rFonts w:hint="eastAsia"/>
                      <w:sz w:val="24"/>
                    </w:rPr>
                  </w:rPrChange>
                </w:rPr>
                <w:t>Agent</w:t>
              </w:r>
              <w:r>
                <w:rPr>
                  <w:rFonts w:asciiTheme="minorEastAsia" w:eastAsiaTheme="minorEastAsia" w:hAnsiTheme="minorEastAsia" w:cstheme="minorEastAsia" w:hint="eastAsia"/>
                  <w:b/>
                  <w:bCs/>
                  <w:sz w:val="24"/>
                  <w:rPrChange w:id="2368" w:author="南" w:date="2026-10-22T20:40:00Z">
                    <w:rPr>
                      <w:rFonts w:hint="eastAsia"/>
                      <w:sz w:val="24"/>
                    </w:rPr>
                  </w:rPrChange>
                </w:rPr>
                <w:t>技能编排技术</w:t>
              </w:r>
            </w:ins>
          </w:p>
          <w:p w14:paraId="3AC3945A" w14:textId="77777777" w:rsidR="00C80897" w:rsidRPr="00C80897" w:rsidRDefault="00C831D6" w:rsidP="00C80897">
            <w:pPr>
              <w:numPr>
                <w:ilvl w:val="255"/>
                <w:numId w:val="0"/>
              </w:numPr>
              <w:spacing w:line="360" w:lineRule="auto"/>
              <w:ind w:firstLineChars="200" w:firstLine="480"/>
              <w:jc w:val="left"/>
              <w:rPr>
                <w:ins w:id="2369" w:author="南" w:date="2026-10-22T19:33:00Z"/>
                <w:rFonts w:asciiTheme="minorEastAsia" w:eastAsiaTheme="minorEastAsia" w:hAnsiTheme="minorEastAsia" w:cstheme="minorEastAsia"/>
                <w:sz w:val="24"/>
                <w:rPrChange w:id="2370" w:author="南" w:date="2026-10-22T20:39:00Z">
                  <w:rPr>
                    <w:ins w:id="2371" w:author="南" w:date="2026-10-22T19:33:00Z"/>
                    <w:sz w:val="24"/>
                  </w:rPr>
                </w:rPrChange>
              </w:rPr>
              <w:pPrChange w:id="2372" w:author="南" w:date="2026-10-22T19:33:00Z">
                <w:pPr>
                  <w:spacing w:line="360" w:lineRule="auto"/>
                  <w:ind w:firstLineChars="200" w:firstLine="480"/>
                  <w:jc w:val="left"/>
                </w:pPr>
              </w:pPrChange>
            </w:pPr>
            <w:ins w:id="2373" w:author="南" w:date="2026-10-22T19:33:00Z">
              <w:r>
                <w:rPr>
                  <w:rFonts w:asciiTheme="minorEastAsia" w:eastAsiaTheme="minorEastAsia" w:hAnsiTheme="minorEastAsia" w:cstheme="minorEastAsia" w:hint="eastAsia"/>
                  <w:sz w:val="24"/>
                  <w:rPrChange w:id="2374" w:author="南" w:date="2026-10-22T20:39:00Z">
                    <w:rPr>
                      <w:rFonts w:hint="eastAsia"/>
                      <w:sz w:val="24"/>
                    </w:rPr>
                  </w:rPrChange>
                </w:rPr>
                <w:t>系统通过</w:t>
              </w:r>
              <w:r>
                <w:rPr>
                  <w:rFonts w:asciiTheme="minorEastAsia" w:eastAsiaTheme="minorEastAsia" w:hAnsiTheme="minorEastAsia" w:cstheme="minorEastAsia" w:hint="eastAsia"/>
                  <w:sz w:val="24"/>
                  <w:rPrChange w:id="2375" w:author="南" w:date="2026-10-22T20:39:00Z">
                    <w:rPr>
                      <w:rFonts w:hint="eastAsia"/>
                      <w:sz w:val="24"/>
                    </w:rPr>
                  </w:rPrChange>
                </w:rPr>
                <w:t>LangChain</w:t>
              </w:r>
              <w:r>
                <w:rPr>
                  <w:rFonts w:asciiTheme="minorEastAsia" w:eastAsiaTheme="minorEastAsia" w:hAnsiTheme="minorEastAsia" w:cstheme="minorEastAsia" w:hint="eastAsia"/>
                  <w:sz w:val="24"/>
                  <w:rPrChange w:id="2376" w:author="南" w:date="2026-10-22T20:39:00Z">
                    <w:rPr>
                      <w:rFonts w:hint="eastAsia"/>
                      <w:sz w:val="24"/>
                    </w:rPr>
                  </w:rPrChange>
                </w:rPr>
                <w:t>封装模型与工具接口，利用</w:t>
              </w:r>
              <w:r>
                <w:rPr>
                  <w:rFonts w:asciiTheme="minorEastAsia" w:eastAsiaTheme="minorEastAsia" w:hAnsiTheme="minorEastAsia" w:cstheme="minorEastAsia" w:hint="eastAsia"/>
                  <w:sz w:val="24"/>
                  <w:rPrChange w:id="2377" w:author="南" w:date="2026-10-22T20:39:00Z">
                    <w:rPr>
                      <w:rFonts w:hint="eastAsia"/>
                      <w:sz w:val="24"/>
                    </w:rPr>
                  </w:rPrChange>
                </w:rPr>
                <w:t>LangGraph</w:t>
              </w:r>
              <w:r>
                <w:rPr>
                  <w:rFonts w:asciiTheme="minorEastAsia" w:eastAsiaTheme="minorEastAsia" w:hAnsiTheme="minorEastAsia" w:cstheme="minorEastAsia" w:hint="eastAsia"/>
                  <w:sz w:val="24"/>
                  <w:rPrChange w:id="2378" w:author="南" w:date="2026-10-22T20:39:00Z">
                    <w:rPr>
                      <w:rFonts w:hint="eastAsia"/>
                      <w:sz w:val="24"/>
                    </w:rPr>
                  </w:rPrChange>
                </w:rPr>
                <w:t>组织专业</w:t>
              </w:r>
              <w:r>
                <w:rPr>
                  <w:rFonts w:asciiTheme="minorEastAsia" w:eastAsiaTheme="minorEastAsia" w:hAnsiTheme="minorEastAsia" w:cstheme="minorEastAsia" w:hint="eastAsia"/>
                  <w:sz w:val="24"/>
                  <w:rPrChange w:id="2379" w:author="南" w:date="2026-10-22T20:39:00Z">
                    <w:rPr>
                      <w:rFonts w:hint="eastAsia"/>
                      <w:sz w:val="24"/>
                    </w:rPr>
                  </w:rPrChange>
                </w:rPr>
                <w:t>Agent</w:t>
              </w:r>
              <w:r>
                <w:rPr>
                  <w:rFonts w:asciiTheme="minorEastAsia" w:eastAsiaTheme="minorEastAsia" w:hAnsiTheme="minorEastAsia" w:cstheme="minorEastAsia" w:hint="eastAsia"/>
                  <w:sz w:val="24"/>
                  <w:rPrChange w:id="2380" w:author="南" w:date="2026-10-22T20:39:00Z">
                    <w:rPr>
                      <w:rFonts w:hint="eastAsia"/>
                      <w:sz w:val="24"/>
                    </w:rPr>
                  </w:rPrChange>
                </w:rPr>
                <w:t>调用检索、生成、编辑和审核等</w:t>
              </w:r>
              <w:r>
                <w:rPr>
                  <w:rFonts w:asciiTheme="minorEastAsia" w:eastAsiaTheme="minorEastAsia" w:hAnsiTheme="minorEastAsia" w:cstheme="minorEastAsia" w:hint="eastAsia"/>
                  <w:sz w:val="24"/>
                  <w:rPrChange w:id="2381" w:author="南" w:date="2026-10-22T20:39:00Z">
                    <w:rPr>
                      <w:rFonts w:hint="eastAsia"/>
                      <w:sz w:val="24"/>
                    </w:rPr>
                  </w:rPrChange>
                </w:rPr>
                <w:t>Skill</w:t>
              </w:r>
              <w:r>
                <w:rPr>
                  <w:rFonts w:asciiTheme="minorEastAsia" w:eastAsiaTheme="minorEastAsia" w:hAnsiTheme="minorEastAsia" w:cstheme="minorEastAsia" w:hint="eastAsia"/>
                  <w:sz w:val="24"/>
                  <w:rPrChange w:id="2382" w:author="南" w:date="2026-10-22T20:39:00Z">
                    <w:rPr>
                      <w:rFonts w:hint="eastAsia"/>
                      <w:sz w:val="24"/>
                    </w:rPr>
                  </w:rPrChange>
                </w:rPr>
                <w:t>，协同完成文案、海报、视频及直播脚本制作。这种模块化结构便于按需组合功能、接入新的生成工具，适应不同经营主体的宣传需求。</w:t>
              </w:r>
            </w:ins>
          </w:p>
          <w:p w14:paraId="7C1F0D7E" w14:textId="77777777" w:rsidR="00C80897" w:rsidRPr="00C80897" w:rsidRDefault="00C831D6" w:rsidP="00C80897">
            <w:pPr>
              <w:numPr>
                <w:ilvl w:val="0"/>
                <w:numId w:val="16"/>
                <w:ins w:id="2383" w:author="南" w:date="2026-10-22T19:33:00Z"/>
              </w:numPr>
              <w:spacing w:line="360" w:lineRule="auto"/>
              <w:ind w:firstLineChars="200" w:firstLine="482"/>
              <w:jc w:val="left"/>
              <w:rPr>
                <w:ins w:id="2384" w:author="南" w:date="2026-10-22T19:33:00Z"/>
                <w:rFonts w:asciiTheme="minorEastAsia" w:eastAsiaTheme="minorEastAsia" w:hAnsiTheme="minorEastAsia" w:cstheme="minorEastAsia"/>
                <w:b/>
                <w:bCs/>
                <w:sz w:val="24"/>
                <w:rPrChange w:id="2385" w:author="南" w:date="2026-10-22T20:40:00Z">
                  <w:rPr>
                    <w:ins w:id="2386" w:author="南" w:date="2026-10-22T19:33:00Z"/>
                    <w:sz w:val="24"/>
                  </w:rPr>
                </w:rPrChange>
              </w:rPr>
              <w:pPrChange w:id="2387" w:author="南" w:date="2026-10-22T19:33:00Z">
                <w:pPr>
                  <w:spacing w:line="360" w:lineRule="auto"/>
                  <w:ind w:firstLineChars="200" w:firstLine="480"/>
                  <w:jc w:val="left"/>
                </w:pPr>
              </w:pPrChange>
            </w:pPr>
            <w:ins w:id="2388" w:author="南" w:date="2026-10-22T19:33:00Z">
              <w:r>
                <w:rPr>
                  <w:rFonts w:asciiTheme="minorEastAsia" w:eastAsiaTheme="minorEastAsia" w:hAnsiTheme="minorEastAsia" w:cstheme="minorEastAsia" w:hint="eastAsia"/>
                  <w:b/>
                  <w:bCs/>
                  <w:sz w:val="24"/>
                  <w:rPrChange w:id="2389" w:author="南" w:date="2026-10-22T20:40:00Z">
                    <w:rPr>
                      <w:rFonts w:hint="eastAsia"/>
                      <w:sz w:val="24"/>
                    </w:rPr>
                  </w:rPrChange>
                </w:rPr>
                <w:t>多模态对齐与内容审核技术</w:t>
              </w:r>
            </w:ins>
          </w:p>
          <w:p w14:paraId="4E55A1F2" w14:textId="77777777" w:rsidR="00C80897" w:rsidRPr="00C80897" w:rsidRDefault="00C831D6" w:rsidP="00C80897">
            <w:pPr>
              <w:numPr>
                <w:ilvl w:val="255"/>
                <w:numId w:val="0"/>
              </w:numPr>
              <w:spacing w:line="360" w:lineRule="auto"/>
              <w:ind w:firstLineChars="200" w:firstLine="480"/>
              <w:jc w:val="left"/>
              <w:rPr>
                <w:ins w:id="2390" w:author="南" w:date="2026-10-22T19:33:00Z"/>
                <w:rFonts w:asciiTheme="minorEastAsia" w:eastAsiaTheme="minorEastAsia" w:hAnsiTheme="minorEastAsia" w:cstheme="minorEastAsia"/>
                <w:sz w:val="24"/>
                <w:rPrChange w:id="2391" w:author="南" w:date="2026-10-22T20:39:00Z">
                  <w:rPr>
                    <w:ins w:id="2392" w:author="南" w:date="2026-10-22T19:33:00Z"/>
                    <w:sz w:val="24"/>
                  </w:rPr>
                </w:rPrChange>
              </w:rPr>
              <w:pPrChange w:id="2393" w:author="南" w:date="2026-10-22T19:33:00Z">
                <w:pPr>
                  <w:spacing w:line="360" w:lineRule="auto"/>
                  <w:ind w:firstLineChars="200" w:firstLine="480"/>
                  <w:jc w:val="left"/>
                </w:pPr>
              </w:pPrChange>
            </w:pPr>
            <w:ins w:id="2394" w:author="南" w:date="2026-10-22T19:33:00Z">
              <w:r>
                <w:rPr>
                  <w:rFonts w:asciiTheme="minorEastAsia" w:eastAsiaTheme="minorEastAsia" w:hAnsiTheme="minorEastAsia" w:cstheme="minorEastAsia" w:hint="eastAsia"/>
                  <w:sz w:val="24"/>
                  <w:rPrChange w:id="2395" w:author="南" w:date="2026-10-22T20:39:00Z">
                    <w:rPr>
                      <w:rFonts w:hint="eastAsia"/>
                      <w:sz w:val="24"/>
                    </w:rPr>
                  </w:rPrChange>
                </w:rPr>
                <w:t>各</w:t>
              </w:r>
              <w:r>
                <w:rPr>
                  <w:rFonts w:asciiTheme="minorEastAsia" w:eastAsiaTheme="minorEastAsia" w:hAnsiTheme="minorEastAsia" w:cstheme="minorEastAsia" w:hint="eastAsia"/>
                  <w:sz w:val="24"/>
                  <w:rPrChange w:id="2396" w:author="南" w:date="2026-10-22T20:39:00Z">
                    <w:rPr>
                      <w:rFonts w:hint="eastAsia"/>
                      <w:sz w:val="24"/>
                    </w:rPr>
                  </w:rPrChange>
                </w:rPr>
                <w:t>Agent</w:t>
              </w:r>
              <w:r>
                <w:rPr>
                  <w:rFonts w:asciiTheme="minorEastAsia" w:eastAsiaTheme="minorEastAsia" w:hAnsiTheme="minorEastAsia" w:cstheme="minorEastAsia" w:hint="eastAsia"/>
                  <w:sz w:val="24"/>
                  <w:rPrChange w:id="2397" w:author="南" w:date="2026-10-22T20:39:00Z">
                    <w:rPr>
                      <w:rFonts w:hint="eastAsia"/>
                      <w:sz w:val="24"/>
                    </w:rPr>
                  </w:rPrChange>
                </w:rPr>
                <w:t>共享产品事实和</w:t>
              </w:r>
              <w:r>
                <w:rPr>
                  <w:rFonts w:asciiTheme="minorEastAsia" w:eastAsiaTheme="minorEastAsia" w:hAnsiTheme="minorEastAsia" w:cstheme="minorEastAsia" w:hint="eastAsia"/>
                  <w:color w:val="FF0000"/>
                  <w:sz w:val="24"/>
                  <w:rPrChange w:id="2398" w:author="郝鹃" w:date="2026-10-23T00:29:00Z">
                    <w:rPr>
                      <w:rFonts w:hint="eastAsia"/>
                      <w:sz w:val="24"/>
                    </w:rPr>
                  </w:rPrChange>
                </w:rPr>
                <w:t>创意简报</w:t>
              </w:r>
              <w:r>
                <w:rPr>
                  <w:rFonts w:asciiTheme="minorEastAsia" w:eastAsiaTheme="minorEastAsia" w:hAnsiTheme="minorEastAsia" w:cstheme="minorEastAsia" w:hint="eastAsia"/>
                  <w:sz w:val="24"/>
                  <w:rPrChange w:id="2399" w:author="南" w:date="2026-10-22T20:39:00Z">
                    <w:rPr>
                      <w:rFonts w:hint="eastAsia"/>
                      <w:sz w:val="24"/>
                    </w:rPr>
                  </w:rPrChange>
                </w:rPr>
                <w:t>，统一不同物料的核心卖点、产品形态及品牌风格，并结合字段比对、</w:t>
              </w:r>
              <w:r>
                <w:rPr>
                  <w:rFonts w:asciiTheme="minorEastAsia" w:eastAsiaTheme="minorEastAsia" w:hAnsiTheme="minorEastAsia" w:cstheme="minorEastAsia" w:hint="eastAsia"/>
                  <w:sz w:val="24"/>
                  <w:rPrChange w:id="2400" w:author="南" w:date="2026-10-22T20:39:00Z">
                    <w:rPr>
                      <w:rFonts w:hint="eastAsia"/>
                      <w:sz w:val="24"/>
                    </w:rPr>
                  </w:rPrChange>
                </w:rPr>
                <w:t>OCR</w:t>
              </w:r>
              <w:r>
                <w:rPr>
                  <w:rFonts w:asciiTheme="minorEastAsia" w:eastAsiaTheme="minorEastAsia" w:hAnsiTheme="minorEastAsia" w:cstheme="minorEastAsia" w:hint="eastAsia"/>
                  <w:sz w:val="24"/>
                  <w:rPrChange w:id="2401" w:author="南" w:date="2026-10-22T20:39:00Z">
                    <w:rPr>
                      <w:rFonts w:hint="eastAsia"/>
                      <w:sz w:val="24"/>
                    </w:rPr>
                  </w:rPrChange>
                </w:rPr>
                <w:t>和视觉理解辅助检查内容。该机制为批量制作与跨平台宣传提供一致性支持，配合人工确认，提高成果的实际可用性。</w:t>
              </w:r>
            </w:ins>
          </w:p>
          <w:p w14:paraId="46328E77" w14:textId="77777777" w:rsidR="00C80897" w:rsidRPr="00C80897" w:rsidRDefault="00C80897">
            <w:pPr>
              <w:spacing w:line="360" w:lineRule="auto"/>
              <w:jc w:val="left"/>
              <w:rPr>
                <w:ins w:id="2402" w:author="南" w:date="2026-10-22T19:37:00Z"/>
                <w:rFonts w:asciiTheme="minorEastAsia" w:eastAsiaTheme="minorEastAsia" w:hAnsiTheme="minorEastAsia" w:cstheme="minorEastAsia"/>
                <w:sz w:val="24"/>
                <w:rPrChange w:id="2403" w:author="南" w:date="2026-10-22T20:39:00Z">
                  <w:rPr>
                    <w:ins w:id="2404" w:author="南" w:date="2026-10-22T19:37:00Z"/>
                    <w:sz w:val="24"/>
                  </w:rPr>
                </w:rPrChange>
              </w:rPr>
            </w:pPr>
          </w:p>
          <w:p w14:paraId="1C9044FF" w14:textId="77777777" w:rsidR="00C80897" w:rsidRPr="00C80897" w:rsidRDefault="00C831D6">
            <w:pPr>
              <w:spacing w:line="360" w:lineRule="auto"/>
              <w:jc w:val="left"/>
              <w:rPr>
                <w:ins w:id="2405" w:author="南" w:date="2026-10-22T19:37:00Z"/>
                <w:rFonts w:asciiTheme="minorEastAsia" w:eastAsiaTheme="minorEastAsia" w:hAnsiTheme="minorEastAsia" w:cstheme="minorEastAsia"/>
                <w:b/>
                <w:bCs/>
                <w:sz w:val="28"/>
                <w:szCs w:val="28"/>
                <w:rPrChange w:id="2406" w:author="南" w:date="2026-10-22T20:40:00Z">
                  <w:rPr>
                    <w:ins w:id="2407" w:author="南" w:date="2026-10-22T19:37:00Z"/>
                    <w:sz w:val="24"/>
                  </w:rPr>
                </w:rPrChange>
              </w:rPr>
            </w:pPr>
            <w:ins w:id="2408" w:author="南" w:date="2026-10-22T19:37:00Z">
              <w:r>
                <w:rPr>
                  <w:rFonts w:asciiTheme="minorEastAsia" w:eastAsiaTheme="minorEastAsia" w:hAnsiTheme="minorEastAsia" w:cstheme="minorEastAsia" w:hint="eastAsia"/>
                  <w:b/>
                  <w:bCs/>
                  <w:sz w:val="28"/>
                  <w:szCs w:val="28"/>
                  <w:rPrChange w:id="2409" w:author="南" w:date="2026-10-22T20:40:00Z">
                    <w:rPr>
                      <w:rFonts w:hint="eastAsia"/>
                      <w:sz w:val="24"/>
                    </w:rPr>
                  </w:rPrChange>
                </w:rPr>
                <w:t xml:space="preserve">5. </w:t>
              </w:r>
              <w:r>
                <w:rPr>
                  <w:rFonts w:asciiTheme="minorEastAsia" w:eastAsiaTheme="minorEastAsia" w:hAnsiTheme="minorEastAsia" w:cstheme="minorEastAsia" w:hint="eastAsia"/>
                  <w:b/>
                  <w:bCs/>
                  <w:sz w:val="28"/>
                  <w:szCs w:val="28"/>
                  <w:rPrChange w:id="2410" w:author="南" w:date="2026-10-22T20:40:00Z">
                    <w:rPr>
                      <w:rFonts w:hint="eastAsia"/>
                      <w:sz w:val="24"/>
                    </w:rPr>
                  </w:rPrChange>
                </w:rPr>
                <w:t>市场分析</w:t>
              </w:r>
            </w:ins>
          </w:p>
          <w:p w14:paraId="65B3B557" w14:textId="77777777" w:rsidR="00C80897" w:rsidRPr="00C80897" w:rsidRDefault="00C831D6">
            <w:pPr>
              <w:spacing w:line="360" w:lineRule="auto"/>
              <w:jc w:val="left"/>
              <w:rPr>
                <w:ins w:id="2411" w:author="南" w:date="2026-10-22T19:37:00Z"/>
                <w:rFonts w:asciiTheme="minorEastAsia" w:eastAsiaTheme="minorEastAsia" w:hAnsiTheme="minorEastAsia" w:cstheme="minorEastAsia"/>
                <w:b/>
                <w:bCs/>
                <w:sz w:val="24"/>
                <w:rPrChange w:id="2412" w:author="南" w:date="2026-10-22T20:40:00Z">
                  <w:rPr>
                    <w:ins w:id="2413" w:author="南" w:date="2026-10-22T19:37:00Z"/>
                    <w:sz w:val="24"/>
                  </w:rPr>
                </w:rPrChange>
              </w:rPr>
            </w:pPr>
            <w:ins w:id="2414" w:author="南" w:date="2026-10-22T19:37:00Z">
              <w:r>
                <w:rPr>
                  <w:rFonts w:asciiTheme="minorEastAsia" w:eastAsiaTheme="minorEastAsia" w:hAnsiTheme="minorEastAsia" w:cstheme="minorEastAsia" w:hint="eastAsia"/>
                  <w:b/>
                  <w:bCs/>
                  <w:sz w:val="24"/>
                  <w:rPrChange w:id="2415" w:author="南" w:date="2026-10-22T20:40:00Z">
                    <w:rPr>
                      <w:rFonts w:hint="eastAsia"/>
                      <w:sz w:val="24"/>
                    </w:rPr>
                  </w:rPrChange>
                </w:rPr>
                <w:t>（</w:t>
              </w:r>
              <w:r>
                <w:rPr>
                  <w:rFonts w:asciiTheme="minorEastAsia" w:eastAsiaTheme="minorEastAsia" w:hAnsiTheme="minorEastAsia" w:cstheme="minorEastAsia" w:hint="eastAsia"/>
                  <w:b/>
                  <w:bCs/>
                  <w:sz w:val="24"/>
                  <w:rPrChange w:id="2416" w:author="南" w:date="2026-10-22T20:40:00Z">
                    <w:rPr>
                      <w:rFonts w:hint="eastAsia"/>
                      <w:sz w:val="24"/>
                    </w:rPr>
                  </w:rPrChange>
                </w:rPr>
                <w:t>1</w:t>
              </w:r>
              <w:r>
                <w:rPr>
                  <w:rFonts w:asciiTheme="minorEastAsia" w:eastAsiaTheme="minorEastAsia" w:hAnsiTheme="minorEastAsia" w:cstheme="minorEastAsia" w:hint="eastAsia"/>
                  <w:b/>
                  <w:bCs/>
                  <w:sz w:val="24"/>
                  <w:rPrChange w:id="2417" w:author="南" w:date="2026-10-22T20:40:00Z">
                    <w:rPr>
                      <w:rFonts w:hint="eastAsia"/>
                      <w:sz w:val="24"/>
                    </w:rPr>
                  </w:rPrChange>
                </w:rPr>
                <w:t>）市场需求</w:t>
              </w:r>
            </w:ins>
          </w:p>
          <w:p w14:paraId="3A40A81E" w14:textId="77777777" w:rsidR="00C80897" w:rsidRPr="00C80897" w:rsidRDefault="00C831D6" w:rsidP="00C80897">
            <w:pPr>
              <w:spacing w:line="360" w:lineRule="auto"/>
              <w:ind w:firstLineChars="200" w:firstLine="480"/>
              <w:jc w:val="left"/>
              <w:rPr>
                <w:ins w:id="2418" w:author="南" w:date="2026-10-22T19:37:00Z"/>
                <w:rFonts w:asciiTheme="minorEastAsia" w:eastAsiaTheme="minorEastAsia" w:hAnsiTheme="minorEastAsia" w:cstheme="minorEastAsia"/>
                <w:sz w:val="24"/>
                <w:rPrChange w:id="2419" w:author="南" w:date="2026-10-22T20:39:00Z">
                  <w:rPr>
                    <w:ins w:id="2420" w:author="南" w:date="2026-10-22T19:37:00Z"/>
                    <w:sz w:val="24"/>
                  </w:rPr>
                </w:rPrChange>
              </w:rPr>
              <w:pPrChange w:id="2421" w:author="南" w:date="2026-10-22T20:41:00Z">
                <w:pPr>
                  <w:spacing w:line="360" w:lineRule="auto"/>
                  <w:jc w:val="left"/>
                </w:pPr>
              </w:pPrChange>
            </w:pPr>
            <w:ins w:id="2422" w:author="南" w:date="2026-10-22T19:37:00Z">
              <w:r>
                <w:rPr>
                  <w:rFonts w:asciiTheme="minorEastAsia" w:eastAsiaTheme="minorEastAsia" w:hAnsiTheme="minorEastAsia" w:cstheme="minorEastAsia" w:hint="eastAsia"/>
                  <w:sz w:val="24"/>
                  <w:rPrChange w:id="2423" w:author="南" w:date="2026-10-22T20:39:00Z">
                    <w:rPr>
                      <w:rFonts w:hint="eastAsia"/>
                      <w:sz w:val="24"/>
                    </w:rPr>
                  </w:rPrChange>
                </w:rPr>
                <w:t>农产品线上经营需要持续更新文案、海报和视频，但部分中小农业经营主体缺少专业人员，制作时间和预算有限。本作品通过资料复</w:t>
              </w:r>
              <w:r>
                <w:rPr>
                  <w:rFonts w:asciiTheme="minorEastAsia" w:eastAsiaTheme="minorEastAsia" w:hAnsiTheme="minorEastAsia" w:cstheme="minorEastAsia" w:hint="eastAsia"/>
                  <w:sz w:val="24"/>
                  <w:rPrChange w:id="2424" w:author="南" w:date="2026-10-22T20:39:00Z">
                    <w:rPr>
                      <w:rFonts w:hint="eastAsia"/>
                      <w:sz w:val="24"/>
                    </w:rPr>
                  </w:rPrChange>
                </w:rPr>
                <w:lastRenderedPageBreak/>
                <w:t>用与多模态生成，帮助经营者完成日常宣传，具有一定推广空间。</w:t>
              </w:r>
            </w:ins>
          </w:p>
          <w:p w14:paraId="5D7E54BF" w14:textId="77777777" w:rsidR="00C80897" w:rsidRPr="00C80897" w:rsidRDefault="00C831D6">
            <w:pPr>
              <w:spacing w:line="360" w:lineRule="auto"/>
              <w:jc w:val="left"/>
              <w:rPr>
                <w:ins w:id="2425" w:author="南" w:date="2026-10-22T19:37:00Z"/>
                <w:rFonts w:asciiTheme="minorEastAsia" w:eastAsiaTheme="minorEastAsia" w:hAnsiTheme="minorEastAsia" w:cstheme="minorEastAsia"/>
                <w:sz w:val="24"/>
                <w:rPrChange w:id="2426" w:author="南" w:date="2026-10-22T20:39:00Z">
                  <w:rPr>
                    <w:ins w:id="2427" w:author="南" w:date="2026-10-22T19:37:00Z"/>
                    <w:sz w:val="24"/>
                  </w:rPr>
                </w:rPrChange>
              </w:rPr>
            </w:pPr>
            <w:ins w:id="2428" w:author="南" w:date="2026-10-22T19:37:00Z">
              <w:r>
                <w:rPr>
                  <w:rFonts w:asciiTheme="minorEastAsia" w:eastAsiaTheme="minorEastAsia" w:hAnsiTheme="minorEastAsia" w:cstheme="minorEastAsia" w:hint="eastAsia"/>
                  <w:b/>
                  <w:bCs/>
                  <w:sz w:val="24"/>
                  <w:rPrChange w:id="2429" w:author="南" w:date="2026-10-22T20:40:00Z">
                    <w:rPr>
                      <w:rFonts w:hint="eastAsia"/>
                      <w:sz w:val="24"/>
                    </w:rPr>
                  </w:rPrChange>
                </w:rPr>
                <w:t>（</w:t>
              </w:r>
              <w:r>
                <w:rPr>
                  <w:rFonts w:asciiTheme="minorEastAsia" w:eastAsiaTheme="minorEastAsia" w:hAnsiTheme="minorEastAsia" w:cstheme="minorEastAsia" w:hint="eastAsia"/>
                  <w:b/>
                  <w:bCs/>
                  <w:sz w:val="24"/>
                  <w:rPrChange w:id="2430" w:author="南" w:date="2026-10-22T20:40:00Z">
                    <w:rPr>
                      <w:rFonts w:hint="eastAsia"/>
                      <w:sz w:val="24"/>
                    </w:rPr>
                  </w:rPrChange>
                </w:rPr>
                <w:t>2</w:t>
              </w:r>
              <w:r>
                <w:rPr>
                  <w:rFonts w:asciiTheme="minorEastAsia" w:eastAsiaTheme="minorEastAsia" w:hAnsiTheme="minorEastAsia" w:cstheme="minorEastAsia" w:hint="eastAsia"/>
                  <w:b/>
                  <w:bCs/>
                  <w:sz w:val="24"/>
                  <w:rPrChange w:id="2431" w:author="南" w:date="2026-10-22T20:40:00Z">
                    <w:rPr>
                      <w:rFonts w:hint="eastAsia"/>
                      <w:sz w:val="24"/>
                    </w:rPr>
                  </w:rPrChange>
                </w:rPr>
                <w:t>）竞争优势</w:t>
              </w:r>
            </w:ins>
          </w:p>
          <w:p w14:paraId="52861906" w14:textId="77777777" w:rsidR="00C80897" w:rsidRPr="00C80897" w:rsidRDefault="00C831D6" w:rsidP="00C80897">
            <w:pPr>
              <w:spacing w:line="360" w:lineRule="auto"/>
              <w:ind w:firstLineChars="200" w:firstLine="480"/>
              <w:jc w:val="left"/>
              <w:rPr>
                <w:ins w:id="2432" w:author="南" w:date="2026-10-22T19:37:00Z"/>
                <w:rFonts w:asciiTheme="minorEastAsia" w:eastAsiaTheme="minorEastAsia" w:hAnsiTheme="minorEastAsia" w:cstheme="minorEastAsia"/>
                <w:sz w:val="24"/>
                <w:rPrChange w:id="2433" w:author="南" w:date="2026-10-22T20:39:00Z">
                  <w:rPr>
                    <w:ins w:id="2434" w:author="南" w:date="2026-10-22T19:37:00Z"/>
                    <w:sz w:val="24"/>
                  </w:rPr>
                </w:rPrChange>
              </w:rPr>
              <w:pPrChange w:id="2435" w:author="南" w:date="2026-10-22T20:41:00Z">
                <w:pPr>
                  <w:spacing w:line="360" w:lineRule="auto"/>
                  <w:jc w:val="left"/>
                </w:pPr>
              </w:pPrChange>
            </w:pPr>
            <w:ins w:id="2436" w:author="南" w:date="2026-10-22T19:37:00Z">
              <w:r>
                <w:rPr>
                  <w:rFonts w:asciiTheme="minorEastAsia" w:eastAsiaTheme="minorEastAsia" w:hAnsiTheme="minorEastAsia" w:cstheme="minorEastAsia" w:hint="eastAsia"/>
                  <w:sz w:val="24"/>
                  <w:rPrChange w:id="2437" w:author="南" w:date="2026-10-22T20:39:00Z">
                    <w:rPr>
                      <w:rFonts w:hint="eastAsia"/>
                      <w:sz w:val="24"/>
                    </w:rPr>
                  </w:rPrChange>
                </w:rPr>
                <w:t>相较于分别使用通用生成工具，本作品结合农业知识与企业档案，突出产品特色和品牌定位，并整合生成、修改、审核及打包保存功能，减少重复输入和工具切换，形成农业场景下的差异化优势。</w:t>
              </w:r>
            </w:ins>
          </w:p>
          <w:p w14:paraId="7D7ADBC2" w14:textId="77777777" w:rsidR="00C80897" w:rsidRPr="00C80897" w:rsidRDefault="00C831D6">
            <w:pPr>
              <w:spacing w:line="360" w:lineRule="auto"/>
              <w:jc w:val="left"/>
              <w:rPr>
                <w:ins w:id="2438" w:author="南" w:date="2026-10-22T19:37:00Z"/>
                <w:rFonts w:asciiTheme="minorEastAsia" w:eastAsiaTheme="minorEastAsia" w:hAnsiTheme="minorEastAsia" w:cstheme="minorEastAsia"/>
                <w:b/>
                <w:bCs/>
                <w:sz w:val="24"/>
                <w:rPrChange w:id="2439" w:author="南" w:date="2026-10-22T20:41:00Z">
                  <w:rPr>
                    <w:ins w:id="2440" w:author="南" w:date="2026-10-22T19:37:00Z"/>
                    <w:sz w:val="24"/>
                  </w:rPr>
                </w:rPrChange>
              </w:rPr>
            </w:pPr>
            <w:ins w:id="2441" w:author="南" w:date="2026-10-22T19:37:00Z">
              <w:r>
                <w:rPr>
                  <w:rFonts w:asciiTheme="minorEastAsia" w:eastAsiaTheme="minorEastAsia" w:hAnsiTheme="minorEastAsia" w:cstheme="minorEastAsia" w:hint="eastAsia"/>
                  <w:b/>
                  <w:bCs/>
                  <w:sz w:val="24"/>
                  <w:rPrChange w:id="2442" w:author="南" w:date="2026-10-22T20:41:00Z">
                    <w:rPr>
                      <w:rFonts w:hint="eastAsia"/>
                      <w:sz w:val="24"/>
                    </w:rPr>
                  </w:rPrChange>
                </w:rPr>
                <w:t>（</w:t>
              </w:r>
              <w:r>
                <w:rPr>
                  <w:rFonts w:asciiTheme="minorEastAsia" w:eastAsiaTheme="minorEastAsia" w:hAnsiTheme="minorEastAsia" w:cstheme="minorEastAsia" w:hint="eastAsia"/>
                  <w:b/>
                  <w:bCs/>
                  <w:sz w:val="24"/>
                  <w:rPrChange w:id="2443" w:author="南" w:date="2026-10-22T20:41:00Z">
                    <w:rPr>
                      <w:rFonts w:hint="eastAsia"/>
                      <w:sz w:val="24"/>
                    </w:rPr>
                  </w:rPrChange>
                </w:rPr>
                <w:t>3</w:t>
              </w:r>
              <w:r>
                <w:rPr>
                  <w:rFonts w:asciiTheme="minorEastAsia" w:eastAsiaTheme="minorEastAsia" w:hAnsiTheme="minorEastAsia" w:cstheme="minorEastAsia" w:hint="eastAsia"/>
                  <w:b/>
                  <w:bCs/>
                  <w:sz w:val="24"/>
                  <w:rPrChange w:id="2444" w:author="南" w:date="2026-10-22T20:41:00Z">
                    <w:rPr>
                      <w:rFonts w:hint="eastAsia"/>
                      <w:sz w:val="24"/>
                    </w:rPr>
                  </w:rPrChange>
                </w:rPr>
                <w:t>）政策支持</w:t>
              </w:r>
            </w:ins>
          </w:p>
          <w:p w14:paraId="6D4DA6D9" w14:textId="77777777" w:rsidR="00C80897" w:rsidRPr="00C80897" w:rsidRDefault="00C831D6" w:rsidP="00C80897">
            <w:pPr>
              <w:spacing w:line="360" w:lineRule="auto"/>
              <w:ind w:firstLineChars="200" w:firstLine="480"/>
              <w:jc w:val="left"/>
              <w:rPr>
                <w:ins w:id="2445" w:author="南" w:date="2026-10-22T19:37:00Z"/>
                <w:rFonts w:asciiTheme="minorEastAsia" w:eastAsiaTheme="minorEastAsia" w:hAnsiTheme="minorEastAsia" w:cstheme="minorEastAsia"/>
                <w:sz w:val="24"/>
                <w:rPrChange w:id="2446" w:author="南" w:date="2026-10-22T20:39:00Z">
                  <w:rPr>
                    <w:ins w:id="2447" w:author="南" w:date="2026-10-22T19:37:00Z"/>
                    <w:sz w:val="24"/>
                  </w:rPr>
                </w:rPrChange>
              </w:rPr>
              <w:pPrChange w:id="2448" w:author="南" w:date="2026-10-22T20:41:00Z">
                <w:pPr>
                  <w:spacing w:line="360" w:lineRule="auto"/>
                  <w:jc w:val="left"/>
                </w:pPr>
              </w:pPrChange>
            </w:pPr>
            <w:ins w:id="2449" w:author="南" w:date="2026-10-22T19:37:00Z">
              <w:r>
                <w:rPr>
                  <w:rFonts w:asciiTheme="minorEastAsia" w:eastAsiaTheme="minorEastAsia" w:hAnsiTheme="minorEastAsia" w:cstheme="minorEastAsia" w:hint="eastAsia"/>
                  <w:sz w:val="24"/>
                  <w:rPrChange w:id="2450" w:author="南" w:date="2026-10-22T20:39:00Z">
                    <w:rPr>
                      <w:rFonts w:hint="eastAsia"/>
                      <w:sz w:val="24"/>
                    </w:rPr>
                  </w:rPrChange>
                </w:rPr>
                <w:t>国家推进人工智能与农业融合、品牌农业及农村电商发展，广东省“百千万工程”也重视农业品牌传播与市场拓展。作品可结合高校助农实践和企业合作，逐步扩大应用范围。</w:t>
              </w:r>
            </w:ins>
          </w:p>
          <w:p w14:paraId="5706B8F5" w14:textId="77777777" w:rsidR="00C80897" w:rsidRPr="00C80897" w:rsidRDefault="00C80897" w:rsidP="00C80897">
            <w:pPr>
              <w:spacing w:line="360" w:lineRule="auto"/>
              <w:jc w:val="left"/>
              <w:rPr>
                <w:ins w:id="2451" w:author="南" w:date="2026-10-22T19:38:00Z"/>
                <w:rFonts w:asciiTheme="minorEastAsia" w:eastAsiaTheme="minorEastAsia" w:hAnsiTheme="minorEastAsia" w:cstheme="minorEastAsia"/>
                <w:sz w:val="24"/>
                <w:rPrChange w:id="2452" w:author="南" w:date="2026-10-22T20:39:00Z">
                  <w:rPr>
                    <w:ins w:id="2453" w:author="南" w:date="2026-10-22T19:38:00Z"/>
                    <w:sz w:val="24"/>
                  </w:rPr>
                </w:rPrChange>
              </w:rPr>
              <w:pPrChange w:id="2454" w:author="南" w:date="2026-10-22T19:33:00Z">
                <w:pPr>
                  <w:spacing w:line="560" w:lineRule="exact"/>
                  <w:jc w:val="left"/>
                </w:pPr>
              </w:pPrChange>
            </w:pPr>
          </w:p>
          <w:p w14:paraId="37F27F06" w14:textId="77777777" w:rsidR="00C80897" w:rsidRPr="00C80897" w:rsidRDefault="00C831D6">
            <w:pPr>
              <w:spacing w:line="360" w:lineRule="auto"/>
              <w:jc w:val="left"/>
              <w:rPr>
                <w:ins w:id="2455" w:author="南" w:date="2026-10-22T19:38:00Z"/>
                <w:rFonts w:asciiTheme="minorEastAsia" w:eastAsiaTheme="minorEastAsia" w:hAnsiTheme="minorEastAsia" w:cstheme="minorEastAsia"/>
                <w:b/>
                <w:bCs/>
                <w:sz w:val="28"/>
                <w:szCs w:val="28"/>
                <w:rPrChange w:id="2456" w:author="南" w:date="2026-10-22T20:41:00Z">
                  <w:rPr>
                    <w:ins w:id="2457" w:author="南" w:date="2026-10-22T19:38:00Z"/>
                    <w:sz w:val="24"/>
                  </w:rPr>
                </w:rPrChange>
              </w:rPr>
            </w:pPr>
            <w:ins w:id="2458" w:author="南" w:date="2026-10-22T19:38:00Z">
              <w:r>
                <w:rPr>
                  <w:rFonts w:asciiTheme="minorEastAsia" w:eastAsiaTheme="minorEastAsia" w:hAnsiTheme="minorEastAsia" w:cstheme="minorEastAsia" w:hint="eastAsia"/>
                  <w:b/>
                  <w:bCs/>
                  <w:sz w:val="28"/>
                  <w:szCs w:val="28"/>
                  <w:rPrChange w:id="2459" w:author="南" w:date="2026-10-22T20:41:00Z">
                    <w:rPr>
                      <w:rFonts w:hint="eastAsia"/>
                      <w:sz w:val="24"/>
                    </w:rPr>
                  </w:rPrChange>
                </w:rPr>
                <w:t xml:space="preserve">6. </w:t>
              </w:r>
              <w:r>
                <w:rPr>
                  <w:rFonts w:asciiTheme="minorEastAsia" w:eastAsiaTheme="minorEastAsia" w:hAnsiTheme="minorEastAsia" w:cstheme="minorEastAsia" w:hint="eastAsia"/>
                  <w:b/>
                  <w:bCs/>
                  <w:sz w:val="28"/>
                  <w:szCs w:val="28"/>
                  <w:rPrChange w:id="2460" w:author="南" w:date="2026-10-22T20:41:00Z">
                    <w:rPr>
                      <w:rFonts w:hint="eastAsia"/>
                      <w:sz w:val="24"/>
                    </w:rPr>
                  </w:rPrChange>
                </w:rPr>
                <w:t>经济效益预测</w:t>
              </w:r>
            </w:ins>
          </w:p>
          <w:p w14:paraId="6CFFD1DC" w14:textId="77777777" w:rsidR="00C80897" w:rsidRPr="00C80897" w:rsidRDefault="00C831D6">
            <w:pPr>
              <w:spacing w:line="360" w:lineRule="auto"/>
              <w:jc w:val="left"/>
              <w:rPr>
                <w:ins w:id="2461" w:author="南" w:date="2026-10-22T19:38:00Z"/>
                <w:rFonts w:asciiTheme="minorEastAsia" w:eastAsiaTheme="minorEastAsia" w:hAnsiTheme="minorEastAsia" w:cstheme="minorEastAsia"/>
                <w:b/>
                <w:bCs/>
                <w:sz w:val="24"/>
                <w:rPrChange w:id="2462" w:author="南" w:date="2026-10-22T20:41:00Z">
                  <w:rPr>
                    <w:ins w:id="2463" w:author="南" w:date="2026-10-22T19:38:00Z"/>
                    <w:sz w:val="24"/>
                  </w:rPr>
                </w:rPrChange>
              </w:rPr>
            </w:pPr>
            <w:ins w:id="2464" w:author="南" w:date="2026-10-22T19:38:00Z">
              <w:r>
                <w:rPr>
                  <w:rFonts w:asciiTheme="minorEastAsia" w:eastAsiaTheme="minorEastAsia" w:hAnsiTheme="minorEastAsia" w:cstheme="minorEastAsia" w:hint="eastAsia"/>
                  <w:b/>
                  <w:bCs/>
                  <w:sz w:val="24"/>
                  <w:rPrChange w:id="2465" w:author="南" w:date="2026-10-22T20:41:00Z">
                    <w:rPr>
                      <w:rFonts w:hint="eastAsia"/>
                      <w:sz w:val="24"/>
                    </w:rPr>
                  </w:rPrChange>
                </w:rPr>
                <w:t>（</w:t>
              </w:r>
              <w:r>
                <w:rPr>
                  <w:rFonts w:asciiTheme="minorEastAsia" w:eastAsiaTheme="minorEastAsia" w:hAnsiTheme="minorEastAsia" w:cstheme="minorEastAsia" w:hint="eastAsia"/>
                  <w:b/>
                  <w:bCs/>
                  <w:sz w:val="24"/>
                  <w:rPrChange w:id="2466" w:author="南" w:date="2026-10-22T20:41:00Z">
                    <w:rPr>
                      <w:rFonts w:hint="eastAsia"/>
                      <w:sz w:val="24"/>
                    </w:rPr>
                  </w:rPrChange>
                </w:rPr>
                <w:t>1</w:t>
              </w:r>
              <w:r>
                <w:rPr>
                  <w:rFonts w:asciiTheme="minorEastAsia" w:eastAsiaTheme="minorEastAsia" w:hAnsiTheme="minorEastAsia" w:cstheme="minorEastAsia" w:hint="eastAsia"/>
                  <w:b/>
                  <w:bCs/>
                  <w:sz w:val="24"/>
                  <w:rPrChange w:id="2467" w:author="南" w:date="2026-10-22T20:41:00Z">
                    <w:rPr>
                      <w:rFonts w:hint="eastAsia"/>
                      <w:sz w:val="24"/>
                    </w:rPr>
                  </w:rPrChange>
                </w:rPr>
                <w:t>）直接经济效益</w:t>
              </w:r>
            </w:ins>
          </w:p>
          <w:p w14:paraId="2D22C61B" w14:textId="77777777" w:rsidR="00C80897" w:rsidRPr="00C80897" w:rsidRDefault="00C831D6" w:rsidP="00C80897">
            <w:pPr>
              <w:spacing w:line="360" w:lineRule="auto"/>
              <w:ind w:firstLineChars="200" w:firstLine="480"/>
              <w:jc w:val="left"/>
              <w:rPr>
                <w:ins w:id="2468" w:author="南" w:date="2026-10-22T19:38:00Z"/>
                <w:rFonts w:asciiTheme="minorEastAsia" w:eastAsiaTheme="minorEastAsia" w:hAnsiTheme="minorEastAsia" w:cstheme="minorEastAsia"/>
                <w:sz w:val="24"/>
                <w:rPrChange w:id="2469" w:author="南" w:date="2026-10-22T20:39:00Z">
                  <w:rPr>
                    <w:ins w:id="2470" w:author="南" w:date="2026-10-22T19:38:00Z"/>
                    <w:sz w:val="24"/>
                  </w:rPr>
                </w:rPrChange>
              </w:rPr>
              <w:pPrChange w:id="2471" w:author="南" w:date="2026-10-22T20:41:00Z">
                <w:pPr>
                  <w:spacing w:line="360" w:lineRule="auto"/>
                  <w:jc w:val="left"/>
                </w:pPr>
              </w:pPrChange>
            </w:pPr>
            <w:ins w:id="2472" w:author="南" w:date="2026-10-22T19:38:00Z">
              <w:r>
                <w:rPr>
                  <w:rFonts w:asciiTheme="minorEastAsia" w:eastAsiaTheme="minorEastAsia" w:hAnsiTheme="minorEastAsia" w:cstheme="minorEastAsia" w:hint="eastAsia"/>
                  <w:sz w:val="24"/>
                  <w:rPrChange w:id="2473" w:author="南" w:date="2026-10-22T20:39:00Z">
                    <w:rPr>
                      <w:rFonts w:hint="eastAsia"/>
                      <w:sz w:val="24"/>
                    </w:rPr>
                  </w:rPrChange>
                </w:rPr>
                <w:t>通过资料复用与多模态协同生成，减少文案撰写、海报设计及脚本制作中的重复工作，有望降低企业宣传的人力与外包成本。同时，以个性化内容展示产品特色和品牌价值，为吸引消费者、拓展销售渠道提供支持。</w:t>
              </w:r>
            </w:ins>
          </w:p>
          <w:p w14:paraId="2A16C3EA" w14:textId="77777777" w:rsidR="00C80897" w:rsidRPr="00C80897" w:rsidRDefault="00C831D6">
            <w:pPr>
              <w:spacing w:line="360" w:lineRule="auto"/>
              <w:jc w:val="left"/>
              <w:rPr>
                <w:ins w:id="2474" w:author="南" w:date="2026-10-22T19:38:00Z"/>
                <w:rFonts w:asciiTheme="minorEastAsia" w:eastAsiaTheme="minorEastAsia" w:hAnsiTheme="minorEastAsia" w:cstheme="minorEastAsia"/>
                <w:b/>
                <w:bCs/>
                <w:sz w:val="24"/>
                <w:rPrChange w:id="2475" w:author="南" w:date="2026-10-22T20:41:00Z">
                  <w:rPr>
                    <w:ins w:id="2476" w:author="南" w:date="2026-10-22T19:38:00Z"/>
                    <w:sz w:val="24"/>
                  </w:rPr>
                </w:rPrChange>
              </w:rPr>
            </w:pPr>
            <w:ins w:id="2477" w:author="南" w:date="2026-10-22T19:38:00Z">
              <w:r>
                <w:rPr>
                  <w:rFonts w:asciiTheme="minorEastAsia" w:eastAsiaTheme="minorEastAsia" w:hAnsiTheme="minorEastAsia" w:cstheme="minorEastAsia" w:hint="eastAsia"/>
                  <w:b/>
                  <w:bCs/>
                  <w:sz w:val="24"/>
                  <w:rPrChange w:id="2478" w:author="南" w:date="2026-10-22T20:41:00Z">
                    <w:rPr>
                      <w:rFonts w:hint="eastAsia"/>
                      <w:sz w:val="24"/>
                    </w:rPr>
                  </w:rPrChange>
                </w:rPr>
                <w:t>（</w:t>
              </w:r>
              <w:r>
                <w:rPr>
                  <w:rFonts w:asciiTheme="minorEastAsia" w:eastAsiaTheme="minorEastAsia" w:hAnsiTheme="minorEastAsia" w:cstheme="minorEastAsia" w:hint="eastAsia"/>
                  <w:b/>
                  <w:bCs/>
                  <w:sz w:val="24"/>
                  <w:rPrChange w:id="2479" w:author="南" w:date="2026-10-22T20:41:00Z">
                    <w:rPr>
                      <w:rFonts w:hint="eastAsia"/>
                      <w:sz w:val="24"/>
                    </w:rPr>
                  </w:rPrChange>
                </w:rPr>
                <w:t>2</w:t>
              </w:r>
              <w:r>
                <w:rPr>
                  <w:rFonts w:asciiTheme="minorEastAsia" w:eastAsiaTheme="minorEastAsia" w:hAnsiTheme="minorEastAsia" w:cstheme="minorEastAsia" w:hint="eastAsia"/>
                  <w:b/>
                  <w:bCs/>
                  <w:sz w:val="24"/>
                  <w:rPrChange w:id="2480" w:author="南" w:date="2026-10-22T20:41:00Z">
                    <w:rPr>
                      <w:rFonts w:hint="eastAsia"/>
                      <w:sz w:val="24"/>
                    </w:rPr>
                  </w:rPrChange>
                </w:rPr>
                <w:t>）间接经济效益</w:t>
              </w:r>
            </w:ins>
          </w:p>
          <w:p w14:paraId="4666B423" w14:textId="77777777" w:rsidR="00C80897" w:rsidRPr="00C80897" w:rsidRDefault="00C831D6" w:rsidP="00C80897">
            <w:pPr>
              <w:spacing w:line="360" w:lineRule="auto"/>
              <w:ind w:firstLineChars="200" w:firstLine="480"/>
              <w:jc w:val="left"/>
              <w:rPr>
                <w:ins w:id="2481" w:author="南" w:date="2026-10-22T19:38:00Z"/>
                <w:rFonts w:asciiTheme="minorEastAsia" w:eastAsiaTheme="minorEastAsia" w:hAnsiTheme="minorEastAsia" w:cstheme="minorEastAsia"/>
                <w:sz w:val="24"/>
                <w:rPrChange w:id="2482" w:author="南" w:date="2026-10-22T20:39:00Z">
                  <w:rPr>
                    <w:ins w:id="2483" w:author="南" w:date="2026-10-22T19:38:00Z"/>
                    <w:sz w:val="24"/>
                  </w:rPr>
                </w:rPrChange>
              </w:rPr>
              <w:pPrChange w:id="2484" w:author="南" w:date="2026-10-22T20:41:00Z">
                <w:pPr>
                  <w:spacing w:line="360" w:lineRule="auto"/>
                  <w:jc w:val="left"/>
                </w:pPr>
              </w:pPrChange>
            </w:pPr>
            <w:ins w:id="2485" w:author="南" w:date="2026-10-22T19:38:00Z">
              <w:r>
                <w:rPr>
                  <w:rFonts w:asciiTheme="minorEastAsia" w:eastAsiaTheme="minorEastAsia" w:hAnsiTheme="minorEastAsia" w:cstheme="minorEastAsia" w:hint="eastAsia"/>
                  <w:sz w:val="24"/>
                  <w:rPrChange w:id="2486" w:author="南" w:date="2026-10-22T20:39:00Z">
                    <w:rPr>
                      <w:rFonts w:hint="eastAsia"/>
                      <w:sz w:val="24"/>
                    </w:rPr>
                  </w:rPrChange>
                </w:rPr>
                <w:t>帮助企业持续积累品牌资料和宣传素材，提升内容更新能力与品牌辨识度。通过降低智能工具的使用门槛，让缺少专业宣传人员的农业经营主体也能开展日常推广，增强线上经营能力。</w:t>
              </w:r>
            </w:ins>
          </w:p>
          <w:p w14:paraId="6D196B2B" w14:textId="77777777" w:rsidR="00C80897" w:rsidRPr="00C80897" w:rsidRDefault="00C831D6">
            <w:pPr>
              <w:spacing w:line="360" w:lineRule="auto"/>
              <w:jc w:val="left"/>
              <w:rPr>
                <w:ins w:id="2487" w:author="南" w:date="2026-10-22T19:38:00Z"/>
                <w:rFonts w:asciiTheme="minorEastAsia" w:eastAsiaTheme="minorEastAsia" w:hAnsiTheme="minorEastAsia" w:cstheme="minorEastAsia"/>
                <w:b/>
                <w:bCs/>
                <w:sz w:val="24"/>
                <w:rPrChange w:id="2488" w:author="南" w:date="2026-10-22T20:41:00Z">
                  <w:rPr>
                    <w:ins w:id="2489" w:author="南" w:date="2026-10-22T19:38:00Z"/>
                    <w:sz w:val="24"/>
                  </w:rPr>
                </w:rPrChange>
              </w:rPr>
            </w:pPr>
            <w:ins w:id="2490" w:author="南" w:date="2026-10-22T19:38:00Z">
              <w:r>
                <w:rPr>
                  <w:rFonts w:asciiTheme="minorEastAsia" w:eastAsiaTheme="minorEastAsia" w:hAnsiTheme="minorEastAsia" w:cstheme="minorEastAsia" w:hint="eastAsia"/>
                  <w:b/>
                  <w:bCs/>
                  <w:sz w:val="24"/>
                  <w:rPrChange w:id="2491" w:author="南" w:date="2026-10-22T20:41:00Z">
                    <w:rPr>
                      <w:rFonts w:hint="eastAsia"/>
                      <w:sz w:val="24"/>
                    </w:rPr>
                  </w:rPrChange>
                </w:rPr>
                <w:t>（</w:t>
              </w:r>
              <w:r>
                <w:rPr>
                  <w:rFonts w:asciiTheme="minorEastAsia" w:eastAsiaTheme="minorEastAsia" w:hAnsiTheme="minorEastAsia" w:cstheme="minorEastAsia" w:hint="eastAsia"/>
                  <w:b/>
                  <w:bCs/>
                  <w:sz w:val="24"/>
                  <w:rPrChange w:id="2492" w:author="南" w:date="2026-10-22T20:41:00Z">
                    <w:rPr>
                      <w:rFonts w:hint="eastAsia"/>
                      <w:sz w:val="24"/>
                    </w:rPr>
                  </w:rPrChange>
                </w:rPr>
                <w:t>3</w:t>
              </w:r>
              <w:r>
                <w:rPr>
                  <w:rFonts w:asciiTheme="minorEastAsia" w:eastAsiaTheme="minorEastAsia" w:hAnsiTheme="minorEastAsia" w:cstheme="minorEastAsia" w:hint="eastAsia"/>
                  <w:b/>
                  <w:bCs/>
                  <w:sz w:val="24"/>
                  <w:rPrChange w:id="2493" w:author="南" w:date="2026-10-22T20:41:00Z">
                    <w:rPr>
                      <w:rFonts w:hint="eastAsia"/>
                      <w:sz w:val="24"/>
                    </w:rPr>
                  </w:rPrChange>
                </w:rPr>
                <w:t>）助力百千万工程</w:t>
              </w:r>
            </w:ins>
          </w:p>
          <w:p w14:paraId="03314344" w14:textId="77777777" w:rsidR="00C80897" w:rsidRPr="00C80897" w:rsidRDefault="00C831D6" w:rsidP="00C80897">
            <w:pPr>
              <w:spacing w:line="360" w:lineRule="auto"/>
              <w:ind w:firstLineChars="200" w:firstLine="480"/>
              <w:jc w:val="left"/>
              <w:rPr>
                <w:ins w:id="2494" w:author="南" w:date="2026-10-22T19:38:00Z"/>
                <w:rFonts w:asciiTheme="minorEastAsia" w:eastAsiaTheme="minorEastAsia" w:hAnsiTheme="minorEastAsia" w:cstheme="minorEastAsia"/>
                <w:sz w:val="24"/>
                <w:rPrChange w:id="2495" w:author="南" w:date="2026-10-22T20:39:00Z">
                  <w:rPr>
                    <w:ins w:id="2496" w:author="南" w:date="2026-10-22T19:38:00Z"/>
                    <w:sz w:val="24"/>
                  </w:rPr>
                </w:rPrChange>
              </w:rPr>
              <w:pPrChange w:id="2497" w:author="南" w:date="2026-10-22T20:41:00Z">
                <w:pPr>
                  <w:spacing w:line="360" w:lineRule="auto"/>
                  <w:jc w:val="left"/>
                </w:pPr>
              </w:pPrChange>
            </w:pPr>
            <w:ins w:id="2498" w:author="南" w:date="2026-10-22T19:38:00Z">
              <w:r>
                <w:rPr>
                  <w:rFonts w:asciiTheme="minorEastAsia" w:eastAsiaTheme="minorEastAsia" w:hAnsiTheme="minorEastAsia" w:cstheme="minorEastAsia" w:hint="eastAsia"/>
                  <w:sz w:val="24"/>
                  <w:rPrChange w:id="2499" w:author="南" w:date="2026-10-22T20:39:00Z">
                    <w:rPr>
                      <w:rFonts w:hint="eastAsia"/>
                      <w:sz w:val="24"/>
                    </w:rPr>
                  </w:rPrChange>
                </w:rPr>
                <w:t>面向广东特色农产品提供宣传制作支持，帮助经营者展示地域文化、生产工艺与产品优势，促进特色农业与数字技术融合，为农业品牌</w:t>
              </w:r>
            </w:ins>
          </w:p>
          <w:p w14:paraId="13EE37E3" w14:textId="77777777" w:rsidR="00C80897" w:rsidRPr="00C80897" w:rsidRDefault="00C80897" w:rsidP="00C80897">
            <w:pPr>
              <w:spacing w:line="360" w:lineRule="auto"/>
              <w:jc w:val="left"/>
              <w:rPr>
                <w:rFonts w:asciiTheme="minorEastAsia" w:eastAsiaTheme="minorEastAsia" w:hAnsiTheme="minorEastAsia" w:cstheme="minorEastAsia"/>
                <w:sz w:val="24"/>
                <w:rPrChange w:id="2500" w:author="南" w:date="2026-10-22T20:39:00Z">
                  <w:rPr>
                    <w:sz w:val="24"/>
                  </w:rPr>
                </w:rPrChange>
              </w:rPr>
              <w:pPrChange w:id="2501" w:author="南" w:date="2026-10-22T19:33:00Z">
                <w:pPr>
                  <w:spacing w:line="560" w:lineRule="exact"/>
                  <w:jc w:val="left"/>
                </w:pPr>
              </w:pPrChange>
            </w:pPr>
          </w:p>
        </w:tc>
      </w:tr>
      <w:tr w:rsidR="00C80897" w14:paraId="267F4286" w14:textId="77777777" w:rsidTr="00D77721">
        <w:trPr>
          <w:trHeight w:val="23"/>
          <w:trPrChange w:id="2502" w:author="南" w:date="2026-10-22T20:30:00Z">
            <w:trPr>
              <w:gridAfter w:val="1"/>
              <w:trHeight w:val="23"/>
            </w:trPr>
          </w:trPrChange>
        </w:trPr>
        <w:tc>
          <w:tcPr>
            <w:tcW w:w="1507" w:type="dxa"/>
            <w:tcBorders>
              <w:left w:val="single" w:sz="2" w:space="0" w:color="000000"/>
              <w:bottom w:val="single" w:sz="2" w:space="0" w:color="000000"/>
              <w:right w:val="single" w:sz="2" w:space="0" w:color="000000"/>
            </w:tcBorders>
            <w:vAlign w:val="center"/>
            <w:tcPrChange w:id="2503" w:author="南" w:date="2026-10-22T20:30:00Z">
              <w:tcPr>
                <w:tcW w:w="1504" w:type="dxa"/>
                <w:gridSpan w:val="2"/>
                <w:tcBorders>
                  <w:left w:val="single" w:sz="2" w:space="0" w:color="000000"/>
                  <w:bottom w:val="single" w:sz="2" w:space="0" w:color="000000"/>
                  <w:right w:val="single" w:sz="2" w:space="0" w:color="000000"/>
                </w:tcBorders>
                <w:vAlign w:val="center"/>
              </w:tcPr>
            </w:tcPrChange>
          </w:tcPr>
          <w:p w14:paraId="76C9DDCD" w14:textId="77777777" w:rsidR="00C80897" w:rsidRDefault="00C831D6" w:rsidP="00C80897">
            <w:pPr>
              <w:spacing w:line="360" w:lineRule="auto"/>
              <w:jc w:val="center"/>
              <w:rPr>
                <w:rFonts w:eastAsia="仿宋_GB2312"/>
                <w:sz w:val="24"/>
              </w:rPr>
              <w:pPrChange w:id="2504" w:author="南" w:date="2026-10-21T21:33:00Z">
                <w:pPr>
                  <w:spacing w:line="240" w:lineRule="atLeast"/>
                  <w:jc w:val="center"/>
                </w:pPr>
              </w:pPrChange>
            </w:pPr>
            <w:r>
              <w:rPr>
                <w:rFonts w:eastAsia="仿宋_GB2312"/>
                <w:sz w:val="24"/>
              </w:rPr>
              <w:lastRenderedPageBreak/>
              <w:t>专利申报情况</w:t>
            </w:r>
          </w:p>
        </w:tc>
        <w:tc>
          <w:tcPr>
            <w:tcW w:w="7245" w:type="dxa"/>
            <w:tcBorders>
              <w:bottom w:val="single" w:sz="2" w:space="0" w:color="000000"/>
              <w:right w:val="single" w:sz="2" w:space="0" w:color="000000"/>
            </w:tcBorders>
            <w:tcPrChange w:id="2505" w:author="南" w:date="2026-10-22T20:30:00Z">
              <w:tcPr>
                <w:tcW w:w="7232" w:type="dxa"/>
                <w:tcBorders>
                  <w:bottom w:val="single" w:sz="2" w:space="0" w:color="000000"/>
                  <w:right w:val="single" w:sz="2" w:space="0" w:color="000000"/>
                </w:tcBorders>
              </w:tcPr>
            </w:tcPrChange>
          </w:tcPr>
          <w:p w14:paraId="394F02E0" w14:textId="77777777" w:rsidR="00C80897" w:rsidRDefault="00C831D6" w:rsidP="00C80897">
            <w:pPr>
              <w:spacing w:line="360" w:lineRule="auto"/>
              <w:rPr>
                <w:rFonts w:eastAsia="仿宋_GB2312"/>
                <w:sz w:val="24"/>
              </w:rPr>
              <w:pPrChange w:id="2506" w:author="南" w:date="2026-10-21T21:33:00Z">
                <w:pPr>
                  <w:spacing w:line="560" w:lineRule="exact"/>
                </w:pPr>
              </w:pPrChange>
            </w:pPr>
            <w:r>
              <w:rPr>
                <w:rFonts w:eastAsia="仿宋_GB2312"/>
                <w:sz w:val="24"/>
              </w:rPr>
              <w:t>□</w:t>
            </w:r>
            <w:r>
              <w:rPr>
                <w:rFonts w:eastAsia="仿宋_GB2312"/>
                <w:sz w:val="24"/>
              </w:rPr>
              <w:t>提出专利申报</w:t>
            </w:r>
          </w:p>
          <w:p w14:paraId="272E1987" w14:textId="77777777" w:rsidR="00C80897" w:rsidRDefault="00C831D6" w:rsidP="00C80897">
            <w:pPr>
              <w:spacing w:line="360" w:lineRule="auto"/>
              <w:rPr>
                <w:rFonts w:eastAsia="仿宋_GB2312"/>
                <w:sz w:val="24"/>
              </w:rPr>
              <w:pPrChange w:id="2507" w:author="南" w:date="2026-10-21T21:33:00Z">
                <w:pPr>
                  <w:spacing w:line="560" w:lineRule="exact"/>
                </w:pPr>
              </w:pPrChange>
            </w:pPr>
            <w:r>
              <w:rPr>
                <w:rFonts w:eastAsia="仿宋_GB2312"/>
                <w:sz w:val="24"/>
              </w:rPr>
              <w:t>申报号</w:t>
            </w:r>
          </w:p>
          <w:p w14:paraId="2E9614D4" w14:textId="77777777" w:rsidR="00C80897" w:rsidRDefault="00C831D6" w:rsidP="00C80897">
            <w:pPr>
              <w:spacing w:line="360" w:lineRule="auto"/>
              <w:rPr>
                <w:sz w:val="24"/>
              </w:rPr>
              <w:pPrChange w:id="2508" w:author="南" w:date="2026-10-21T21:33:00Z">
                <w:pPr>
                  <w:spacing w:line="560" w:lineRule="exact"/>
                </w:pPr>
              </w:pPrChange>
            </w:pPr>
            <w:r>
              <w:rPr>
                <w:rFonts w:eastAsia="仿宋_GB2312"/>
                <w:sz w:val="24"/>
              </w:rPr>
              <w:t>申报日期</w:t>
            </w:r>
            <w:r>
              <w:rPr>
                <w:rFonts w:eastAsia="仿宋_GB2312"/>
                <w:sz w:val="24"/>
              </w:rPr>
              <w:t xml:space="preserve">   </w:t>
            </w:r>
            <w:r>
              <w:rPr>
                <w:rFonts w:eastAsia="仿宋_GB2312"/>
                <w:sz w:val="24"/>
              </w:rPr>
              <w:t>年</w:t>
            </w:r>
            <w:r>
              <w:rPr>
                <w:rFonts w:eastAsia="仿宋_GB2312"/>
                <w:sz w:val="24"/>
              </w:rPr>
              <w:t xml:space="preserve">  </w:t>
            </w:r>
            <w:r>
              <w:rPr>
                <w:rFonts w:eastAsia="仿宋_GB2312"/>
                <w:sz w:val="24"/>
              </w:rPr>
              <w:t>月</w:t>
            </w:r>
            <w:r>
              <w:rPr>
                <w:rFonts w:eastAsia="仿宋_GB2312"/>
                <w:sz w:val="24"/>
              </w:rPr>
              <w:t xml:space="preserve">  </w:t>
            </w:r>
            <w:r>
              <w:rPr>
                <w:rFonts w:eastAsia="仿宋_GB2312"/>
                <w:sz w:val="24"/>
              </w:rPr>
              <w:t>日</w:t>
            </w:r>
          </w:p>
          <w:p w14:paraId="4EA9D91D" w14:textId="77777777" w:rsidR="00C80897" w:rsidRDefault="00C831D6" w:rsidP="00C80897">
            <w:pPr>
              <w:spacing w:line="360" w:lineRule="auto"/>
              <w:ind w:left="79"/>
              <w:rPr>
                <w:rFonts w:eastAsia="仿宋_GB2312"/>
                <w:sz w:val="24"/>
              </w:rPr>
              <w:pPrChange w:id="2509" w:author="南" w:date="2026-10-21T21:33:00Z">
                <w:pPr>
                  <w:spacing w:line="560" w:lineRule="exact"/>
                  <w:ind w:left="79"/>
                </w:pPr>
              </w:pPrChange>
            </w:pPr>
            <w:r>
              <w:rPr>
                <w:rFonts w:eastAsia="仿宋_GB2312"/>
                <w:sz w:val="24"/>
              </w:rPr>
              <w:lastRenderedPageBreak/>
              <w:t>□</w:t>
            </w:r>
            <w:r>
              <w:rPr>
                <w:rFonts w:eastAsia="仿宋_GB2312"/>
                <w:sz w:val="24"/>
              </w:rPr>
              <w:t>已获专利权批准</w:t>
            </w:r>
          </w:p>
          <w:p w14:paraId="64FB0E0A" w14:textId="77777777" w:rsidR="00C80897" w:rsidRDefault="00C831D6" w:rsidP="00C80897">
            <w:pPr>
              <w:spacing w:line="360" w:lineRule="auto"/>
              <w:rPr>
                <w:sz w:val="24"/>
              </w:rPr>
              <w:pPrChange w:id="2510" w:author="南" w:date="2026-10-21T21:33:00Z">
                <w:pPr>
                  <w:spacing w:line="560" w:lineRule="exact"/>
                </w:pPr>
              </w:pPrChange>
            </w:pPr>
            <w:r>
              <w:rPr>
                <w:rFonts w:eastAsia="仿宋_GB2312"/>
                <w:sz w:val="24"/>
              </w:rPr>
              <w:t>批准号</w:t>
            </w:r>
          </w:p>
          <w:p w14:paraId="0E56940A" w14:textId="77777777" w:rsidR="00C80897" w:rsidRDefault="00C831D6" w:rsidP="00C80897">
            <w:pPr>
              <w:spacing w:line="360" w:lineRule="auto"/>
              <w:rPr>
                <w:sz w:val="24"/>
              </w:rPr>
              <w:pPrChange w:id="2511" w:author="南" w:date="2026-10-21T21:33:00Z">
                <w:pPr>
                  <w:spacing w:line="560" w:lineRule="exact"/>
                </w:pPr>
              </w:pPrChange>
            </w:pPr>
            <w:r>
              <w:rPr>
                <w:rFonts w:eastAsia="仿宋_GB2312"/>
                <w:sz w:val="24"/>
              </w:rPr>
              <w:t>批准日期</w:t>
            </w:r>
            <w:r>
              <w:rPr>
                <w:rFonts w:eastAsia="仿宋_GB2312"/>
                <w:sz w:val="24"/>
              </w:rPr>
              <w:t xml:space="preserve">  </w:t>
            </w:r>
            <w:r>
              <w:rPr>
                <w:rFonts w:eastAsia="仿宋_GB2312"/>
                <w:sz w:val="24"/>
              </w:rPr>
              <w:t>年</w:t>
            </w:r>
            <w:r>
              <w:rPr>
                <w:rFonts w:eastAsia="仿宋_GB2312"/>
                <w:sz w:val="24"/>
              </w:rPr>
              <w:t xml:space="preserve">  </w:t>
            </w:r>
            <w:r>
              <w:rPr>
                <w:rFonts w:eastAsia="仿宋_GB2312"/>
                <w:sz w:val="24"/>
              </w:rPr>
              <w:t>月</w:t>
            </w:r>
            <w:r>
              <w:rPr>
                <w:rFonts w:eastAsia="仿宋_GB2312"/>
                <w:sz w:val="24"/>
              </w:rPr>
              <w:t xml:space="preserve">  </w:t>
            </w:r>
            <w:r>
              <w:rPr>
                <w:rFonts w:eastAsia="仿宋_GB2312"/>
                <w:sz w:val="24"/>
              </w:rPr>
              <w:t>日</w:t>
            </w:r>
          </w:p>
          <w:p w14:paraId="2A7A0785" w14:textId="77777777" w:rsidR="00C80897" w:rsidRDefault="00C831D6" w:rsidP="00C80897">
            <w:pPr>
              <w:spacing w:line="360" w:lineRule="auto"/>
              <w:rPr>
                <w:sz w:val="24"/>
              </w:rPr>
              <w:pPrChange w:id="2512" w:author="南" w:date="2026-10-21T21:33:00Z">
                <w:pPr>
                  <w:spacing w:line="560" w:lineRule="exact"/>
                </w:pPr>
              </w:pPrChange>
            </w:pPr>
            <w:del w:id="2513" w:author="南" w:date="2026-10-20T01:36:00Z">
              <w:r>
                <w:rPr>
                  <w:rFonts w:eastAsia="仿宋_GB2312"/>
                  <w:sz w:val="24"/>
                </w:rPr>
                <w:delText>□</w:delText>
              </w:r>
            </w:del>
            <w:ins w:id="2514" w:author="南" w:date="2026-10-20T01:36:00Z">
              <w:r>
                <w:rPr>
                  <w:rFonts w:eastAsia="仿宋_GB2312" w:hint="eastAsia"/>
                  <w:sz w:val="24"/>
                </w:rPr>
                <w:t>☑</w:t>
              </w:r>
            </w:ins>
            <w:r>
              <w:rPr>
                <w:rFonts w:eastAsia="仿宋_GB2312"/>
                <w:sz w:val="24"/>
              </w:rPr>
              <w:t>未提出专利申请</w:t>
            </w:r>
          </w:p>
        </w:tc>
      </w:tr>
      <w:tr w:rsidR="00C80897" w14:paraId="38143A21" w14:textId="77777777" w:rsidTr="00D77721">
        <w:trPr>
          <w:trHeight w:val="23"/>
          <w:trPrChange w:id="2515" w:author="南" w:date="2026-10-22T20:30:00Z">
            <w:trPr>
              <w:gridAfter w:val="1"/>
              <w:trHeight w:val="23"/>
            </w:trPr>
          </w:trPrChange>
        </w:trPr>
        <w:tc>
          <w:tcPr>
            <w:tcW w:w="1507" w:type="dxa"/>
            <w:tcBorders>
              <w:left w:val="single" w:sz="2" w:space="0" w:color="000000"/>
              <w:bottom w:val="single" w:sz="2" w:space="0" w:color="000000"/>
              <w:right w:val="single" w:sz="2" w:space="0" w:color="000000"/>
            </w:tcBorders>
            <w:vAlign w:val="center"/>
            <w:tcPrChange w:id="2516" w:author="南" w:date="2026-10-22T20:30:00Z">
              <w:tcPr>
                <w:tcW w:w="1504" w:type="dxa"/>
                <w:gridSpan w:val="2"/>
                <w:tcBorders>
                  <w:left w:val="single" w:sz="2" w:space="0" w:color="000000"/>
                  <w:bottom w:val="single" w:sz="2" w:space="0" w:color="000000"/>
                  <w:right w:val="single" w:sz="2" w:space="0" w:color="000000"/>
                </w:tcBorders>
                <w:vAlign w:val="center"/>
              </w:tcPr>
            </w:tcPrChange>
          </w:tcPr>
          <w:p w14:paraId="7B27D3E9" w14:textId="77777777" w:rsidR="00C80897" w:rsidRDefault="00C831D6" w:rsidP="00C80897">
            <w:pPr>
              <w:spacing w:line="360" w:lineRule="auto"/>
              <w:jc w:val="center"/>
              <w:rPr>
                <w:sz w:val="24"/>
              </w:rPr>
              <w:pPrChange w:id="2517" w:author="南" w:date="2026-10-21T21:33:00Z">
                <w:pPr>
                  <w:spacing w:line="560" w:lineRule="exact"/>
                  <w:jc w:val="center"/>
                </w:pPr>
              </w:pPrChange>
            </w:pPr>
            <w:r>
              <w:rPr>
                <w:rFonts w:eastAsia="仿宋_GB2312"/>
                <w:sz w:val="24"/>
              </w:rPr>
              <w:lastRenderedPageBreak/>
              <w:t>学院推荐意见</w:t>
            </w:r>
          </w:p>
        </w:tc>
        <w:tc>
          <w:tcPr>
            <w:tcW w:w="7245" w:type="dxa"/>
            <w:tcBorders>
              <w:bottom w:val="single" w:sz="2" w:space="0" w:color="000000"/>
              <w:right w:val="single" w:sz="2" w:space="0" w:color="000000"/>
            </w:tcBorders>
            <w:tcPrChange w:id="2518" w:author="南" w:date="2026-10-22T20:30:00Z">
              <w:tcPr>
                <w:tcW w:w="7232" w:type="dxa"/>
                <w:tcBorders>
                  <w:bottom w:val="single" w:sz="2" w:space="0" w:color="000000"/>
                  <w:right w:val="single" w:sz="2" w:space="0" w:color="000000"/>
                </w:tcBorders>
              </w:tcPr>
            </w:tcPrChange>
          </w:tcPr>
          <w:p w14:paraId="41F98B8E" w14:textId="77777777" w:rsidR="00C80897" w:rsidRDefault="00C80897" w:rsidP="00C80897">
            <w:pPr>
              <w:spacing w:line="360" w:lineRule="auto"/>
              <w:jc w:val="left"/>
              <w:rPr>
                <w:sz w:val="24"/>
              </w:rPr>
              <w:pPrChange w:id="2519" w:author="南" w:date="2026-10-21T21:33:00Z">
                <w:pPr>
                  <w:spacing w:line="560" w:lineRule="exact"/>
                  <w:jc w:val="left"/>
                </w:pPr>
              </w:pPrChange>
            </w:pPr>
          </w:p>
          <w:p w14:paraId="1D6B8E72" w14:textId="77777777" w:rsidR="00C80897" w:rsidRDefault="00C80897" w:rsidP="00C80897">
            <w:pPr>
              <w:spacing w:line="360" w:lineRule="auto"/>
              <w:jc w:val="left"/>
              <w:rPr>
                <w:sz w:val="24"/>
              </w:rPr>
              <w:pPrChange w:id="2520" w:author="南" w:date="2026-10-21T21:33:00Z">
                <w:pPr>
                  <w:spacing w:line="560" w:lineRule="exact"/>
                  <w:jc w:val="left"/>
                </w:pPr>
              </w:pPrChange>
            </w:pPr>
          </w:p>
          <w:p w14:paraId="4244664F" w14:textId="77777777" w:rsidR="00C80897" w:rsidRDefault="00C80897" w:rsidP="00C80897">
            <w:pPr>
              <w:spacing w:line="360" w:lineRule="auto"/>
              <w:jc w:val="left"/>
              <w:rPr>
                <w:sz w:val="24"/>
              </w:rPr>
              <w:pPrChange w:id="2521" w:author="南" w:date="2026-10-21T21:33:00Z">
                <w:pPr>
                  <w:spacing w:line="560" w:lineRule="exact"/>
                  <w:jc w:val="left"/>
                </w:pPr>
              </w:pPrChange>
            </w:pPr>
          </w:p>
          <w:p w14:paraId="5515B5B2" w14:textId="77777777" w:rsidR="00C80897" w:rsidRDefault="00C80897" w:rsidP="00C80897">
            <w:pPr>
              <w:spacing w:line="360" w:lineRule="auto"/>
              <w:jc w:val="left"/>
              <w:rPr>
                <w:sz w:val="24"/>
              </w:rPr>
              <w:pPrChange w:id="2522" w:author="南" w:date="2026-10-21T21:33:00Z">
                <w:pPr>
                  <w:spacing w:line="560" w:lineRule="exact"/>
                  <w:jc w:val="left"/>
                </w:pPr>
              </w:pPrChange>
            </w:pPr>
          </w:p>
          <w:p w14:paraId="3CE85511" w14:textId="77777777" w:rsidR="00C80897" w:rsidRDefault="00C831D6" w:rsidP="00C80897">
            <w:pPr>
              <w:spacing w:line="360" w:lineRule="auto"/>
              <w:ind w:firstLineChars="1900" w:firstLine="4560"/>
              <w:jc w:val="left"/>
              <w:rPr>
                <w:sz w:val="24"/>
              </w:rPr>
              <w:pPrChange w:id="2523" w:author="南" w:date="2026-10-21T21:33:00Z">
                <w:pPr>
                  <w:spacing w:line="560" w:lineRule="exact"/>
                  <w:ind w:firstLineChars="1900" w:firstLine="4560"/>
                  <w:jc w:val="left"/>
                </w:pPr>
              </w:pPrChange>
            </w:pPr>
            <w:r>
              <w:rPr>
                <w:rFonts w:eastAsia="仿宋_GB2312"/>
                <w:sz w:val="24"/>
              </w:rPr>
              <w:t>年</w:t>
            </w:r>
            <w:r>
              <w:rPr>
                <w:rFonts w:eastAsia="仿宋_GB2312"/>
                <w:sz w:val="24"/>
              </w:rPr>
              <w:t xml:space="preserve">    </w:t>
            </w:r>
            <w:r>
              <w:rPr>
                <w:rFonts w:eastAsia="仿宋_GB2312"/>
                <w:sz w:val="24"/>
              </w:rPr>
              <w:t>月</w:t>
            </w:r>
            <w:r>
              <w:rPr>
                <w:rFonts w:eastAsia="仿宋_GB2312" w:hint="eastAsia"/>
                <w:sz w:val="24"/>
              </w:rPr>
              <w:t xml:space="preserve"> </w:t>
            </w:r>
            <w:r>
              <w:rPr>
                <w:rFonts w:eastAsia="仿宋_GB2312"/>
                <w:sz w:val="24"/>
              </w:rPr>
              <w:t xml:space="preserve">   </w:t>
            </w:r>
            <w:r>
              <w:rPr>
                <w:rFonts w:eastAsia="仿宋_GB2312"/>
                <w:sz w:val="24"/>
              </w:rPr>
              <w:t>日</w:t>
            </w:r>
          </w:p>
        </w:tc>
      </w:tr>
    </w:tbl>
    <w:p w14:paraId="7B06CC5E" w14:textId="77777777" w:rsidR="00C80897" w:rsidRDefault="00C80897">
      <w:pPr>
        <w:tabs>
          <w:tab w:val="left" w:pos="3155"/>
        </w:tabs>
        <w:spacing w:line="560" w:lineRule="exact"/>
        <w:jc w:val="left"/>
      </w:pPr>
    </w:p>
    <w:p w14:paraId="4EDB1DD2" w14:textId="77777777" w:rsidR="00C80897" w:rsidRDefault="00C831D6">
      <w:pPr>
        <w:widowControl/>
        <w:jc w:val="left"/>
      </w:pPr>
      <w:r>
        <w:br w:type="page"/>
      </w:r>
    </w:p>
    <w:p w14:paraId="4713DBE1" w14:textId="77777777" w:rsidR="00C80897" w:rsidRDefault="00C831D6">
      <w:pPr>
        <w:spacing w:line="560" w:lineRule="exact"/>
        <w:jc w:val="center"/>
        <w:rPr>
          <w:rFonts w:eastAsia="黑体"/>
          <w:sz w:val="36"/>
        </w:rPr>
      </w:pPr>
      <w:r>
        <w:rPr>
          <w:rFonts w:eastAsia="黑体" w:hint="eastAsia"/>
          <w:sz w:val="36"/>
        </w:rPr>
        <w:lastRenderedPageBreak/>
        <w:t>C.</w:t>
      </w:r>
      <w:r>
        <w:rPr>
          <w:rFonts w:eastAsia="黑体" w:hint="eastAsia"/>
          <w:sz w:val="36"/>
        </w:rPr>
        <w:t>当前国内外同类课题研究水平概述</w:t>
      </w:r>
    </w:p>
    <w:p w14:paraId="5FE7115E" w14:textId="77777777" w:rsidR="00C80897" w:rsidRDefault="00C831D6">
      <w:pPr>
        <w:spacing w:line="240" w:lineRule="atLeast"/>
        <w:rPr>
          <w:rFonts w:eastAsia="仿宋_GB2312"/>
          <w:sz w:val="24"/>
        </w:rPr>
      </w:pPr>
      <w:r>
        <w:rPr>
          <w:rFonts w:eastAsia="仿宋_GB2312" w:hint="eastAsia"/>
          <w:sz w:val="24"/>
        </w:rPr>
        <w:t>说明：</w:t>
      </w:r>
      <w:r>
        <w:rPr>
          <w:rFonts w:eastAsia="仿宋_GB2312" w:hint="eastAsia"/>
          <w:sz w:val="24"/>
        </w:rPr>
        <w:t>1.</w:t>
      </w:r>
      <w:r>
        <w:rPr>
          <w:rFonts w:eastAsia="仿宋_GB2312" w:hint="eastAsia"/>
          <w:sz w:val="24"/>
        </w:rPr>
        <w:t>申报者可</w:t>
      </w:r>
      <w:bookmarkStart w:id="2524" w:name="_Hlk145790495"/>
      <w:r>
        <w:rPr>
          <w:rFonts w:eastAsia="仿宋_GB2312" w:hint="eastAsia"/>
          <w:sz w:val="24"/>
        </w:rPr>
        <w:t>根据作品类别和情况填写</w:t>
      </w:r>
      <w:bookmarkEnd w:id="2524"/>
      <w:r>
        <w:rPr>
          <w:rFonts w:eastAsia="仿宋_GB2312" w:hint="eastAsia"/>
          <w:sz w:val="24"/>
        </w:rPr>
        <w:t>；</w:t>
      </w:r>
      <w:r>
        <w:rPr>
          <w:rFonts w:eastAsia="仿宋_GB2312" w:hint="eastAsia"/>
          <w:sz w:val="24"/>
        </w:rPr>
        <w:t>2.</w:t>
      </w:r>
      <w:r>
        <w:rPr>
          <w:rFonts w:eastAsia="仿宋_GB2312" w:hint="eastAsia"/>
          <w:sz w:val="24"/>
        </w:rPr>
        <w:t>填写此栏有助于评审。</w:t>
      </w:r>
    </w:p>
    <w:tbl>
      <w:tblPr>
        <w:tblStyle w:val="af1"/>
        <w:tblW w:w="0" w:type="auto"/>
        <w:tblLook w:val="04A0" w:firstRow="1" w:lastRow="0" w:firstColumn="1" w:lastColumn="0" w:noHBand="0" w:noVBand="1"/>
      </w:tblPr>
      <w:tblGrid>
        <w:gridCol w:w="8720"/>
      </w:tblGrid>
      <w:tr w:rsidR="00C80897" w14:paraId="4A0564D0" w14:textId="77777777">
        <w:trPr>
          <w:trHeight w:val="11990"/>
        </w:trPr>
        <w:tc>
          <w:tcPr>
            <w:tcW w:w="8720" w:type="dxa"/>
          </w:tcPr>
          <w:p w14:paraId="3E9219B1" w14:textId="77777777" w:rsidR="00C80897" w:rsidRPr="00C80897" w:rsidRDefault="00C831D6" w:rsidP="00C80897">
            <w:pPr>
              <w:tabs>
                <w:tab w:val="left" w:pos="3155"/>
              </w:tabs>
              <w:spacing w:line="560" w:lineRule="exact"/>
              <w:ind w:firstLineChars="200" w:firstLine="480"/>
              <w:jc w:val="left"/>
              <w:rPr>
                <w:ins w:id="2525" w:author="南" w:date="2026-10-22T20:05:00Z"/>
                <w:rFonts w:ascii="宋体" w:hAnsi="宋体" w:cs="宋体"/>
                <w:sz w:val="24"/>
                <w:rPrChange w:id="2526" w:author="南" w:date="2026-10-22T20:42:00Z">
                  <w:rPr>
                    <w:ins w:id="2527" w:author="南" w:date="2026-10-22T20:05:00Z"/>
                  </w:rPr>
                </w:rPrChange>
              </w:rPr>
              <w:pPrChange w:id="2528" w:author="南" w:date="2026-10-22T20:05:00Z">
                <w:pPr>
                  <w:tabs>
                    <w:tab w:val="left" w:pos="3155"/>
                  </w:tabs>
                  <w:spacing w:line="560" w:lineRule="exact"/>
                  <w:jc w:val="left"/>
                </w:pPr>
              </w:pPrChange>
            </w:pPr>
            <w:ins w:id="2529" w:author="南" w:date="2026-10-22T20:05:00Z">
              <w:r>
                <w:rPr>
                  <w:rFonts w:ascii="宋体" w:hAnsi="宋体" w:cs="宋体" w:hint="eastAsia"/>
                  <w:sz w:val="24"/>
                  <w:rPrChange w:id="2530" w:author="南" w:date="2026-10-22T20:42:00Z">
                    <w:rPr>
                      <w:rFonts w:hint="eastAsia"/>
                    </w:rPr>
                  </w:rPrChange>
                </w:rPr>
                <w:t>近年来，国内外研究逐步将大语言模型、知识增强与多模态生成用于农业服务和营销内容生产。相关成果为本作品提供了模型、生成方法和应用流程方面的参考。</w:t>
              </w:r>
            </w:ins>
          </w:p>
          <w:p w14:paraId="05F06D47" w14:textId="77777777" w:rsidR="00C80897" w:rsidRPr="00C80897" w:rsidRDefault="00C831D6">
            <w:pPr>
              <w:tabs>
                <w:tab w:val="left" w:pos="3155"/>
              </w:tabs>
              <w:spacing w:line="560" w:lineRule="exact"/>
              <w:jc w:val="left"/>
              <w:rPr>
                <w:ins w:id="2531" w:author="南" w:date="2026-10-22T20:05:00Z"/>
                <w:rFonts w:ascii="宋体" w:hAnsi="宋体" w:cs="宋体"/>
                <w:b/>
                <w:bCs/>
                <w:sz w:val="24"/>
                <w:rPrChange w:id="2532" w:author="南" w:date="2026-10-22T20:42:00Z">
                  <w:rPr>
                    <w:ins w:id="2533" w:author="南" w:date="2026-10-22T20:05:00Z"/>
                  </w:rPr>
                </w:rPrChange>
              </w:rPr>
            </w:pPr>
            <w:ins w:id="2534" w:author="南" w:date="2026-10-22T20:05:00Z">
              <w:r>
                <w:rPr>
                  <w:rFonts w:ascii="宋体" w:hAnsi="宋体" w:cs="宋体" w:hint="eastAsia"/>
                  <w:b/>
                  <w:bCs/>
                  <w:sz w:val="24"/>
                  <w:rPrChange w:id="2535" w:author="南" w:date="2026-10-22T20:42:00Z">
                    <w:rPr>
                      <w:rFonts w:hint="eastAsia"/>
                    </w:rPr>
                  </w:rPrChange>
                </w:rPr>
                <w:t>（</w:t>
              </w:r>
              <w:r>
                <w:rPr>
                  <w:rFonts w:ascii="宋体" w:hAnsi="宋体" w:cs="宋体" w:hint="eastAsia"/>
                  <w:b/>
                  <w:bCs/>
                  <w:sz w:val="24"/>
                  <w:rPrChange w:id="2536" w:author="南" w:date="2026-10-22T20:42:00Z">
                    <w:rPr>
                      <w:rFonts w:hint="eastAsia"/>
                    </w:rPr>
                  </w:rPrChange>
                </w:rPr>
                <w:t>1</w:t>
              </w:r>
              <w:r>
                <w:rPr>
                  <w:rFonts w:ascii="宋体" w:hAnsi="宋体" w:cs="宋体" w:hint="eastAsia"/>
                  <w:b/>
                  <w:bCs/>
                  <w:sz w:val="24"/>
                  <w:rPrChange w:id="2537" w:author="南" w:date="2026-10-22T20:42:00Z">
                    <w:rPr>
                      <w:rFonts w:hint="eastAsia"/>
                    </w:rPr>
                  </w:rPrChange>
                </w:rPr>
                <w:t>）从农业领域大模型角度研究</w:t>
              </w:r>
            </w:ins>
          </w:p>
          <w:p w14:paraId="739CE554" w14:textId="77777777" w:rsidR="00C80897" w:rsidRPr="00C80897" w:rsidRDefault="00C831D6" w:rsidP="00C80897">
            <w:pPr>
              <w:tabs>
                <w:tab w:val="left" w:pos="3155"/>
              </w:tabs>
              <w:spacing w:line="560" w:lineRule="exact"/>
              <w:ind w:firstLineChars="200" w:firstLine="480"/>
              <w:jc w:val="left"/>
              <w:rPr>
                <w:ins w:id="2538" w:author="南" w:date="2026-10-22T20:05:00Z"/>
                <w:rFonts w:ascii="宋体" w:hAnsi="宋体" w:cs="宋体"/>
                <w:sz w:val="24"/>
                <w:rPrChange w:id="2539" w:author="南" w:date="2026-10-22T20:42:00Z">
                  <w:rPr>
                    <w:ins w:id="2540" w:author="南" w:date="2026-10-22T20:05:00Z"/>
                  </w:rPr>
                </w:rPrChange>
              </w:rPr>
              <w:pPrChange w:id="2541" w:author="南" w:date="2026-10-22T20:05:00Z">
                <w:pPr>
                  <w:tabs>
                    <w:tab w:val="left" w:pos="3155"/>
                  </w:tabs>
                  <w:spacing w:line="560" w:lineRule="exact"/>
                  <w:jc w:val="left"/>
                </w:pPr>
              </w:pPrChange>
            </w:pPr>
            <w:ins w:id="2542" w:author="南" w:date="2026-10-22T20:05:00Z">
              <w:r>
                <w:rPr>
                  <w:rFonts w:ascii="宋体" w:hAnsi="宋体" w:cs="宋体" w:hint="eastAsia"/>
                  <w:sz w:val="24"/>
                  <w:rPrChange w:id="2543" w:author="南" w:date="2026-10-22T20:42:00Z">
                    <w:rPr>
                      <w:rFonts w:hint="eastAsia"/>
                    </w:rPr>
                  </w:rPrChange>
                </w:rPr>
                <w:t>现阶段，农业大模型研究较多围绕专业知识问答、农业咨询及生产决策展开。郭旺等梳理农业大模型的关键技术与应用方向，总结其在农业知识理解和智能服务中的应用潜力</w:t>
              </w:r>
              <w:r>
                <w:rPr>
                  <w:rFonts w:ascii="宋体" w:hAnsi="宋体" w:cs="宋体"/>
                  <w:sz w:val="24"/>
                  <w:vertAlign w:val="superscript"/>
                  <w:rPrChange w:id="2544" w:author="南" w:date="2026-10-22T20:42:00Z">
                    <w:rPr/>
                  </w:rPrChange>
                </w:rPr>
                <w:t>[1]</w:t>
              </w:r>
              <w:r>
                <w:rPr>
                  <w:rFonts w:ascii="宋体" w:hAnsi="宋体" w:cs="宋体" w:hint="eastAsia"/>
                  <w:sz w:val="24"/>
                  <w:rPrChange w:id="2545" w:author="南" w:date="2026-10-22T20:42:00Z">
                    <w:rPr>
                      <w:rFonts w:hint="eastAsia"/>
                    </w:rPr>
                  </w:rPrChange>
                </w:rPr>
                <w:t>。姜京池等通过精准知识筛选与知识协同生成，研究农业知识在模型回答中的有效利用</w:t>
              </w:r>
              <w:r>
                <w:rPr>
                  <w:rFonts w:ascii="宋体" w:hAnsi="宋体" w:cs="宋体"/>
                  <w:sz w:val="24"/>
                  <w:vertAlign w:val="superscript"/>
                  <w:rPrChange w:id="2546" w:author="南" w:date="2026-10-22T20:42:00Z">
                    <w:rPr/>
                  </w:rPrChange>
                </w:rPr>
                <w:t>[2]</w:t>
              </w:r>
              <w:r>
                <w:rPr>
                  <w:rFonts w:ascii="宋体" w:hAnsi="宋体" w:cs="宋体" w:hint="eastAsia"/>
                  <w:sz w:val="24"/>
                  <w:rPrChange w:id="2547" w:author="南" w:date="2026-10-22T20:42:00Z">
                    <w:rPr>
                      <w:rFonts w:hint="eastAsia"/>
                    </w:rPr>
                  </w:rPrChange>
                </w:rPr>
                <w:t>；吴华瑞等构建</w:t>
              </w:r>
              <w:r>
                <w:rPr>
                  <w:rFonts w:ascii="宋体" w:hAnsi="宋体" w:cs="宋体" w:hint="eastAsia"/>
                  <w:sz w:val="24"/>
                  <w:rPrChange w:id="2548" w:author="南" w:date="2026-10-22T20:42:00Z">
                    <w:rPr>
                      <w:rFonts w:hint="eastAsia"/>
                    </w:rPr>
                  </w:rPrChange>
                </w:rPr>
                <w:t>Agri-QA Net</w:t>
              </w:r>
              <w:r>
                <w:rPr>
                  <w:rFonts w:ascii="宋体" w:hAnsi="宋体" w:cs="宋体" w:hint="eastAsia"/>
                  <w:sz w:val="24"/>
                  <w:rPrChange w:id="2549" w:author="南" w:date="2026-10-22T20:42:00Z">
                    <w:rPr>
                      <w:rFonts w:hint="eastAsia"/>
                    </w:rPr>
                  </w:rPrChange>
                </w:rPr>
                <w:t>作物知识问答系统，探索文本与视觉信息融合的农业问答方法</w:t>
              </w:r>
              <w:r>
                <w:rPr>
                  <w:rFonts w:ascii="宋体" w:hAnsi="宋体" w:cs="宋体"/>
                  <w:sz w:val="24"/>
                  <w:vertAlign w:val="superscript"/>
                  <w:rPrChange w:id="2550" w:author="南" w:date="2026-10-22T20:42:00Z">
                    <w:rPr/>
                  </w:rPrChange>
                </w:rPr>
                <w:t>[3]</w:t>
              </w:r>
              <w:r>
                <w:rPr>
                  <w:rFonts w:ascii="宋体" w:hAnsi="宋体" w:cs="宋体" w:hint="eastAsia"/>
                  <w:sz w:val="24"/>
                  <w:rPrChange w:id="2551" w:author="南" w:date="2026-10-22T20:42:00Z">
                    <w:rPr>
                      <w:rFonts w:hint="eastAsia"/>
                    </w:rPr>
                  </w:rPrChange>
                </w:rPr>
                <w:t>。这些成果增强了模型理解农业问题、利用专业资料和组织回答的能力。</w:t>
              </w:r>
            </w:ins>
          </w:p>
          <w:p w14:paraId="6516AB9E" w14:textId="77777777" w:rsidR="00C80897" w:rsidRPr="00C80897" w:rsidRDefault="00C831D6" w:rsidP="00C80897">
            <w:pPr>
              <w:tabs>
                <w:tab w:val="left" w:pos="3155"/>
              </w:tabs>
              <w:spacing w:line="560" w:lineRule="exact"/>
              <w:ind w:firstLineChars="200" w:firstLine="480"/>
              <w:jc w:val="left"/>
              <w:rPr>
                <w:ins w:id="2552" w:author="南" w:date="2026-10-22T20:05:00Z"/>
                <w:rFonts w:ascii="宋体" w:hAnsi="宋体" w:cs="宋体"/>
                <w:sz w:val="24"/>
                <w:rPrChange w:id="2553" w:author="南" w:date="2026-10-22T20:42:00Z">
                  <w:rPr>
                    <w:ins w:id="2554" w:author="南" w:date="2026-10-22T20:05:00Z"/>
                  </w:rPr>
                </w:rPrChange>
              </w:rPr>
              <w:pPrChange w:id="2555" w:author="南" w:date="2026-10-22T20:05:00Z">
                <w:pPr>
                  <w:tabs>
                    <w:tab w:val="left" w:pos="3155"/>
                  </w:tabs>
                  <w:spacing w:line="560" w:lineRule="exact"/>
                  <w:jc w:val="left"/>
                </w:pPr>
              </w:pPrChange>
            </w:pPr>
            <w:ins w:id="2556" w:author="南" w:date="2026-10-22T20:05:00Z">
              <w:r>
                <w:rPr>
                  <w:rFonts w:ascii="宋体" w:hAnsi="宋体" w:cs="宋体" w:hint="eastAsia"/>
                  <w:sz w:val="24"/>
                  <w:rPrChange w:id="2557" w:author="南" w:date="2026-10-22T20:42:00Z">
                    <w:rPr>
                      <w:rFonts w:hint="eastAsia"/>
                    </w:rPr>
                  </w:rPrChange>
                </w:rPr>
                <w:t>从上述研究的任务设置来看，其重点主要是专业知识服务，对企业特色提炼、品牌故事组织、平台文案及直播脚本等营销任务的覆盖相对有限。农业营销除要求信息准确，还需要根据品牌定位、目标人群和宣传场景调整表达。本作品参考参数高效微调研究</w:t>
              </w:r>
              <w:r>
                <w:rPr>
                  <w:rFonts w:ascii="宋体" w:hAnsi="宋体" w:cs="宋体"/>
                  <w:sz w:val="24"/>
                  <w:vertAlign w:val="superscript"/>
                  <w:rPrChange w:id="2558" w:author="南" w:date="2026-10-22T20:42:00Z">
                    <w:rPr/>
                  </w:rPrChange>
                </w:rPr>
                <w:t>[4-5]</w:t>
              </w:r>
              <w:r>
                <w:rPr>
                  <w:rFonts w:ascii="宋体" w:hAnsi="宋体" w:cs="宋体" w:hint="eastAsia"/>
                  <w:sz w:val="24"/>
                  <w:rPrChange w:id="2559" w:author="南" w:date="2026-10-22T20:42:00Z">
                    <w:rPr>
                      <w:rFonts w:hint="eastAsia"/>
                    </w:rPr>
                  </w:rPrChange>
                </w:rPr>
                <w:t>，将农业资料加工为产品理解、卖点提炼和宣传生成等任务样本，采用</w:t>
              </w:r>
              <w:r>
                <w:rPr>
                  <w:rFonts w:ascii="宋体" w:hAnsi="宋体" w:cs="宋体" w:hint="eastAsia"/>
                  <w:sz w:val="24"/>
                  <w:rPrChange w:id="2560" w:author="南" w:date="2026-10-22T20:42:00Z">
                    <w:rPr>
                      <w:rFonts w:hint="eastAsia"/>
                    </w:rPr>
                  </w:rPrChange>
                </w:rPr>
                <w:t>LoRA</w:t>
              </w:r>
              <w:r>
                <w:rPr>
                  <w:rFonts w:ascii="宋体" w:hAnsi="宋体" w:cs="宋体" w:hint="eastAsia"/>
                  <w:sz w:val="24"/>
                  <w:rPrChange w:id="2561" w:author="南" w:date="2026-10-22T20:42:00Z">
                    <w:rPr>
                      <w:rFonts w:hint="eastAsia"/>
                    </w:rPr>
                  </w:rPrChange>
                </w:rPr>
                <w:t>开展领域适配，并通过企业档案提供具体事实，使模型能力进一步面向农产品营销任务。</w:t>
              </w:r>
            </w:ins>
          </w:p>
          <w:p w14:paraId="31C2C004" w14:textId="77777777" w:rsidR="00C80897" w:rsidRPr="00C80897" w:rsidRDefault="00C831D6">
            <w:pPr>
              <w:tabs>
                <w:tab w:val="left" w:pos="3155"/>
              </w:tabs>
              <w:spacing w:line="560" w:lineRule="exact"/>
              <w:jc w:val="left"/>
              <w:rPr>
                <w:ins w:id="2562" w:author="南" w:date="2026-10-22T20:05:00Z"/>
                <w:rFonts w:ascii="宋体" w:hAnsi="宋体" w:cs="宋体"/>
                <w:b/>
                <w:bCs/>
                <w:sz w:val="24"/>
                <w:rPrChange w:id="2563" w:author="南" w:date="2026-10-22T20:42:00Z">
                  <w:rPr>
                    <w:ins w:id="2564" w:author="南" w:date="2026-10-22T20:05:00Z"/>
                  </w:rPr>
                </w:rPrChange>
              </w:rPr>
            </w:pPr>
            <w:ins w:id="2565" w:author="南" w:date="2026-10-22T20:05:00Z">
              <w:r>
                <w:rPr>
                  <w:rFonts w:ascii="宋体" w:hAnsi="宋体" w:cs="宋体" w:hint="eastAsia"/>
                  <w:b/>
                  <w:bCs/>
                  <w:sz w:val="24"/>
                  <w:rPrChange w:id="2566" w:author="南" w:date="2026-10-22T20:42:00Z">
                    <w:rPr>
                      <w:rFonts w:hint="eastAsia"/>
                    </w:rPr>
                  </w:rPrChange>
                </w:rPr>
                <w:t>（</w:t>
              </w:r>
              <w:r>
                <w:rPr>
                  <w:rFonts w:ascii="宋体" w:hAnsi="宋体" w:cs="宋体" w:hint="eastAsia"/>
                  <w:b/>
                  <w:bCs/>
                  <w:sz w:val="24"/>
                  <w:rPrChange w:id="2567" w:author="南" w:date="2026-10-22T20:42:00Z">
                    <w:rPr>
                      <w:rFonts w:hint="eastAsia"/>
                    </w:rPr>
                  </w:rPrChange>
                </w:rPr>
                <w:t>2</w:t>
              </w:r>
              <w:r>
                <w:rPr>
                  <w:rFonts w:ascii="宋体" w:hAnsi="宋体" w:cs="宋体" w:hint="eastAsia"/>
                  <w:b/>
                  <w:bCs/>
                  <w:sz w:val="24"/>
                  <w:rPrChange w:id="2568" w:author="南" w:date="2026-10-22T20:42:00Z">
                    <w:rPr>
                      <w:rFonts w:hint="eastAsia"/>
                    </w:rPr>
                  </w:rPrChange>
                </w:rPr>
                <w:t>）从</w:t>
              </w:r>
            </w:ins>
            <w:ins w:id="2569" w:author="南" w:date="2026-10-22T20:06:00Z">
              <w:r>
                <w:rPr>
                  <w:rFonts w:ascii="宋体" w:hAnsi="宋体" w:cs="宋体" w:hint="eastAsia"/>
                  <w:b/>
                  <w:bCs/>
                  <w:sz w:val="24"/>
                  <w:rPrChange w:id="2570" w:author="南" w:date="2026-10-22T20:42:00Z">
                    <w:rPr>
                      <w:rFonts w:hint="eastAsia"/>
                    </w:rPr>
                  </w:rPrChange>
                </w:rPr>
                <w:t>生成</w:t>
              </w:r>
            </w:ins>
            <w:ins w:id="2571" w:author="南" w:date="2026-10-22T20:05:00Z">
              <w:r>
                <w:rPr>
                  <w:rFonts w:ascii="宋体" w:hAnsi="宋体" w:cs="宋体" w:hint="eastAsia"/>
                  <w:b/>
                  <w:bCs/>
                  <w:sz w:val="24"/>
                  <w:rPrChange w:id="2572" w:author="南" w:date="2026-10-22T20:42:00Z">
                    <w:rPr>
                      <w:rFonts w:hint="eastAsia"/>
                    </w:rPr>
                  </w:rPrChange>
                </w:rPr>
                <w:t>个性化宣传内容角度研究</w:t>
              </w:r>
            </w:ins>
          </w:p>
          <w:p w14:paraId="174D1759" w14:textId="77777777" w:rsidR="00C80897" w:rsidRPr="00C80897" w:rsidRDefault="00C831D6" w:rsidP="00C80897">
            <w:pPr>
              <w:tabs>
                <w:tab w:val="left" w:pos="3155"/>
              </w:tabs>
              <w:spacing w:line="560" w:lineRule="exact"/>
              <w:ind w:firstLineChars="200" w:firstLine="480"/>
              <w:jc w:val="left"/>
              <w:rPr>
                <w:ins w:id="2573" w:author="南" w:date="2026-10-22T20:05:00Z"/>
                <w:rFonts w:ascii="宋体" w:hAnsi="宋体" w:cs="宋体"/>
                <w:sz w:val="24"/>
                <w:rPrChange w:id="2574" w:author="南" w:date="2026-10-22T20:42:00Z">
                  <w:rPr>
                    <w:ins w:id="2575" w:author="南" w:date="2026-10-22T20:05:00Z"/>
                  </w:rPr>
                </w:rPrChange>
              </w:rPr>
              <w:pPrChange w:id="2576" w:author="南" w:date="2026-10-22T20:05:00Z">
                <w:pPr>
                  <w:tabs>
                    <w:tab w:val="left" w:pos="3155"/>
                  </w:tabs>
                  <w:spacing w:line="560" w:lineRule="exact"/>
                  <w:jc w:val="left"/>
                </w:pPr>
              </w:pPrChange>
            </w:pPr>
            <w:ins w:id="2577" w:author="南" w:date="2026-10-22T20:05:00Z">
              <w:r>
                <w:rPr>
                  <w:rFonts w:ascii="宋体" w:hAnsi="宋体" w:cs="宋体" w:hint="eastAsia"/>
                  <w:sz w:val="24"/>
                  <w:rPrChange w:id="2578" w:author="南" w:date="2026-10-22T20:42:00Z">
                    <w:rPr>
                      <w:rFonts w:hint="eastAsia"/>
                    </w:rPr>
                  </w:rPrChange>
                </w:rPr>
                <w:t>农产品个性化宣传需要同时考虑产品差异、品牌内涵和消费场景。程志宇对典型地理标志农产品品牌的研究表明，品牌故事与来源地文化密切关联，需要结合主题组织叙事</w:t>
              </w:r>
              <w:r>
                <w:rPr>
                  <w:rFonts w:ascii="宋体" w:hAnsi="宋体" w:cs="宋体"/>
                  <w:sz w:val="24"/>
                  <w:vertAlign w:val="superscript"/>
                  <w:rPrChange w:id="2579" w:author="南" w:date="2026-10-22T20:42:00Z">
                    <w:rPr/>
                  </w:rPrChange>
                </w:rPr>
                <w:t>[6]</w:t>
              </w:r>
              <w:r>
                <w:rPr>
                  <w:rFonts w:ascii="宋体" w:hAnsi="宋体" w:cs="宋体" w:hint="eastAsia"/>
                  <w:sz w:val="24"/>
                  <w:rPrChange w:id="2580" w:author="南" w:date="2026-10-22T20:42:00Z">
                    <w:rPr>
                      <w:rFonts w:hint="eastAsia"/>
                    </w:rPr>
                  </w:rPrChange>
                </w:rPr>
                <w:t>。秦润施、何晶从数字资源利用、个性化营销与品牌塑造等方面，分析</w:t>
              </w:r>
              <w:r>
                <w:rPr>
                  <w:rFonts w:ascii="宋体" w:hAnsi="宋体" w:cs="宋体" w:hint="eastAsia"/>
                  <w:sz w:val="24"/>
                  <w:rPrChange w:id="2581" w:author="南" w:date="2026-10-22T20:42:00Z">
                    <w:rPr>
                      <w:rFonts w:hint="eastAsia"/>
                    </w:rPr>
                  </w:rPrChange>
                </w:rPr>
                <w:t>AI</w:t>
              </w:r>
              <w:r>
                <w:rPr>
                  <w:rFonts w:ascii="宋体" w:hAnsi="宋体" w:cs="宋体" w:hint="eastAsia"/>
                  <w:sz w:val="24"/>
                  <w:rPrChange w:id="2582" w:author="南" w:date="2026-10-22T20:42:00Z">
                    <w:rPr>
                      <w:rFonts w:hint="eastAsia"/>
                    </w:rPr>
                  </w:rPrChange>
                </w:rPr>
                <w:t>赋能农产品营销的实现路径</w:t>
              </w:r>
              <w:r>
                <w:rPr>
                  <w:rFonts w:ascii="宋体" w:hAnsi="宋体" w:cs="宋体"/>
                  <w:sz w:val="24"/>
                  <w:vertAlign w:val="superscript"/>
                  <w:rPrChange w:id="2583" w:author="南" w:date="2026-10-22T20:42:00Z">
                    <w:rPr/>
                  </w:rPrChange>
                </w:rPr>
                <w:t>[7]</w:t>
              </w:r>
              <w:r>
                <w:rPr>
                  <w:rFonts w:ascii="宋体" w:hAnsi="宋体" w:cs="宋体" w:hint="eastAsia"/>
                  <w:sz w:val="24"/>
                  <w:rPrChange w:id="2584" w:author="南" w:date="2026-10-22T20:42:00Z">
                    <w:rPr>
                      <w:rFonts w:hint="eastAsia"/>
                    </w:rPr>
                  </w:rPrChange>
                </w:rPr>
                <w:t>。张春玲、范默苒进一步识别产地溯源、日常生活、产品食用及</w:t>
              </w:r>
              <w:r>
                <w:rPr>
                  <w:rFonts w:ascii="宋体" w:hAnsi="宋体" w:cs="宋体" w:hint="eastAsia"/>
                  <w:sz w:val="24"/>
                  <w:rPrChange w:id="2585" w:author="南" w:date="2026-10-22T20:42:00Z">
                    <w:rPr>
                      <w:rFonts w:hint="eastAsia"/>
                    </w:rPr>
                  </w:rPrChange>
                </w:rPr>
                <w:t>KOL</w:t>
              </w:r>
              <w:r>
                <w:rPr>
                  <w:rFonts w:ascii="宋体" w:hAnsi="宋体" w:cs="宋体" w:hint="eastAsia"/>
                  <w:sz w:val="24"/>
                  <w:rPrChange w:id="2586" w:author="南" w:date="2026-10-22T20:42:00Z">
                    <w:rPr>
                      <w:rFonts w:hint="eastAsia"/>
                    </w:rPr>
                  </w:rPrChange>
                </w:rPr>
                <w:t>人设等营销场景，揭示不同场景对消费者决策过</w:t>
              </w:r>
              <w:r>
                <w:rPr>
                  <w:rFonts w:ascii="宋体" w:hAnsi="宋体" w:cs="宋体" w:hint="eastAsia"/>
                  <w:sz w:val="24"/>
                  <w:rPrChange w:id="2587" w:author="南" w:date="2026-10-22T20:42:00Z">
                    <w:rPr>
                      <w:rFonts w:hint="eastAsia"/>
                    </w:rPr>
                  </w:rPrChange>
                </w:rPr>
                <w:lastRenderedPageBreak/>
                <w:t>程的差异化影响</w:t>
              </w:r>
              <w:r>
                <w:rPr>
                  <w:rFonts w:ascii="宋体" w:hAnsi="宋体" w:cs="宋体"/>
                  <w:sz w:val="24"/>
                  <w:vertAlign w:val="superscript"/>
                  <w:rPrChange w:id="2588" w:author="南" w:date="2026-10-22T20:42:00Z">
                    <w:rPr/>
                  </w:rPrChange>
                </w:rPr>
                <w:t>[8]</w:t>
              </w:r>
              <w:r>
                <w:rPr>
                  <w:rFonts w:ascii="宋体" w:hAnsi="宋体" w:cs="宋体" w:hint="eastAsia"/>
                  <w:sz w:val="24"/>
                  <w:rPrChange w:id="2589" w:author="南" w:date="2026-10-22T20:42:00Z">
                    <w:rPr>
                      <w:rFonts w:hint="eastAsia"/>
                    </w:rPr>
                  </w:rPrChange>
                </w:rPr>
                <w:t>。这些研究说明，宣传内容需要围绕具体产品和使用情境组织，不能仅替换产品名称。</w:t>
              </w:r>
            </w:ins>
          </w:p>
          <w:p w14:paraId="03856629" w14:textId="77777777" w:rsidR="00C80897" w:rsidRPr="00C80897" w:rsidRDefault="00C831D6" w:rsidP="00C80897">
            <w:pPr>
              <w:tabs>
                <w:tab w:val="left" w:pos="3155"/>
              </w:tabs>
              <w:spacing w:line="560" w:lineRule="exact"/>
              <w:ind w:firstLineChars="200" w:firstLine="480"/>
              <w:jc w:val="left"/>
              <w:rPr>
                <w:ins w:id="2590" w:author="南" w:date="2026-10-22T20:05:00Z"/>
                <w:rFonts w:ascii="宋体" w:hAnsi="宋体" w:cs="宋体"/>
                <w:sz w:val="24"/>
                <w:rPrChange w:id="2591" w:author="南" w:date="2026-10-22T20:42:00Z">
                  <w:rPr>
                    <w:ins w:id="2592" w:author="南" w:date="2026-10-22T20:05:00Z"/>
                  </w:rPr>
                </w:rPrChange>
              </w:rPr>
              <w:pPrChange w:id="2593" w:author="南" w:date="2026-10-22T20:06:00Z">
                <w:pPr>
                  <w:tabs>
                    <w:tab w:val="left" w:pos="3155"/>
                  </w:tabs>
                  <w:spacing w:line="560" w:lineRule="exact"/>
                  <w:jc w:val="left"/>
                </w:pPr>
              </w:pPrChange>
            </w:pPr>
            <w:ins w:id="2594" w:author="南" w:date="2026-10-22T20:05:00Z">
              <w:r>
                <w:rPr>
                  <w:rFonts w:ascii="宋体" w:hAnsi="宋体" w:cs="宋体" w:hint="eastAsia"/>
                  <w:sz w:val="24"/>
                  <w:rPrChange w:id="2595" w:author="南" w:date="2026-10-22T20:42:00Z">
                    <w:rPr>
                      <w:rFonts w:hint="eastAsia"/>
                    </w:rPr>
                  </w:rPrChange>
                </w:rPr>
                <w:t>在生成方法上，李子骏等总结检索增强生成对外部知识的利用方式</w:t>
              </w:r>
              <w:r>
                <w:rPr>
                  <w:rFonts w:ascii="宋体" w:hAnsi="宋体" w:cs="宋体"/>
                  <w:sz w:val="24"/>
                  <w:vertAlign w:val="superscript"/>
                  <w:rPrChange w:id="2596" w:author="南" w:date="2026-10-22T20:42:00Z">
                    <w:rPr/>
                  </w:rPrChange>
                </w:rPr>
                <w:t>[9]</w:t>
              </w:r>
              <w:r>
                <w:rPr>
                  <w:rFonts w:ascii="宋体" w:hAnsi="宋体" w:cs="宋体" w:hint="eastAsia"/>
                  <w:sz w:val="24"/>
                  <w:rPrChange w:id="2597" w:author="南" w:date="2026-10-22T20:42:00Z">
                    <w:rPr>
                      <w:rFonts w:hint="eastAsia"/>
                    </w:rPr>
                  </w:rPrChange>
                </w:rPr>
                <w:t>，田永林等讨论知识增强与协作生成的发展方向</w:t>
              </w:r>
              <w:r>
                <w:rPr>
                  <w:rFonts w:ascii="宋体" w:hAnsi="宋体" w:cs="宋体"/>
                  <w:sz w:val="24"/>
                  <w:vertAlign w:val="superscript"/>
                  <w:rPrChange w:id="2598" w:author="南" w:date="2026-10-22T20:42:00Z">
                    <w:rPr/>
                  </w:rPrChange>
                </w:rPr>
                <w:t>[10]</w:t>
              </w:r>
              <w:r>
                <w:rPr>
                  <w:rFonts w:ascii="宋体" w:hAnsi="宋体" w:cs="宋体" w:hint="eastAsia"/>
                  <w:sz w:val="24"/>
                  <w:rPrChange w:id="2599" w:author="南" w:date="2026-10-22T20:42:00Z">
                    <w:rPr>
                      <w:rFonts w:hint="eastAsia"/>
                    </w:rPr>
                  </w:rPrChange>
                </w:rPr>
                <w:t>；赵莹萍等、郑逸宁等分别研究农业多智能体应用和大语言模型工具使用</w:t>
              </w:r>
              <w:r>
                <w:rPr>
                  <w:rFonts w:ascii="宋体" w:hAnsi="宋体" w:cs="宋体"/>
                  <w:sz w:val="24"/>
                  <w:vertAlign w:val="superscript"/>
                  <w:rPrChange w:id="2600" w:author="南" w:date="2026-10-22T20:42:00Z">
                    <w:rPr/>
                  </w:rPrChange>
                </w:rPr>
                <w:t>[11-12]</w:t>
              </w:r>
              <w:r>
                <w:rPr>
                  <w:rFonts w:ascii="宋体" w:hAnsi="宋体" w:cs="宋体" w:hint="eastAsia"/>
                  <w:sz w:val="24"/>
                  <w:rPrChange w:id="2601" w:author="南" w:date="2026-10-22T20:42:00Z">
                    <w:rPr>
                      <w:rFonts w:hint="eastAsia"/>
                    </w:rPr>
                  </w:rPrChange>
                </w:rPr>
                <w:t>，结构化提示研究则为任务条件组织提供了方法参考</w:t>
              </w:r>
              <w:r>
                <w:rPr>
                  <w:rFonts w:ascii="宋体" w:hAnsi="宋体" w:cs="宋体"/>
                  <w:sz w:val="24"/>
                  <w:vertAlign w:val="superscript"/>
                  <w:rPrChange w:id="2602" w:author="南" w:date="2026-10-22T20:42:00Z">
                    <w:rPr/>
                  </w:rPrChange>
                </w:rPr>
                <w:t>[13]</w:t>
              </w:r>
              <w:r>
                <w:rPr>
                  <w:rFonts w:ascii="宋体" w:hAnsi="宋体" w:cs="宋体" w:hint="eastAsia"/>
                  <w:sz w:val="24"/>
                  <w:rPrChange w:id="2603" w:author="南" w:date="2026-10-22T20:42:00Z">
                    <w:rPr>
                      <w:rFonts w:hint="eastAsia"/>
                    </w:rPr>
                  </w:rPrChange>
                </w:rPr>
                <w:t>。上述成果为</w:t>
              </w:r>
            </w:ins>
            <w:ins w:id="2604" w:author="南" w:date="2026-10-22T20:06:00Z">
              <w:r>
                <w:rPr>
                  <w:rFonts w:ascii="宋体" w:hAnsi="宋体" w:cs="宋体" w:hint="eastAsia"/>
                  <w:sz w:val="24"/>
                  <w:rPrChange w:id="2605" w:author="南" w:date="2026-10-22T20:42:00Z">
                    <w:rPr>
                      <w:rFonts w:hint="eastAsia"/>
                    </w:rPr>
                  </w:rPrChange>
                </w:rPr>
                <w:t>“</w:t>
              </w:r>
            </w:ins>
            <w:ins w:id="2606" w:author="南" w:date="2026-10-22T20:05:00Z">
              <w:r>
                <w:rPr>
                  <w:rFonts w:ascii="宋体" w:hAnsi="宋体" w:cs="宋体" w:hint="eastAsia"/>
                  <w:sz w:val="24"/>
                  <w:rPrChange w:id="2607" w:author="南" w:date="2026-10-22T20:42:00Z">
                    <w:rPr>
                      <w:rFonts w:hint="eastAsia"/>
                    </w:rPr>
                  </w:rPrChange>
                </w:rPr>
                <w:t>资料检索—需求组织—工具调用—内容生成</w:t>
              </w:r>
            </w:ins>
            <w:ins w:id="2608" w:author="南" w:date="2026-10-22T20:06:00Z">
              <w:r>
                <w:rPr>
                  <w:rFonts w:ascii="宋体" w:hAnsi="宋体" w:cs="宋体" w:hint="eastAsia"/>
                  <w:sz w:val="24"/>
                  <w:rPrChange w:id="2609" w:author="南" w:date="2026-10-22T20:42:00Z">
                    <w:rPr>
                      <w:rFonts w:hint="eastAsia"/>
                    </w:rPr>
                  </w:rPrChange>
                </w:rPr>
                <w:t>”</w:t>
              </w:r>
            </w:ins>
            <w:ins w:id="2610" w:author="南" w:date="2026-10-22T20:05:00Z">
              <w:r>
                <w:rPr>
                  <w:rFonts w:ascii="宋体" w:hAnsi="宋体" w:cs="宋体" w:hint="eastAsia"/>
                  <w:sz w:val="24"/>
                  <w:rPrChange w:id="2611" w:author="南" w:date="2026-10-22T20:42:00Z">
                    <w:rPr>
                      <w:rFonts w:hint="eastAsia"/>
                    </w:rPr>
                  </w:rPrChange>
                </w:rPr>
                <w:t>提供了技术基础。</w:t>
              </w:r>
            </w:ins>
          </w:p>
          <w:p w14:paraId="2FACE88B" w14:textId="77777777" w:rsidR="00C80897" w:rsidRPr="00C80897" w:rsidRDefault="00C831D6" w:rsidP="00C80897">
            <w:pPr>
              <w:tabs>
                <w:tab w:val="left" w:pos="3155"/>
              </w:tabs>
              <w:spacing w:line="560" w:lineRule="exact"/>
              <w:ind w:firstLineChars="200" w:firstLine="480"/>
              <w:jc w:val="left"/>
              <w:rPr>
                <w:ins w:id="2612" w:author="南" w:date="2026-10-22T20:05:00Z"/>
                <w:rFonts w:ascii="宋体" w:hAnsi="宋体" w:cs="宋体"/>
                <w:sz w:val="24"/>
                <w:rPrChange w:id="2613" w:author="南" w:date="2026-10-22T20:42:00Z">
                  <w:rPr>
                    <w:ins w:id="2614" w:author="南" w:date="2026-10-22T20:05:00Z"/>
                  </w:rPr>
                </w:rPrChange>
              </w:rPr>
              <w:pPrChange w:id="2615" w:author="南" w:date="2026-10-22T20:06:00Z">
                <w:pPr>
                  <w:tabs>
                    <w:tab w:val="left" w:pos="3155"/>
                  </w:tabs>
                  <w:spacing w:line="560" w:lineRule="exact"/>
                  <w:jc w:val="left"/>
                </w:pPr>
              </w:pPrChange>
            </w:pPr>
            <w:ins w:id="2616" w:author="南" w:date="2026-10-22T20:05:00Z">
              <w:r>
                <w:rPr>
                  <w:rFonts w:ascii="宋体" w:hAnsi="宋体" w:cs="宋体" w:hint="eastAsia"/>
                  <w:sz w:val="24"/>
                  <w:rPrChange w:id="2617" w:author="南" w:date="2026-10-22T20:42:00Z">
                    <w:rPr>
                      <w:rFonts w:hint="eastAsia"/>
                    </w:rPr>
                  </w:rPrChange>
                </w:rPr>
                <w:t>本作品将这些方法落实到企业宣传过程：先保存企业文化、资质荣誉、产品特色和生产流程，再由用户勾选档案、设置受众与场景，检索相关事实并形成创意简报，随后组织专业</w:t>
              </w:r>
              <w:r>
                <w:rPr>
                  <w:rFonts w:ascii="宋体" w:hAnsi="宋体" w:cs="宋体" w:hint="eastAsia"/>
                  <w:sz w:val="24"/>
                  <w:rPrChange w:id="2618" w:author="南" w:date="2026-10-22T20:42:00Z">
                    <w:rPr>
                      <w:rFonts w:hint="eastAsia"/>
                    </w:rPr>
                  </w:rPrChange>
                </w:rPr>
                <w:t>Agent</w:t>
              </w:r>
              <w:r>
                <w:rPr>
                  <w:rFonts w:ascii="宋体" w:hAnsi="宋体" w:cs="宋体" w:hint="eastAsia"/>
                  <w:sz w:val="24"/>
                  <w:rPrChange w:id="2619" w:author="南" w:date="2026-10-22T20:42:00Z">
                    <w:rPr>
                      <w:rFonts w:hint="eastAsia"/>
                    </w:rPr>
                  </w:rPrChange>
                </w:rPr>
                <w:t>调用生成、编辑和审核</w:t>
              </w:r>
              <w:r>
                <w:rPr>
                  <w:rFonts w:ascii="宋体" w:hAnsi="宋体" w:cs="宋体" w:hint="eastAsia"/>
                  <w:sz w:val="24"/>
                  <w:rPrChange w:id="2620" w:author="南" w:date="2026-10-22T20:42:00Z">
                    <w:rPr>
                      <w:rFonts w:hint="eastAsia"/>
                    </w:rPr>
                  </w:rPrChange>
                </w:rPr>
                <w:t>Skill</w:t>
              </w:r>
              <w:r>
                <w:rPr>
                  <w:rFonts w:ascii="宋体" w:hAnsi="宋体" w:cs="宋体" w:hint="eastAsia"/>
                  <w:sz w:val="24"/>
                  <w:rPrChange w:id="2621" w:author="南" w:date="2026-10-22T20:42:00Z">
                    <w:rPr>
                      <w:rFonts w:hint="eastAsia"/>
                    </w:rPr>
                  </w:rPrChange>
                </w:rPr>
                <w:t>。其补充重点是将企业专属资料持续转化为生成条件，使个性化表达能够在多次宣传任务中复用。</w:t>
              </w:r>
            </w:ins>
          </w:p>
          <w:p w14:paraId="1761F870" w14:textId="77777777" w:rsidR="00C80897" w:rsidRPr="00C80897" w:rsidRDefault="00C831D6">
            <w:pPr>
              <w:tabs>
                <w:tab w:val="left" w:pos="3155"/>
              </w:tabs>
              <w:spacing w:line="560" w:lineRule="exact"/>
              <w:jc w:val="left"/>
              <w:rPr>
                <w:ins w:id="2622" w:author="南" w:date="2026-10-22T20:05:00Z"/>
                <w:rFonts w:ascii="宋体" w:hAnsi="宋体" w:cs="宋体"/>
                <w:b/>
                <w:bCs/>
                <w:sz w:val="24"/>
                <w:rPrChange w:id="2623" w:author="南" w:date="2026-10-22T20:42:00Z">
                  <w:rPr>
                    <w:ins w:id="2624" w:author="南" w:date="2026-10-22T20:05:00Z"/>
                  </w:rPr>
                </w:rPrChange>
              </w:rPr>
            </w:pPr>
            <w:ins w:id="2625" w:author="南" w:date="2026-10-22T20:05:00Z">
              <w:r>
                <w:rPr>
                  <w:rFonts w:ascii="宋体" w:hAnsi="宋体" w:cs="宋体" w:hint="eastAsia"/>
                  <w:b/>
                  <w:bCs/>
                  <w:sz w:val="24"/>
                  <w:rPrChange w:id="2626" w:author="南" w:date="2026-10-22T20:42:00Z">
                    <w:rPr>
                      <w:rFonts w:hint="eastAsia"/>
                    </w:rPr>
                  </w:rPrChange>
                </w:rPr>
                <w:t>（</w:t>
              </w:r>
              <w:r>
                <w:rPr>
                  <w:rFonts w:ascii="宋体" w:hAnsi="宋体" w:cs="宋体" w:hint="eastAsia"/>
                  <w:b/>
                  <w:bCs/>
                  <w:sz w:val="24"/>
                  <w:rPrChange w:id="2627" w:author="南" w:date="2026-10-22T20:42:00Z">
                    <w:rPr>
                      <w:rFonts w:hint="eastAsia"/>
                    </w:rPr>
                  </w:rPrChange>
                </w:rPr>
                <w:t>3</w:t>
              </w:r>
              <w:r>
                <w:rPr>
                  <w:rFonts w:ascii="宋体" w:hAnsi="宋体" w:cs="宋体" w:hint="eastAsia"/>
                  <w:b/>
                  <w:bCs/>
                  <w:sz w:val="24"/>
                  <w:rPrChange w:id="2628" w:author="南" w:date="2026-10-22T20:42:00Z">
                    <w:rPr>
                      <w:rFonts w:hint="eastAsia"/>
                    </w:rPr>
                  </w:rPrChange>
                </w:rPr>
                <w:t>）从多模态生成与一致性角度研究</w:t>
              </w:r>
            </w:ins>
          </w:p>
          <w:p w14:paraId="24848F4B" w14:textId="77777777" w:rsidR="00C80897" w:rsidRPr="00C80897" w:rsidRDefault="00C831D6" w:rsidP="00C80897">
            <w:pPr>
              <w:tabs>
                <w:tab w:val="left" w:pos="3155"/>
              </w:tabs>
              <w:spacing w:line="560" w:lineRule="exact"/>
              <w:ind w:firstLineChars="200" w:firstLine="480"/>
              <w:jc w:val="left"/>
              <w:rPr>
                <w:ins w:id="2629" w:author="南" w:date="2026-10-22T20:05:00Z"/>
                <w:rFonts w:ascii="宋体" w:hAnsi="宋体" w:cs="宋体"/>
                <w:sz w:val="24"/>
                <w:rPrChange w:id="2630" w:author="南" w:date="2026-10-22T20:42:00Z">
                  <w:rPr>
                    <w:ins w:id="2631" w:author="南" w:date="2026-10-22T20:05:00Z"/>
                  </w:rPr>
                </w:rPrChange>
              </w:rPr>
              <w:pPrChange w:id="2632" w:author="南" w:date="2026-10-22T20:06:00Z">
                <w:pPr>
                  <w:tabs>
                    <w:tab w:val="left" w:pos="3155"/>
                  </w:tabs>
                  <w:spacing w:line="560" w:lineRule="exact"/>
                  <w:jc w:val="left"/>
                </w:pPr>
              </w:pPrChange>
            </w:pPr>
            <w:ins w:id="2633" w:author="南" w:date="2026-10-22T20:05:00Z">
              <w:r>
                <w:rPr>
                  <w:rFonts w:ascii="宋体" w:hAnsi="宋体" w:cs="宋体" w:hint="eastAsia"/>
                  <w:sz w:val="24"/>
                  <w:rPrChange w:id="2634" w:author="南" w:date="2026-10-22T20:42:00Z">
                    <w:rPr>
                      <w:rFonts w:hint="eastAsia"/>
                    </w:rPr>
                  </w:rPrChange>
                </w:rPr>
                <w:t>国内外视觉生成研究已从基础图像合成发展至参考图控制、局部编辑和多条件生成。张璐瑶等系统总结图像与视频生成、编辑方法，并归纳可控生成、长视频和推理效率等挑战</w:t>
              </w:r>
              <w:r>
                <w:rPr>
                  <w:rFonts w:ascii="宋体" w:hAnsi="宋体" w:cs="宋体"/>
                  <w:sz w:val="24"/>
                  <w:vertAlign w:val="superscript"/>
                  <w:rPrChange w:id="2635" w:author="南" w:date="2026-10-22T20:42:00Z">
                    <w:rPr/>
                  </w:rPrChange>
                </w:rPr>
                <w:t>[14]</w:t>
              </w:r>
              <w:r>
                <w:rPr>
                  <w:rFonts w:ascii="宋体" w:hAnsi="宋体" w:cs="宋体" w:hint="eastAsia"/>
                  <w:sz w:val="24"/>
                  <w:rPrChange w:id="2636" w:author="南" w:date="2026-10-22T20:42:00Z">
                    <w:rPr>
                      <w:rFonts w:hint="eastAsia"/>
                    </w:rPr>
                  </w:rPrChange>
                </w:rPr>
                <w:t>。林志豪等围绕视觉先验，梳理几何结构、布局定位和外观风格控制方法，讨论多条件融合中的特征冲突</w:t>
              </w:r>
              <w:r>
                <w:rPr>
                  <w:rFonts w:ascii="宋体" w:hAnsi="宋体" w:cs="宋体"/>
                  <w:sz w:val="24"/>
                  <w:vertAlign w:val="superscript"/>
                  <w:rPrChange w:id="2637" w:author="南" w:date="2026-10-22T20:42:00Z">
                    <w:rPr/>
                  </w:rPrChange>
                </w:rPr>
                <w:t>[15]</w:t>
              </w:r>
              <w:r>
                <w:rPr>
                  <w:rFonts w:ascii="宋体" w:hAnsi="宋体" w:cs="宋体" w:hint="eastAsia"/>
                  <w:sz w:val="24"/>
                  <w:rPrChange w:id="2638" w:author="南" w:date="2026-10-22T20:42:00Z">
                    <w:rPr>
                      <w:rFonts w:hint="eastAsia"/>
                    </w:rPr>
                  </w:rPrChange>
                </w:rPr>
                <w:t>。王永胜等对多模态信息抽取的研究，则为跨模态实体及属性组织提供了参考</w:t>
              </w:r>
              <w:r>
                <w:rPr>
                  <w:rFonts w:ascii="宋体" w:hAnsi="宋体" w:cs="宋体"/>
                  <w:sz w:val="24"/>
                  <w:vertAlign w:val="superscript"/>
                  <w:rPrChange w:id="2639" w:author="南" w:date="2026-10-22T20:42:00Z">
                    <w:rPr/>
                  </w:rPrChange>
                </w:rPr>
                <w:t>[16]</w:t>
              </w:r>
              <w:r>
                <w:rPr>
                  <w:rFonts w:ascii="宋体" w:hAnsi="宋体" w:cs="宋体" w:hint="eastAsia"/>
                  <w:sz w:val="24"/>
                  <w:rPrChange w:id="2640" w:author="南" w:date="2026-10-22T20:42:00Z">
                    <w:rPr>
                      <w:rFonts w:hint="eastAsia"/>
                    </w:rPr>
                  </w:rPrChange>
                </w:rPr>
                <w:t>。</w:t>
              </w:r>
            </w:ins>
          </w:p>
          <w:p w14:paraId="0C7A0957" w14:textId="77777777" w:rsidR="00C80897" w:rsidRPr="00C80897" w:rsidRDefault="00C831D6" w:rsidP="00C80897">
            <w:pPr>
              <w:tabs>
                <w:tab w:val="left" w:pos="3155"/>
              </w:tabs>
              <w:spacing w:line="560" w:lineRule="exact"/>
              <w:ind w:firstLineChars="200" w:firstLine="480"/>
              <w:jc w:val="left"/>
              <w:rPr>
                <w:ins w:id="2641" w:author="南" w:date="2026-10-22T20:05:00Z"/>
                <w:rFonts w:ascii="宋体" w:hAnsi="宋体" w:cs="宋体"/>
                <w:sz w:val="24"/>
                <w:rPrChange w:id="2642" w:author="南" w:date="2026-10-22T20:42:00Z">
                  <w:rPr>
                    <w:ins w:id="2643" w:author="南" w:date="2026-10-22T20:05:00Z"/>
                  </w:rPr>
                </w:rPrChange>
              </w:rPr>
              <w:pPrChange w:id="2644" w:author="南" w:date="2026-10-22T20:07:00Z">
                <w:pPr>
                  <w:tabs>
                    <w:tab w:val="left" w:pos="3155"/>
                  </w:tabs>
                  <w:spacing w:line="560" w:lineRule="exact"/>
                  <w:jc w:val="left"/>
                </w:pPr>
              </w:pPrChange>
            </w:pPr>
            <w:ins w:id="2645" w:author="南" w:date="2026-10-22T20:05:00Z">
              <w:r>
                <w:rPr>
                  <w:rFonts w:ascii="宋体" w:hAnsi="宋体" w:cs="宋体" w:hint="eastAsia"/>
                  <w:sz w:val="24"/>
                  <w:rPrChange w:id="2646" w:author="南" w:date="2026-10-22T20:42:00Z">
                    <w:rPr>
                      <w:rFonts w:hint="eastAsia"/>
                    </w:rPr>
                  </w:rPrChange>
                </w:rPr>
                <w:t>这些成果提升了视觉生成质量和控制能力，但农产品宣传还需要核对不同物料中的产品身份、规格、加工形态与包装。图文语义相关、画面风格统一，仍需进一步落实为具体产品属性一致。大语言模型幻觉及多模态安全研究也表明，生成内容需要结合外部依据进行检查</w:t>
              </w:r>
              <w:r>
                <w:rPr>
                  <w:rFonts w:ascii="宋体" w:hAnsi="宋体" w:cs="宋体"/>
                  <w:sz w:val="24"/>
                  <w:vertAlign w:val="superscript"/>
                  <w:rPrChange w:id="2647" w:author="南" w:date="2026-10-22T20:42:00Z">
                    <w:rPr/>
                  </w:rPrChange>
                </w:rPr>
                <w:t>[17-18]</w:t>
              </w:r>
              <w:r>
                <w:rPr>
                  <w:rFonts w:ascii="宋体" w:hAnsi="宋体" w:cs="宋体" w:hint="eastAsia"/>
                  <w:sz w:val="24"/>
                  <w:rPrChange w:id="2648" w:author="南" w:date="2026-10-22T20:42:00Z">
                    <w:rPr>
                      <w:rFonts w:hint="eastAsia"/>
                    </w:rPr>
                  </w:rPrChange>
                </w:rPr>
                <w:t>。</w:t>
              </w:r>
            </w:ins>
          </w:p>
          <w:p w14:paraId="40C500F5" w14:textId="77777777" w:rsidR="00C80897" w:rsidRPr="00C80897" w:rsidRDefault="00C831D6" w:rsidP="00C80897">
            <w:pPr>
              <w:tabs>
                <w:tab w:val="left" w:pos="3155"/>
              </w:tabs>
              <w:spacing w:line="560" w:lineRule="exact"/>
              <w:ind w:firstLineChars="200" w:firstLine="480"/>
              <w:jc w:val="left"/>
              <w:rPr>
                <w:ins w:id="2649" w:author="南" w:date="2026-10-22T20:05:00Z"/>
                <w:rFonts w:ascii="宋体" w:hAnsi="宋体" w:cs="宋体"/>
                <w:sz w:val="24"/>
                <w:rPrChange w:id="2650" w:author="南" w:date="2026-10-22T20:42:00Z">
                  <w:rPr>
                    <w:ins w:id="2651" w:author="南" w:date="2026-10-22T20:05:00Z"/>
                  </w:rPr>
                </w:rPrChange>
              </w:rPr>
              <w:pPrChange w:id="2652" w:author="南" w:date="2026-10-22T20:07:00Z">
                <w:pPr>
                  <w:tabs>
                    <w:tab w:val="left" w:pos="3155"/>
                  </w:tabs>
                  <w:spacing w:line="560" w:lineRule="exact"/>
                  <w:jc w:val="left"/>
                </w:pPr>
              </w:pPrChange>
            </w:pPr>
            <w:ins w:id="2653" w:author="南" w:date="2026-10-22T20:05:00Z">
              <w:r>
                <w:rPr>
                  <w:rFonts w:ascii="宋体" w:hAnsi="宋体" w:cs="宋体" w:hint="eastAsia"/>
                  <w:sz w:val="24"/>
                  <w:rPrChange w:id="2654" w:author="南" w:date="2026-10-22T20:42:00Z">
                    <w:rPr>
                      <w:rFonts w:hint="eastAsia"/>
                    </w:rPr>
                  </w:rPrChange>
                </w:rPr>
                <w:t>本作品以共享创意简报连接文案、海报、视频和直播脚本，将已确认产品属性与核心卖点传递至各生成分支；结合对应产品实拍、关键文字排版、</w:t>
              </w:r>
              <w:r>
                <w:rPr>
                  <w:rFonts w:ascii="宋体" w:hAnsi="宋体" w:cs="宋体" w:hint="eastAsia"/>
                  <w:sz w:val="24"/>
                  <w:rPrChange w:id="2655" w:author="南" w:date="2026-10-22T20:42:00Z">
                    <w:rPr>
                      <w:rFonts w:hint="eastAsia"/>
                    </w:rPr>
                  </w:rPrChange>
                </w:rPr>
                <w:t>OCR</w:t>
              </w:r>
              <w:r>
                <w:rPr>
                  <w:rFonts w:ascii="宋体" w:hAnsi="宋体" w:cs="宋体" w:hint="eastAsia"/>
                  <w:sz w:val="24"/>
                  <w:rPrChange w:id="2656" w:author="南" w:date="2026-10-22T20:42:00Z">
                    <w:rPr>
                      <w:rFonts w:hint="eastAsia"/>
                    </w:rPr>
                  </w:rPrChange>
                </w:rPr>
                <w:t>及视</w:t>
              </w:r>
              <w:r>
                <w:rPr>
                  <w:rFonts w:ascii="宋体" w:hAnsi="宋体" w:cs="宋体" w:hint="eastAsia"/>
                  <w:sz w:val="24"/>
                  <w:rPrChange w:id="2657" w:author="南" w:date="2026-10-22T20:42:00Z">
                    <w:rPr>
                      <w:rFonts w:hint="eastAsia"/>
                    </w:rPr>
                  </w:rPrChange>
                </w:rPr>
                <w:lastRenderedPageBreak/>
                <w:t>觉理解辅助核验，检查跨物料信息。研究重点由单个内容的生成质量延伸至整组宣传物料的事实与品牌表达一致性。</w:t>
              </w:r>
            </w:ins>
          </w:p>
          <w:p w14:paraId="60C2933D" w14:textId="77777777" w:rsidR="00C80897" w:rsidRPr="00C80897" w:rsidRDefault="00C831D6">
            <w:pPr>
              <w:tabs>
                <w:tab w:val="left" w:pos="3155"/>
              </w:tabs>
              <w:spacing w:line="560" w:lineRule="exact"/>
              <w:jc w:val="left"/>
              <w:rPr>
                <w:ins w:id="2658" w:author="南" w:date="2026-10-22T20:05:00Z"/>
                <w:rFonts w:ascii="宋体" w:hAnsi="宋体" w:cs="宋体"/>
                <w:b/>
                <w:bCs/>
                <w:sz w:val="24"/>
                <w:rPrChange w:id="2659" w:author="南" w:date="2026-10-22T20:42:00Z">
                  <w:rPr>
                    <w:ins w:id="2660" w:author="南" w:date="2026-10-22T20:05:00Z"/>
                  </w:rPr>
                </w:rPrChange>
              </w:rPr>
            </w:pPr>
            <w:ins w:id="2661" w:author="南" w:date="2026-10-22T20:05:00Z">
              <w:r>
                <w:rPr>
                  <w:rFonts w:ascii="宋体" w:hAnsi="宋体" w:cs="宋体" w:hint="eastAsia"/>
                  <w:b/>
                  <w:bCs/>
                  <w:sz w:val="24"/>
                  <w:rPrChange w:id="2662" w:author="南" w:date="2026-10-22T20:42:00Z">
                    <w:rPr>
                      <w:rFonts w:hint="eastAsia"/>
                    </w:rPr>
                  </w:rPrChange>
                </w:rPr>
                <w:t>（</w:t>
              </w:r>
              <w:r>
                <w:rPr>
                  <w:rFonts w:ascii="宋体" w:hAnsi="宋体" w:cs="宋体" w:hint="eastAsia"/>
                  <w:b/>
                  <w:bCs/>
                  <w:sz w:val="24"/>
                  <w:rPrChange w:id="2663" w:author="南" w:date="2026-10-22T20:42:00Z">
                    <w:rPr>
                      <w:rFonts w:hint="eastAsia"/>
                    </w:rPr>
                  </w:rPrChange>
                </w:rPr>
                <w:t>4</w:t>
              </w:r>
              <w:r>
                <w:rPr>
                  <w:rFonts w:ascii="宋体" w:hAnsi="宋体" w:cs="宋体" w:hint="eastAsia"/>
                  <w:b/>
                  <w:bCs/>
                  <w:sz w:val="24"/>
                  <w:rPrChange w:id="2664" w:author="南" w:date="2026-10-22T20:42:00Z">
                    <w:rPr>
                      <w:rFonts w:hint="eastAsia"/>
                    </w:rPr>
                  </w:rPrChange>
                </w:rPr>
                <w:t>）竞品分析</w:t>
              </w:r>
            </w:ins>
          </w:p>
          <w:p w14:paraId="23977C01" w14:textId="77777777" w:rsidR="00C80897" w:rsidRPr="00C80897" w:rsidRDefault="00C831D6" w:rsidP="00C80897">
            <w:pPr>
              <w:tabs>
                <w:tab w:val="left" w:pos="3155"/>
              </w:tabs>
              <w:spacing w:line="560" w:lineRule="exact"/>
              <w:ind w:firstLineChars="200" w:firstLine="480"/>
              <w:jc w:val="left"/>
              <w:rPr>
                <w:ins w:id="2665" w:author="南" w:date="2026-10-22T20:09:00Z"/>
                <w:rFonts w:ascii="宋体" w:hAnsi="宋体" w:cs="宋体"/>
                <w:sz w:val="24"/>
                <w:rPrChange w:id="2666" w:author="南" w:date="2026-10-22T20:42:00Z">
                  <w:rPr>
                    <w:ins w:id="2667" w:author="南" w:date="2026-10-22T20:09:00Z"/>
                  </w:rPr>
                </w:rPrChange>
              </w:rPr>
              <w:pPrChange w:id="2668" w:author="南" w:date="2026-10-22T20:10:00Z">
                <w:pPr>
                  <w:tabs>
                    <w:tab w:val="left" w:pos="3155"/>
                  </w:tabs>
                  <w:spacing w:line="560" w:lineRule="exact"/>
                  <w:jc w:val="left"/>
                </w:pPr>
              </w:pPrChange>
            </w:pPr>
            <w:ins w:id="2669" w:author="南" w:date="2026-10-22T20:09:00Z">
              <w:r>
                <w:rPr>
                  <w:rFonts w:ascii="宋体" w:hAnsi="宋体" w:cs="宋体" w:hint="eastAsia"/>
                  <w:sz w:val="24"/>
                  <w:rPrChange w:id="2670" w:author="南" w:date="2026-10-22T20:42:00Z">
                    <w:rPr>
                      <w:rFonts w:hint="eastAsia"/>
                    </w:rPr>
                  </w:rPrChange>
                </w:rPr>
                <w:t>农业品牌大模型</w:t>
              </w:r>
            </w:ins>
            <w:ins w:id="2671" w:author="南" w:date="2026-10-22T20:10:00Z">
              <w:r>
                <w:rPr>
                  <w:rFonts w:ascii="宋体" w:hAnsi="宋体" w:cs="宋体" w:hint="eastAsia"/>
                  <w:sz w:val="24"/>
                  <w:rPrChange w:id="2672" w:author="南" w:date="2026-10-22T20:42:00Z">
                    <w:rPr>
                      <w:rFonts w:hint="eastAsia"/>
                    </w:rPr>
                  </w:rPrChange>
                </w:rPr>
                <w:t>“</w:t>
              </w:r>
            </w:ins>
            <w:ins w:id="2673" w:author="南" w:date="2026-10-22T20:09:00Z">
              <w:r>
                <w:rPr>
                  <w:rFonts w:ascii="宋体" w:hAnsi="宋体" w:cs="宋体" w:hint="eastAsia"/>
                  <w:sz w:val="24"/>
                  <w:rPrChange w:id="2674" w:author="南" w:date="2026-10-22T20:42:00Z">
                    <w:rPr>
                      <w:rFonts w:hint="eastAsia"/>
                    </w:rPr>
                  </w:rPrChange>
                </w:rPr>
                <w:t>丁香拾光</w:t>
              </w:r>
            </w:ins>
            <w:ins w:id="2675" w:author="南" w:date="2026-10-22T20:10:00Z">
              <w:r>
                <w:rPr>
                  <w:rFonts w:ascii="宋体" w:hAnsi="宋体" w:cs="宋体" w:hint="eastAsia"/>
                  <w:sz w:val="24"/>
                  <w:rPrChange w:id="2676" w:author="南" w:date="2026-10-22T20:42:00Z">
                    <w:rPr>
                      <w:rFonts w:hint="eastAsia"/>
                    </w:rPr>
                  </w:rPrChange>
                </w:rPr>
                <w:t>”</w:t>
              </w:r>
            </w:ins>
            <w:ins w:id="2677" w:author="南" w:date="2026-10-22T20:09:00Z">
              <w:r>
                <w:rPr>
                  <w:rFonts w:ascii="宋体" w:hAnsi="宋体" w:cs="宋体" w:hint="eastAsia"/>
                  <w:sz w:val="24"/>
                  <w:rPrChange w:id="2678" w:author="南" w:date="2026-10-22T20:42:00Z">
                    <w:rPr>
                      <w:rFonts w:hint="eastAsia"/>
                    </w:rPr>
                  </w:rPrChange>
                </w:rPr>
                <w:t>面向农产品宣传，集成</w:t>
              </w:r>
              <w:r>
                <w:rPr>
                  <w:rFonts w:ascii="宋体" w:hAnsi="宋体" w:cs="宋体" w:hint="eastAsia"/>
                  <w:sz w:val="24"/>
                  <w:rPrChange w:id="2679" w:author="南" w:date="2026-10-22T20:42:00Z">
                    <w:rPr>
                      <w:rFonts w:hint="eastAsia"/>
                    </w:rPr>
                  </w:rPrChange>
                </w:rPr>
                <w:t>AI</w:t>
              </w:r>
              <w:r>
                <w:rPr>
                  <w:rFonts w:ascii="宋体" w:hAnsi="宋体" w:cs="宋体" w:hint="eastAsia"/>
                  <w:sz w:val="24"/>
                  <w:rPrChange w:id="2680" w:author="南" w:date="2026-10-22T20:42:00Z">
                    <w:rPr>
                      <w:rFonts w:hint="eastAsia"/>
                    </w:rPr>
                  </w:rPrChange>
                </w:rPr>
                <w:t>图文创作、智能生图和虚拟模特等功能，为涉农企业制作品牌内容提供了支持</w:t>
              </w:r>
              <w:r>
                <w:rPr>
                  <w:rFonts w:ascii="宋体" w:hAnsi="宋体" w:cs="宋体"/>
                  <w:sz w:val="24"/>
                  <w:vertAlign w:val="superscript"/>
                  <w:rPrChange w:id="2681" w:author="南" w:date="2026-10-22T20:42:00Z">
                    <w:rPr/>
                  </w:rPrChange>
                </w:rPr>
                <w:t>[19]</w:t>
              </w:r>
              <w:r>
                <w:rPr>
                  <w:rFonts w:ascii="宋体" w:hAnsi="宋体" w:cs="宋体" w:hint="eastAsia"/>
                  <w:sz w:val="24"/>
                  <w:rPrChange w:id="2682" w:author="南" w:date="2026-10-22T20:42:00Z">
                    <w:rPr>
                      <w:rFonts w:hint="eastAsia"/>
                    </w:rPr>
                  </w:rPrChange>
                </w:rPr>
                <w:t>。</w:t>
              </w:r>
              <w:r>
                <w:rPr>
                  <w:rFonts w:ascii="宋体" w:hAnsi="宋体" w:cs="宋体" w:hint="eastAsia"/>
                  <w:sz w:val="24"/>
                  <w:rPrChange w:id="2683" w:author="南" w:date="2026-10-22T20:42:00Z">
                    <w:rPr>
                      <w:rFonts w:hint="eastAsia"/>
                    </w:rPr>
                  </w:rPrChange>
                </w:rPr>
                <w:t xml:space="preserve"> </w:t>
              </w:r>
              <w:r>
                <w:rPr>
                  <w:rFonts w:ascii="宋体" w:hAnsi="宋体" w:cs="宋体" w:hint="eastAsia"/>
                  <w:sz w:val="24"/>
                  <w:rPrChange w:id="2684" w:author="南" w:date="2026-10-22T20:42:00Z">
                    <w:rPr>
                      <w:rFonts w:hint="eastAsia"/>
                    </w:rPr>
                  </w:rPrChange>
                </w:rPr>
                <w:t>但其公开介绍主要展示创作功能，对企业档案持续更新、产品事实约束及文案、海报、视频之间的一致性处理尚缺少具体说明，难以据此判断其能否完整满足企业长期宣传需求。</w:t>
              </w:r>
            </w:ins>
          </w:p>
          <w:p w14:paraId="057CFAF9" w14:textId="77777777" w:rsidR="00C80897" w:rsidRPr="00C80897" w:rsidRDefault="00C831D6" w:rsidP="00C80897">
            <w:pPr>
              <w:tabs>
                <w:tab w:val="left" w:pos="3155"/>
              </w:tabs>
              <w:spacing w:line="560" w:lineRule="exact"/>
              <w:ind w:firstLineChars="200" w:firstLine="480"/>
              <w:jc w:val="left"/>
              <w:rPr>
                <w:ins w:id="2685" w:author="南" w:date="2026-10-22T20:09:00Z"/>
                <w:rFonts w:ascii="宋体" w:hAnsi="宋体" w:cs="宋体"/>
                <w:sz w:val="24"/>
                <w:rPrChange w:id="2686" w:author="南" w:date="2026-10-22T20:42:00Z">
                  <w:rPr>
                    <w:ins w:id="2687" w:author="南" w:date="2026-10-22T20:09:00Z"/>
                  </w:rPr>
                </w:rPrChange>
              </w:rPr>
              <w:pPrChange w:id="2688" w:author="南" w:date="2026-10-22T20:10:00Z">
                <w:pPr>
                  <w:tabs>
                    <w:tab w:val="left" w:pos="3155"/>
                  </w:tabs>
                  <w:spacing w:line="560" w:lineRule="exact"/>
                  <w:jc w:val="left"/>
                </w:pPr>
              </w:pPrChange>
            </w:pPr>
            <w:ins w:id="2689" w:author="南" w:date="2026-10-22T20:09:00Z">
              <w:r>
                <w:rPr>
                  <w:rFonts w:ascii="宋体" w:hAnsi="宋体" w:cs="宋体" w:hint="eastAsia"/>
                  <w:sz w:val="24"/>
                  <w:rPrChange w:id="2690" w:author="南" w:date="2026-10-22T20:42:00Z">
                    <w:rPr>
                      <w:rFonts w:hint="eastAsia"/>
                    </w:rPr>
                  </w:rPrChange>
                </w:rPr>
                <w:t>本作品进一步围绕上述环节展开设计，将企业文化、产品特色和生产流程保存为可复用档案，通过多</w:t>
              </w:r>
              <w:r>
                <w:rPr>
                  <w:rFonts w:ascii="宋体" w:hAnsi="宋体" w:cs="宋体" w:hint="eastAsia"/>
                  <w:sz w:val="24"/>
                  <w:rPrChange w:id="2691" w:author="南" w:date="2026-10-22T20:42:00Z">
                    <w:rPr>
                      <w:rFonts w:hint="eastAsia"/>
                    </w:rPr>
                  </w:rPrChange>
                </w:rPr>
                <w:t>Agent</w:t>
              </w:r>
              <w:r>
                <w:rPr>
                  <w:rFonts w:ascii="宋体" w:hAnsi="宋体" w:cs="宋体" w:hint="eastAsia"/>
                  <w:sz w:val="24"/>
                  <w:rPrChange w:id="2692" w:author="南" w:date="2026-10-22T20:42:00Z">
                    <w:rPr>
                      <w:rFonts w:hint="eastAsia"/>
                    </w:rPr>
                  </w:rPrChange>
                </w:rPr>
                <w:t>共享创意简报协调不同物料，并衔接修改、审核和打包保存，重点支持农业企业持续、成套地制作宣传内容。</w:t>
              </w:r>
            </w:ins>
          </w:p>
          <w:p w14:paraId="26B4D64F" w14:textId="77777777" w:rsidR="00C80897" w:rsidRPr="00C80897" w:rsidRDefault="00C80897">
            <w:pPr>
              <w:tabs>
                <w:tab w:val="left" w:pos="3155"/>
              </w:tabs>
              <w:spacing w:line="560" w:lineRule="exact"/>
              <w:jc w:val="left"/>
              <w:rPr>
                <w:ins w:id="2693" w:author="南" w:date="2026-10-22T20:09:00Z"/>
                <w:rFonts w:ascii="宋体" w:hAnsi="宋体" w:cs="宋体"/>
                <w:sz w:val="24"/>
                <w:rPrChange w:id="2694" w:author="南" w:date="2026-10-22T20:42:00Z">
                  <w:rPr>
                    <w:ins w:id="2695" w:author="南" w:date="2026-10-22T20:09:00Z"/>
                  </w:rPr>
                </w:rPrChange>
              </w:rPr>
            </w:pPr>
          </w:p>
          <w:p w14:paraId="028E62DA" w14:textId="77777777" w:rsidR="00C80897" w:rsidRPr="00C80897" w:rsidRDefault="00C80897">
            <w:pPr>
              <w:tabs>
                <w:tab w:val="left" w:pos="3155"/>
              </w:tabs>
              <w:spacing w:line="560" w:lineRule="exact"/>
              <w:jc w:val="left"/>
              <w:rPr>
                <w:ins w:id="2696" w:author="南" w:date="2026-10-22T20:09:00Z"/>
                <w:rFonts w:ascii="宋体" w:hAnsi="宋体" w:cs="宋体"/>
                <w:sz w:val="24"/>
                <w:rPrChange w:id="2697" w:author="南" w:date="2026-10-22T20:42:00Z">
                  <w:rPr>
                    <w:ins w:id="2698" w:author="南" w:date="2026-10-22T20:09:00Z"/>
                  </w:rPr>
                </w:rPrChange>
              </w:rPr>
            </w:pPr>
          </w:p>
          <w:p w14:paraId="2B7309FB" w14:textId="77777777" w:rsidR="00C80897" w:rsidRPr="00C80897" w:rsidRDefault="00C831D6">
            <w:pPr>
              <w:tabs>
                <w:tab w:val="left" w:pos="3155"/>
              </w:tabs>
              <w:spacing w:line="560" w:lineRule="exact"/>
              <w:jc w:val="left"/>
              <w:rPr>
                <w:ins w:id="2699" w:author="南" w:date="2026-10-22T20:05:00Z"/>
                <w:rFonts w:ascii="宋体" w:hAnsi="宋体" w:cs="宋体"/>
                <w:b/>
                <w:bCs/>
                <w:sz w:val="24"/>
                <w:rPrChange w:id="2700" w:author="南" w:date="2026-10-22T20:42:00Z">
                  <w:rPr>
                    <w:ins w:id="2701" w:author="南" w:date="2026-10-22T20:05:00Z"/>
                  </w:rPr>
                </w:rPrChange>
              </w:rPr>
            </w:pPr>
            <w:ins w:id="2702" w:author="南" w:date="2026-10-22T20:05:00Z">
              <w:r>
                <w:rPr>
                  <w:rFonts w:ascii="宋体" w:hAnsi="宋体" w:cs="宋体" w:hint="eastAsia"/>
                  <w:b/>
                  <w:bCs/>
                  <w:sz w:val="24"/>
                  <w:rPrChange w:id="2703" w:author="南" w:date="2026-10-22T20:42:00Z">
                    <w:rPr>
                      <w:rFonts w:hint="eastAsia"/>
                    </w:rPr>
                  </w:rPrChange>
                </w:rPr>
                <w:t>参考文献</w:t>
              </w:r>
            </w:ins>
            <w:ins w:id="2704" w:author="南" w:date="2026-10-22T20:10:00Z">
              <w:r>
                <w:rPr>
                  <w:rFonts w:ascii="宋体" w:hAnsi="宋体" w:cs="宋体" w:hint="eastAsia"/>
                  <w:b/>
                  <w:bCs/>
                  <w:sz w:val="24"/>
                  <w:rPrChange w:id="2705" w:author="南" w:date="2026-10-22T20:42:00Z">
                    <w:rPr>
                      <w:rFonts w:hint="eastAsia"/>
                    </w:rPr>
                  </w:rPrChange>
                </w:rPr>
                <w:t>：</w:t>
              </w:r>
            </w:ins>
          </w:p>
          <w:p w14:paraId="7752B248" w14:textId="77777777" w:rsidR="00C80897" w:rsidRPr="00C80897" w:rsidRDefault="00C831D6" w:rsidP="00C80897">
            <w:pPr>
              <w:tabs>
                <w:tab w:val="left" w:pos="3155"/>
              </w:tabs>
              <w:jc w:val="left"/>
              <w:rPr>
                <w:ins w:id="2706" w:author="南" w:date="2026-10-22T20:05:00Z"/>
                <w:rFonts w:ascii="宋体" w:hAnsi="宋体" w:cs="宋体"/>
                <w:sz w:val="22"/>
                <w:szCs w:val="22"/>
                <w:rPrChange w:id="2707" w:author="南" w:date="2026-10-22T20:42:00Z">
                  <w:rPr>
                    <w:ins w:id="2708" w:author="南" w:date="2026-10-22T20:05:00Z"/>
                  </w:rPr>
                </w:rPrChange>
              </w:rPr>
              <w:pPrChange w:id="2709" w:author="南" w:date="2026-10-22T20:10:00Z">
                <w:pPr>
                  <w:tabs>
                    <w:tab w:val="left" w:pos="3155"/>
                  </w:tabs>
                  <w:spacing w:line="560" w:lineRule="exact"/>
                  <w:jc w:val="left"/>
                </w:pPr>
              </w:pPrChange>
            </w:pPr>
            <w:ins w:id="2710" w:author="南" w:date="2026-10-22T20:05:00Z">
              <w:r>
                <w:rPr>
                  <w:rFonts w:ascii="宋体" w:hAnsi="宋体" w:cs="宋体" w:hint="eastAsia"/>
                  <w:sz w:val="22"/>
                  <w:szCs w:val="22"/>
                  <w:rPrChange w:id="2711" w:author="南" w:date="2026-10-22T20:42:00Z">
                    <w:rPr>
                      <w:rFonts w:hint="eastAsia"/>
                    </w:rPr>
                  </w:rPrChange>
                </w:rPr>
                <w:t xml:space="preserve">[1] </w:t>
              </w:r>
              <w:r>
                <w:rPr>
                  <w:rFonts w:ascii="宋体" w:hAnsi="宋体" w:cs="宋体" w:hint="eastAsia"/>
                  <w:sz w:val="22"/>
                  <w:szCs w:val="22"/>
                  <w:rPrChange w:id="2712" w:author="南" w:date="2026-10-22T20:42:00Z">
                    <w:rPr>
                      <w:rFonts w:hint="eastAsia"/>
                    </w:rPr>
                  </w:rPrChange>
                </w:rPr>
                <w:t>农业大模型：关键技术、应用分析与发展方向</w:t>
              </w:r>
              <w:r>
                <w:rPr>
                  <w:rFonts w:ascii="宋体" w:hAnsi="宋体" w:cs="宋体" w:hint="eastAsia"/>
                  <w:sz w:val="22"/>
                  <w:szCs w:val="22"/>
                  <w:rPrChange w:id="2713" w:author="南" w:date="2026-10-22T20:42:00Z">
                    <w:rPr>
                      <w:rFonts w:hint="eastAsia"/>
                    </w:rPr>
                  </w:rPrChange>
                </w:rPr>
                <w:t xml:space="preserve">[J]. </w:t>
              </w:r>
              <w:r>
                <w:rPr>
                  <w:rFonts w:ascii="宋体" w:hAnsi="宋体" w:cs="宋体" w:hint="eastAsia"/>
                  <w:sz w:val="22"/>
                  <w:szCs w:val="22"/>
                  <w:rPrChange w:id="2714" w:author="南" w:date="2026-10-22T20:42:00Z">
                    <w:rPr>
                      <w:rFonts w:hint="eastAsia"/>
                    </w:rPr>
                  </w:rPrChange>
                </w:rPr>
                <w:t>郭旺，杨雨森，吴华瑞，等</w:t>
              </w:r>
              <w:r>
                <w:rPr>
                  <w:rFonts w:ascii="宋体" w:hAnsi="宋体" w:cs="宋体" w:hint="eastAsia"/>
                  <w:sz w:val="22"/>
                  <w:szCs w:val="22"/>
                  <w:rPrChange w:id="2715" w:author="南" w:date="2026-10-22T20:42:00Z">
                    <w:rPr>
                      <w:rFonts w:hint="eastAsia"/>
                    </w:rPr>
                  </w:rPrChange>
                </w:rPr>
                <w:t xml:space="preserve">. </w:t>
              </w:r>
              <w:r>
                <w:rPr>
                  <w:rFonts w:ascii="宋体" w:hAnsi="宋体" w:cs="宋体" w:hint="eastAsia"/>
                  <w:sz w:val="22"/>
                  <w:szCs w:val="22"/>
                  <w:rPrChange w:id="2716" w:author="南" w:date="2026-10-22T20:42:00Z">
                    <w:rPr>
                      <w:rFonts w:hint="eastAsia"/>
                    </w:rPr>
                  </w:rPrChange>
                </w:rPr>
                <w:t>智慧农业</w:t>
              </w:r>
              <w:r>
                <w:rPr>
                  <w:rFonts w:ascii="宋体" w:hAnsi="宋体" w:cs="宋体" w:hint="eastAsia"/>
                  <w:sz w:val="22"/>
                  <w:szCs w:val="22"/>
                  <w:rPrChange w:id="2717" w:author="南" w:date="2026-10-22T20:42:00Z">
                    <w:rPr>
                      <w:rFonts w:hint="eastAsia"/>
                    </w:rPr>
                  </w:rPrChange>
                </w:rPr>
                <w:t>(</w:t>
              </w:r>
              <w:r>
                <w:rPr>
                  <w:rFonts w:ascii="宋体" w:hAnsi="宋体" w:cs="宋体" w:hint="eastAsia"/>
                  <w:sz w:val="22"/>
                  <w:szCs w:val="22"/>
                  <w:rPrChange w:id="2718" w:author="南" w:date="2026-10-22T20:42:00Z">
                    <w:rPr>
                      <w:rFonts w:hint="eastAsia"/>
                    </w:rPr>
                  </w:rPrChange>
                </w:rPr>
                <w:t>中英文</w:t>
              </w:r>
              <w:r>
                <w:rPr>
                  <w:rFonts w:ascii="宋体" w:hAnsi="宋体" w:cs="宋体" w:hint="eastAsia"/>
                  <w:sz w:val="22"/>
                  <w:szCs w:val="22"/>
                  <w:rPrChange w:id="2719" w:author="南" w:date="2026-10-22T20:42:00Z">
                    <w:rPr>
                      <w:rFonts w:hint="eastAsia"/>
                    </w:rPr>
                  </w:rPrChange>
                </w:rPr>
                <w:t>)</w:t>
              </w:r>
              <w:r>
                <w:rPr>
                  <w:rFonts w:ascii="宋体" w:hAnsi="宋体" w:cs="宋体" w:hint="eastAsia"/>
                  <w:sz w:val="22"/>
                  <w:szCs w:val="22"/>
                  <w:rPrChange w:id="2720" w:author="南" w:date="2026-10-22T20:42:00Z">
                    <w:rPr>
                      <w:rFonts w:hint="eastAsia"/>
                    </w:rPr>
                  </w:rPrChange>
                </w:rPr>
                <w:t>，</w:t>
              </w:r>
              <w:r>
                <w:rPr>
                  <w:rFonts w:ascii="宋体" w:hAnsi="宋体" w:cs="宋体" w:hint="eastAsia"/>
                  <w:sz w:val="22"/>
                  <w:szCs w:val="22"/>
                  <w:rPrChange w:id="2721" w:author="南" w:date="2026-10-22T20:42:00Z">
                    <w:rPr>
                      <w:rFonts w:hint="eastAsia"/>
                    </w:rPr>
                  </w:rPrChange>
                </w:rPr>
                <w:t>2024</w:t>
              </w:r>
              <w:r>
                <w:rPr>
                  <w:rFonts w:ascii="宋体" w:hAnsi="宋体" w:cs="宋体" w:hint="eastAsia"/>
                  <w:sz w:val="22"/>
                  <w:szCs w:val="22"/>
                  <w:rPrChange w:id="2722" w:author="南" w:date="2026-10-22T20:42:00Z">
                    <w:rPr>
                      <w:rFonts w:hint="eastAsia"/>
                    </w:rPr>
                  </w:rPrChange>
                </w:rPr>
                <w:t>，</w:t>
              </w:r>
              <w:r>
                <w:rPr>
                  <w:rFonts w:ascii="宋体" w:hAnsi="宋体" w:cs="宋体" w:hint="eastAsia"/>
                  <w:sz w:val="22"/>
                  <w:szCs w:val="22"/>
                  <w:rPrChange w:id="2723" w:author="南" w:date="2026-10-22T20:42:00Z">
                    <w:rPr>
                      <w:rFonts w:hint="eastAsia"/>
                    </w:rPr>
                  </w:rPrChange>
                </w:rPr>
                <w:t>6(2)</w:t>
              </w:r>
              <w:r>
                <w:rPr>
                  <w:rFonts w:ascii="宋体" w:hAnsi="宋体" w:cs="宋体" w:hint="eastAsia"/>
                  <w:sz w:val="22"/>
                  <w:szCs w:val="22"/>
                  <w:rPrChange w:id="2724" w:author="南" w:date="2026-10-22T20:42:00Z">
                    <w:rPr>
                      <w:rFonts w:hint="eastAsia"/>
                    </w:rPr>
                  </w:rPrChange>
                </w:rPr>
                <w:t>：</w:t>
              </w:r>
              <w:r>
                <w:rPr>
                  <w:rFonts w:ascii="宋体" w:hAnsi="宋体" w:cs="宋体" w:hint="eastAsia"/>
                  <w:sz w:val="22"/>
                  <w:szCs w:val="22"/>
                  <w:rPrChange w:id="2725" w:author="南" w:date="2026-10-22T20:42:00Z">
                    <w:rPr>
                      <w:rFonts w:hint="eastAsia"/>
                    </w:rPr>
                  </w:rPrChange>
                </w:rPr>
                <w:t>1-13.</w:t>
              </w:r>
            </w:ins>
          </w:p>
          <w:p w14:paraId="3A8E6BAB" w14:textId="77777777" w:rsidR="00C80897" w:rsidRPr="00C80897" w:rsidRDefault="00C831D6" w:rsidP="00C80897">
            <w:pPr>
              <w:tabs>
                <w:tab w:val="left" w:pos="3155"/>
              </w:tabs>
              <w:jc w:val="left"/>
              <w:rPr>
                <w:ins w:id="2726" w:author="南" w:date="2026-10-22T20:05:00Z"/>
                <w:rFonts w:ascii="宋体" w:hAnsi="宋体" w:cs="宋体"/>
                <w:sz w:val="22"/>
                <w:szCs w:val="22"/>
                <w:rPrChange w:id="2727" w:author="南" w:date="2026-10-22T20:42:00Z">
                  <w:rPr>
                    <w:ins w:id="2728" w:author="南" w:date="2026-10-22T20:05:00Z"/>
                  </w:rPr>
                </w:rPrChange>
              </w:rPr>
              <w:pPrChange w:id="2729" w:author="南" w:date="2026-10-22T20:10:00Z">
                <w:pPr>
                  <w:tabs>
                    <w:tab w:val="left" w:pos="3155"/>
                  </w:tabs>
                  <w:spacing w:line="560" w:lineRule="exact"/>
                  <w:jc w:val="left"/>
                </w:pPr>
              </w:pPrChange>
            </w:pPr>
            <w:ins w:id="2730" w:author="南" w:date="2026-10-22T20:05:00Z">
              <w:r>
                <w:rPr>
                  <w:rFonts w:ascii="宋体" w:hAnsi="宋体" w:cs="宋体" w:hint="eastAsia"/>
                  <w:sz w:val="22"/>
                  <w:szCs w:val="22"/>
                  <w:rPrChange w:id="2731" w:author="南" w:date="2026-10-22T20:42:00Z">
                    <w:rPr>
                      <w:rFonts w:hint="eastAsia"/>
                    </w:rPr>
                  </w:rPrChange>
                </w:rPr>
                <w:t xml:space="preserve">[2] </w:t>
              </w:r>
              <w:r>
                <w:rPr>
                  <w:rFonts w:ascii="宋体" w:hAnsi="宋体" w:cs="宋体" w:hint="eastAsia"/>
                  <w:sz w:val="22"/>
                  <w:szCs w:val="22"/>
                  <w:rPrChange w:id="2732" w:author="南" w:date="2026-10-22T20:42:00Z">
                    <w:rPr>
                      <w:rFonts w:hint="eastAsia"/>
                    </w:rPr>
                  </w:rPrChange>
                </w:rPr>
                <w:t>基于精准知识筛选及知识协同生成的农业大语言模型</w:t>
              </w:r>
              <w:r>
                <w:rPr>
                  <w:rFonts w:ascii="宋体" w:hAnsi="宋体" w:cs="宋体" w:hint="eastAsia"/>
                  <w:sz w:val="22"/>
                  <w:szCs w:val="22"/>
                  <w:rPrChange w:id="2733" w:author="南" w:date="2026-10-22T20:42:00Z">
                    <w:rPr>
                      <w:rFonts w:hint="eastAsia"/>
                    </w:rPr>
                  </w:rPrChange>
                </w:rPr>
                <w:t xml:space="preserve">[J]. </w:t>
              </w:r>
              <w:r>
                <w:rPr>
                  <w:rFonts w:ascii="宋体" w:hAnsi="宋体" w:cs="宋体" w:hint="eastAsia"/>
                  <w:sz w:val="22"/>
                  <w:szCs w:val="22"/>
                  <w:rPrChange w:id="2734" w:author="南" w:date="2026-10-22T20:42:00Z">
                    <w:rPr>
                      <w:rFonts w:hint="eastAsia"/>
                    </w:rPr>
                  </w:rPrChange>
                </w:rPr>
                <w:t>姜京池，闫莲，刘劼</w:t>
              </w:r>
              <w:r>
                <w:rPr>
                  <w:rFonts w:ascii="宋体" w:hAnsi="宋体" w:cs="宋体" w:hint="eastAsia"/>
                  <w:sz w:val="22"/>
                  <w:szCs w:val="22"/>
                  <w:rPrChange w:id="2735" w:author="南" w:date="2026-10-22T20:42:00Z">
                    <w:rPr>
                      <w:rFonts w:hint="eastAsia"/>
                    </w:rPr>
                  </w:rPrChange>
                </w:rPr>
                <w:t xml:space="preserve">. </w:t>
              </w:r>
              <w:r>
                <w:rPr>
                  <w:rFonts w:ascii="宋体" w:hAnsi="宋体" w:cs="宋体" w:hint="eastAsia"/>
                  <w:sz w:val="22"/>
                  <w:szCs w:val="22"/>
                  <w:rPrChange w:id="2736" w:author="南" w:date="2026-10-22T20:42:00Z">
                    <w:rPr>
                      <w:rFonts w:hint="eastAsia"/>
                    </w:rPr>
                  </w:rPrChange>
                </w:rPr>
                <w:t>智慧农业</w:t>
              </w:r>
              <w:r>
                <w:rPr>
                  <w:rFonts w:ascii="宋体" w:hAnsi="宋体" w:cs="宋体" w:hint="eastAsia"/>
                  <w:sz w:val="22"/>
                  <w:szCs w:val="22"/>
                  <w:rPrChange w:id="2737" w:author="南" w:date="2026-10-22T20:42:00Z">
                    <w:rPr>
                      <w:rFonts w:hint="eastAsia"/>
                    </w:rPr>
                  </w:rPrChange>
                </w:rPr>
                <w:t>(</w:t>
              </w:r>
              <w:r>
                <w:rPr>
                  <w:rFonts w:ascii="宋体" w:hAnsi="宋体" w:cs="宋体" w:hint="eastAsia"/>
                  <w:sz w:val="22"/>
                  <w:szCs w:val="22"/>
                  <w:rPrChange w:id="2738" w:author="南" w:date="2026-10-22T20:42:00Z">
                    <w:rPr>
                      <w:rFonts w:hint="eastAsia"/>
                    </w:rPr>
                  </w:rPrChange>
                </w:rPr>
                <w:t>中英文</w:t>
              </w:r>
              <w:r>
                <w:rPr>
                  <w:rFonts w:ascii="宋体" w:hAnsi="宋体" w:cs="宋体" w:hint="eastAsia"/>
                  <w:sz w:val="22"/>
                  <w:szCs w:val="22"/>
                  <w:rPrChange w:id="2739" w:author="南" w:date="2026-10-22T20:42:00Z">
                    <w:rPr>
                      <w:rFonts w:hint="eastAsia"/>
                    </w:rPr>
                  </w:rPrChange>
                </w:rPr>
                <w:t>)</w:t>
              </w:r>
              <w:r>
                <w:rPr>
                  <w:rFonts w:ascii="宋体" w:hAnsi="宋体" w:cs="宋体" w:hint="eastAsia"/>
                  <w:sz w:val="22"/>
                  <w:szCs w:val="22"/>
                  <w:rPrChange w:id="2740" w:author="南" w:date="2026-10-22T20:42:00Z">
                    <w:rPr>
                      <w:rFonts w:hint="eastAsia"/>
                    </w:rPr>
                  </w:rPrChange>
                </w:rPr>
                <w:t>，</w:t>
              </w:r>
              <w:r>
                <w:rPr>
                  <w:rFonts w:ascii="宋体" w:hAnsi="宋体" w:cs="宋体" w:hint="eastAsia"/>
                  <w:sz w:val="22"/>
                  <w:szCs w:val="22"/>
                  <w:rPrChange w:id="2741" w:author="南" w:date="2026-10-22T20:42:00Z">
                    <w:rPr>
                      <w:rFonts w:hint="eastAsia"/>
                    </w:rPr>
                  </w:rPrChange>
                </w:rPr>
                <w:t>2025</w:t>
              </w:r>
              <w:r>
                <w:rPr>
                  <w:rFonts w:ascii="宋体" w:hAnsi="宋体" w:cs="宋体" w:hint="eastAsia"/>
                  <w:sz w:val="22"/>
                  <w:szCs w:val="22"/>
                  <w:rPrChange w:id="2742" w:author="南" w:date="2026-10-22T20:42:00Z">
                    <w:rPr>
                      <w:rFonts w:hint="eastAsia"/>
                    </w:rPr>
                  </w:rPrChange>
                </w:rPr>
                <w:t>，</w:t>
              </w:r>
              <w:r>
                <w:rPr>
                  <w:rFonts w:ascii="宋体" w:hAnsi="宋体" w:cs="宋体" w:hint="eastAsia"/>
                  <w:sz w:val="22"/>
                  <w:szCs w:val="22"/>
                  <w:rPrChange w:id="2743" w:author="南" w:date="2026-10-22T20:42:00Z">
                    <w:rPr>
                      <w:rFonts w:hint="eastAsia"/>
                    </w:rPr>
                  </w:rPrChange>
                </w:rPr>
                <w:t>7(1)</w:t>
              </w:r>
              <w:r>
                <w:rPr>
                  <w:rFonts w:ascii="宋体" w:hAnsi="宋体" w:cs="宋体" w:hint="eastAsia"/>
                  <w:sz w:val="22"/>
                  <w:szCs w:val="22"/>
                  <w:rPrChange w:id="2744" w:author="南" w:date="2026-10-22T20:42:00Z">
                    <w:rPr>
                      <w:rFonts w:hint="eastAsia"/>
                    </w:rPr>
                  </w:rPrChange>
                </w:rPr>
                <w:t>：</w:t>
              </w:r>
              <w:r>
                <w:rPr>
                  <w:rFonts w:ascii="宋体" w:hAnsi="宋体" w:cs="宋体" w:hint="eastAsia"/>
                  <w:sz w:val="22"/>
                  <w:szCs w:val="22"/>
                  <w:rPrChange w:id="2745" w:author="南" w:date="2026-10-22T20:42:00Z">
                    <w:rPr>
                      <w:rFonts w:hint="eastAsia"/>
                    </w:rPr>
                  </w:rPrChange>
                </w:rPr>
                <w:t>20-32.</w:t>
              </w:r>
            </w:ins>
          </w:p>
          <w:p w14:paraId="04C54E2D" w14:textId="77777777" w:rsidR="00C80897" w:rsidRPr="00C80897" w:rsidRDefault="00C831D6" w:rsidP="00C80897">
            <w:pPr>
              <w:tabs>
                <w:tab w:val="left" w:pos="3155"/>
              </w:tabs>
              <w:jc w:val="left"/>
              <w:rPr>
                <w:ins w:id="2746" w:author="南" w:date="2026-10-22T20:05:00Z"/>
                <w:rFonts w:ascii="宋体" w:hAnsi="宋体" w:cs="宋体"/>
                <w:sz w:val="22"/>
                <w:szCs w:val="22"/>
                <w:rPrChange w:id="2747" w:author="南" w:date="2026-10-22T20:42:00Z">
                  <w:rPr>
                    <w:ins w:id="2748" w:author="南" w:date="2026-10-22T20:05:00Z"/>
                  </w:rPr>
                </w:rPrChange>
              </w:rPr>
              <w:pPrChange w:id="2749" w:author="南" w:date="2026-10-22T20:10:00Z">
                <w:pPr>
                  <w:tabs>
                    <w:tab w:val="left" w:pos="3155"/>
                  </w:tabs>
                  <w:spacing w:line="560" w:lineRule="exact"/>
                  <w:jc w:val="left"/>
                </w:pPr>
              </w:pPrChange>
            </w:pPr>
            <w:ins w:id="2750" w:author="南" w:date="2026-10-22T20:05:00Z">
              <w:r>
                <w:rPr>
                  <w:rFonts w:ascii="宋体" w:hAnsi="宋体" w:cs="宋体" w:hint="eastAsia"/>
                  <w:sz w:val="22"/>
                  <w:szCs w:val="22"/>
                  <w:rPrChange w:id="2751" w:author="南" w:date="2026-10-22T20:42:00Z">
                    <w:rPr>
                      <w:rFonts w:hint="eastAsia"/>
                    </w:rPr>
                  </w:rPrChange>
                </w:rPr>
                <w:t xml:space="preserve">[3] </w:t>
              </w:r>
              <w:r>
                <w:rPr>
                  <w:rFonts w:ascii="宋体" w:hAnsi="宋体" w:cs="宋体" w:hint="eastAsia"/>
                  <w:sz w:val="22"/>
                  <w:szCs w:val="22"/>
                  <w:rPrChange w:id="2752" w:author="南" w:date="2026-10-22T20:42:00Z">
                    <w:rPr>
                      <w:rFonts w:hint="eastAsia"/>
                    </w:rPr>
                  </w:rPrChange>
                </w:rPr>
                <w:t>基于多模态融合大模型架构</w:t>
              </w:r>
              <w:r>
                <w:rPr>
                  <w:rFonts w:ascii="宋体" w:hAnsi="宋体" w:cs="宋体" w:hint="eastAsia"/>
                  <w:sz w:val="22"/>
                  <w:szCs w:val="22"/>
                  <w:rPrChange w:id="2753" w:author="南" w:date="2026-10-22T20:42:00Z">
                    <w:rPr>
                      <w:rFonts w:hint="eastAsia"/>
                    </w:rPr>
                  </w:rPrChange>
                </w:rPr>
                <w:t>Agri-QA Net</w:t>
              </w:r>
              <w:r>
                <w:rPr>
                  <w:rFonts w:ascii="宋体" w:hAnsi="宋体" w:cs="宋体" w:hint="eastAsia"/>
                  <w:sz w:val="22"/>
                  <w:szCs w:val="22"/>
                  <w:rPrChange w:id="2754" w:author="南" w:date="2026-10-22T20:42:00Z">
                    <w:rPr>
                      <w:rFonts w:hint="eastAsia"/>
                    </w:rPr>
                  </w:rPrChange>
                </w:rPr>
                <w:t>的作物知识问答系统</w:t>
              </w:r>
              <w:r>
                <w:rPr>
                  <w:rFonts w:ascii="宋体" w:hAnsi="宋体" w:cs="宋体" w:hint="eastAsia"/>
                  <w:sz w:val="22"/>
                  <w:szCs w:val="22"/>
                  <w:rPrChange w:id="2755" w:author="南" w:date="2026-10-22T20:42:00Z">
                    <w:rPr>
                      <w:rFonts w:hint="eastAsia"/>
                    </w:rPr>
                  </w:rPrChange>
                </w:rPr>
                <w:t xml:space="preserve">[J]. </w:t>
              </w:r>
              <w:r>
                <w:rPr>
                  <w:rFonts w:ascii="宋体" w:hAnsi="宋体" w:cs="宋体" w:hint="eastAsia"/>
                  <w:sz w:val="22"/>
                  <w:szCs w:val="22"/>
                  <w:rPrChange w:id="2756" w:author="南" w:date="2026-10-22T20:42:00Z">
                    <w:rPr>
                      <w:rFonts w:hint="eastAsia"/>
                    </w:rPr>
                  </w:rPrChange>
                </w:rPr>
                <w:t>吴华瑞，赵春江，李静晨</w:t>
              </w:r>
              <w:r>
                <w:rPr>
                  <w:rFonts w:ascii="宋体" w:hAnsi="宋体" w:cs="宋体" w:hint="eastAsia"/>
                  <w:sz w:val="22"/>
                  <w:szCs w:val="22"/>
                  <w:rPrChange w:id="2757" w:author="南" w:date="2026-10-22T20:42:00Z">
                    <w:rPr>
                      <w:rFonts w:hint="eastAsia"/>
                    </w:rPr>
                  </w:rPrChange>
                </w:rPr>
                <w:t xml:space="preserve">. </w:t>
              </w:r>
              <w:r>
                <w:rPr>
                  <w:rFonts w:ascii="宋体" w:hAnsi="宋体" w:cs="宋体" w:hint="eastAsia"/>
                  <w:sz w:val="22"/>
                  <w:szCs w:val="22"/>
                  <w:rPrChange w:id="2758" w:author="南" w:date="2026-10-22T20:42:00Z">
                    <w:rPr>
                      <w:rFonts w:hint="eastAsia"/>
                    </w:rPr>
                  </w:rPrChange>
                </w:rPr>
                <w:t>智慧农业</w:t>
              </w:r>
              <w:r>
                <w:rPr>
                  <w:rFonts w:ascii="宋体" w:hAnsi="宋体" w:cs="宋体" w:hint="eastAsia"/>
                  <w:sz w:val="22"/>
                  <w:szCs w:val="22"/>
                  <w:rPrChange w:id="2759" w:author="南" w:date="2026-10-22T20:42:00Z">
                    <w:rPr>
                      <w:rFonts w:hint="eastAsia"/>
                    </w:rPr>
                  </w:rPrChange>
                </w:rPr>
                <w:t>(</w:t>
              </w:r>
              <w:r>
                <w:rPr>
                  <w:rFonts w:ascii="宋体" w:hAnsi="宋体" w:cs="宋体" w:hint="eastAsia"/>
                  <w:sz w:val="22"/>
                  <w:szCs w:val="22"/>
                  <w:rPrChange w:id="2760" w:author="南" w:date="2026-10-22T20:42:00Z">
                    <w:rPr>
                      <w:rFonts w:hint="eastAsia"/>
                    </w:rPr>
                  </w:rPrChange>
                </w:rPr>
                <w:t>中英文</w:t>
              </w:r>
              <w:r>
                <w:rPr>
                  <w:rFonts w:ascii="宋体" w:hAnsi="宋体" w:cs="宋体" w:hint="eastAsia"/>
                  <w:sz w:val="22"/>
                  <w:szCs w:val="22"/>
                  <w:rPrChange w:id="2761" w:author="南" w:date="2026-10-22T20:42:00Z">
                    <w:rPr>
                      <w:rFonts w:hint="eastAsia"/>
                    </w:rPr>
                  </w:rPrChange>
                </w:rPr>
                <w:t>)</w:t>
              </w:r>
              <w:r>
                <w:rPr>
                  <w:rFonts w:ascii="宋体" w:hAnsi="宋体" w:cs="宋体" w:hint="eastAsia"/>
                  <w:sz w:val="22"/>
                  <w:szCs w:val="22"/>
                  <w:rPrChange w:id="2762" w:author="南" w:date="2026-10-22T20:42:00Z">
                    <w:rPr>
                      <w:rFonts w:hint="eastAsia"/>
                    </w:rPr>
                  </w:rPrChange>
                </w:rPr>
                <w:t>，</w:t>
              </w:r>
              <w:r>
                <w:rPr>
                  <w:rFonts w:ascii="宋体" w:hAnsi="宋体" w:cs="宋体" w:hint="eastAsia"/>
                  <w:sz w:val="22"/>
                  <w:szCs w:val="22"/>
                  <w:rPrChange w:id="2763" w:author="南" w:date="2026-10-22T20:42:00Z">
                    <w:rPr>
                      <w:rFonts w:hint="eastAsia"/>
                    </w:rPr>
                  </w:rPrChange>
                </w:rPr>
                <w:t>2025</w:t>
              </w:r>
              <w:r>
                <w:rPr>
                  <w:rFonts w:ascii="宋体" w:hAnsi="宋体" w:cs="宋体" w:hint="eastAsia"/>
                  <w:sz w:val="22"/>
                  <w:szCs w:val="22"/>
                  <w:rPrChange w:id="2764" w:author="南" w:date="2026-10-22T20:42:00Z">
                    <w:rPr>
                      <w:rFonts w:hint="eastAsia"/>
                    </w:rPr>
                  </w:rPrChange>
                </w:rPr>
                <w:t>，</w:t>
              </w:r>
              <w:r>
                <w:rPr>
                  <w:rFonts w:ascii="宋体" w:hAnsi="宋体" w:cs="宋体" w:hint="eastAsia"/>
                  <w:sz w:val="22"/>
                  <w:szCs w:val="22"/>
                  <w:rPrChange w:id="2765" w:author="南" w:date="2026-10-22T20:42:00Z">
                    <w:rPr>
                      <w:rFonts w:hint="eastAsia"/>
                    </w:rPr>
                  </w:rPrChange>
                </w:rPr>
                <w:t>7(1)</w:t>
              </w:r>
              <w:r>
                <w:rPr>
                  <w:rFonts w:ascii="宋体" w:hAnsi="宋体" w:cs="宋体" w:hint="eastAsia"/>
                  <w:sz w:val="22"/>
                  <w:szCs w:val="22"/>
                  <w:rPrChange w:id="2766" w:author="南" w:date="2026-10-22T20:42:00Z">
                    <w:rPr>
                      <w:rFonts w:hint="eastAsia"/>
                    </w:rPr>
                  </w:rPrChange>
                </w:rPr>
                <w:t>：</w:t>
              </w:r>
              <w:r>
                <w:rPr>
                  <w:rFonts w:ascii="宋体" w:hAnsi="宋体" w:cs="宋体" w:hint="eastAsia"/>
                  <w:sz w:val="22"/>
                  <w:szCs w:val="22"/>
                  <w:rPrChange w:id="2767" w:author="南" w:date="2026-10-22T20:42:00Z">
                    <w:rPr>
                      <w:rFonts w:hint="eastAsia"/>
                    </w:rPr>
                  </w:rPrChange>
                </w:rPr>
                <w:t>1-10.</w:t>
              </w:r>
            </w:ins>
          </w:p>
          <w:p w14:paraId="2054B9AA" w14:textId="77777777" w:rsidR="00C80897" w:rsidRPr="00C80897" w:rsidRDefault="00C831D6" w:rsidP="00C80897">
            <w:pPr>
              <w:tabs>
                <w:tab w:val="left" w:pos="3155"/>
              </w:tabs>
              <w:jc w:val="left"/>
              <w:rPr>
                <w:ins w:id="2768" w:author="南" w:date="2026-10-22T20:05:00Z"/>
                <w:rFonts w:ascii="宋体" w:hAnsi="宋体" w:cs="宋体"/>
                <w:sz w:val="22"/>
                <w:szCs w:val="22"/>
                <w:rPrChange w:id="2769" w:author="南" w:date="2026-10-22T20:42:00Z">
                  <w:rPr>
                    <w:ins w:id="2770" w:author="南" w:date="2026-10-22T20:05:00Z"/>
                  </w:rPr>
                </w:rPrChange>
              </w:rPr>
              <w:pPrChange w:id="2771" w:author="南" w:date="2026-10-22T20:10:00Z">
                <w:pPr>
                  <w:tabs>
                    <w:tab w:val="left" w:pos="3155"/>
                  </w:tabs>
                  <w:spacing w:line="560" w:lineRule="exact"/>
                  <w:jc w:val="left"/>
                </w:pPr>
              </w:pPrChange>
            </w:pPr>
            <w:ins w:id="2772" w:author="南" w:date="2026-10-22T20:05:00Z">
              <w:r>
                <w:rPr>
                  <w:rFonts w:ascii="宋体" w:hAnsi="宋体" w:cs="宋体" w:hint="eastAsia"/>
                  <w:sz w:val="22"/>
                  <w:szCs w:val="22"/>
                  <w:rPrChange w:id="2773" w:author="南" w:date="2026-10-22T20:42:00Z">
                    <w:rPr>
                      <w:rFonts w:hint="eastAsia"/>
                    </w:rPr>
                  </w:rPrChange>
                </w:rPr>
                <w:t xml:space="preserve">[4] </w:t>
              </w:r>
              <w:r>
                <w:rPr>
                  <w:rFonts w:ascii="宋体" w:hAnsi="宋体" w:cs="宋体" w:hint="eastAsia"/>
                  <w:sz w:val="22"/>
                  <w:szCs w:val="22"/>
                  <w:rPrChange w:id="2774" w:author="南" w:date="2026-10-22T20:42:00Z">
                    <w:rPr>
                      <w:rFonts w:hint="eastAsia"/>
                    </w:rPr>
                  </w:rPrChange>
                </w:rPr>
                <w:t>大语言模型参数高效微调技术综述</w:t>
              </w:r>
              <w:r>
                <w:rPr>
                  <w:rFonts w:ascii="宋体" w:hAnsi="宋体" w:cs="宋体" w:hint="eastAsia"/>
                  <w:sz w:val="22"/>
                  <w:szCs w:val="22"/>
                  <w:rPrChange w:id="2775" w:author="南" w:date="2026-10-22T20:42:00Z">
                    <w:rPr>
                      <w:rFonts w:hint="eastAsia"/>
                    </w:rPr>
                  </w:rPrChange>
                </w:rPr>
                <w:t xml:space="preserve">[J]. </w:t>
              </w:r>
              <w:r>
                <w:rPr>
                  <w:rFonts w:ascii="宋体" w:hAnsi="宋体" w:cs="宋体" w:hint="eastAsia"/>
                  <w:sz w:val="22"/>
                  <w:szCs w:val="22"/>
                  <w:rPrChange w:id="2776" w:author="南" w:date="2026-10-22T20:42:00Z">
                    <w:rPr>
                      <w:rFonts w:hint="eastAsia"/>
                    </w:rPr>
                  </w:rPrChange>
                </w:rPr>
                <w:t>秦董洪，李政韬，白凤波，等</w:t>
              </w:r>
              <w:r>
                <w:rPr>
                  <w:rFonts w:ascii="宋体" w:hAnsi="宋体" w:cs="宋体" w:hint="eastAsia"/>
                  <w:sz w:val="22"/>
                  <w:szCs w:val="22"/>
                  <w:rPrChange w:id="2777" w:author="南" w:date="2026-10-22T20:42:00Z">
                    <w:rPr>
                      <w:rFonts w:hint="eastAsia"/>
                    </w:rPr>
                  </w:rPrChange>
                </w:rPr>
                <w:t xml:space="preserve">. </w:t>
              </w:r>
              <w:r>
                <w:rPr>
                  <w:rFonts w:ascii="宋体" w:hAnsi="宋体" w:cs="宋体" w:hint="eastAsia"/>
                  <w:sz w:val="22"/>
                  <w:szCs w:val="22"/>
                  <w:rPrChange w:id="2778" w:author="南" w:date="2026-10-22T20:42:00Z">
                    <w:rPr>
                      <w:rFonts w:hint="eastAsia"/>
                    </w:rPr>
                  </w:rPrChange>
                </w:rPr>
                <w:t>计算机工程与应用，</w:t>
              </w:r>
              <w:r>
                <w:rPr>
                  <w:rFonts w:ascii="宋体" w:hAnsi="宋体" w:cs="宋体" w:hint="eastAsia"/>
                  <w:sz w:val="22"/>
                  <w:szCs w:val="22"/>
                  <w:rPrChange w:id="2779" w:author="南" w:date="2026-10-22T20:42:00Z">
                    <w:rPr>
                      <w:rFonts w:hint="eastAsia"/>
                    </w:rPr>
                  </w:rPrChange>
                </w:rPr>
                <w:t>2025</w:t>
              </w:r>
              <w:r>
                <w:rPr>
                  <w:rFonts w:ascii="宋体" w:hAnsi="宋体" w:cs="宋体" w:hint="eastAsia"/>
                  <w:sz w:val="22"/>
                  <w:szCs w:val="22"/>
                  <w:rPrChange w:id="2780" w:author="南" w:date="2026-10-22T20:42:00Z">
                    <w:rPr>
                      <w:rFonts w:hint="eastAsia"/>
                    </w:rPr>
                  </w:rPrChange>
                </w:rPr>
                <w:t>，</w:t>
              </w:r>
              <w:r>
                <w:rPr>
                  <w:rFonts w:ascii="宋体" w:hAnsi="宋体" w:cs="宋体" w:hint="eastAsia"/>
                  <w:sz w:val="22"/>
                  <w:szCs w:val="22"/>
                  <w:rPrChange w:id="2781" w:author="南" w:date="2026-10-22T20:42:00Z">
                    <w:rPr>
                      <w:rFonts w:hint="eastAsia"/>
                    </w:rPr>
                  </w:rPrChange>
                </w:rPr>
                <w:t>61(16)</w:t>
              </w:r>
              <w:r>
                <w:rPr>
                  <w:rFonts w:ascii="宋体" w:hAnsi="宋体" w:cs="宋体" w:hint="eastAsia"/>
                  <w:sz w:val="22"/>
                  <w:szCs w:val="22"/>
                  <w:rPrChange w:id="2782" w:author="南" w:date="2026-10-22T20:42:00Z">
                    <w:rPr>
                      <w:rFonts w:hint="eastAsia"/>
                    </w:rPr>
                  </w:rPrChange>
                </w:rPr>
                <w:t>：</w:t>
              </w:r>
              <w:r>
                <w:rPr>
                  <w:rFonts w:ascii="宋体" w:hAnsi="宋体" w:cs="宋体" w:hint="eastAsia"/>
                  <w:sz w:val="22"/>
                  <w:szCs w:val="22"/>
                  <w:rPrChange w:id="2783" w:author="南" w:date="2026-10-22T20:42:00Z">
                    <w:rPr>
                      <w:rFonts w:hint="eastAsia"/>
                    </w:rPr>
                  </w:rPrChange>
                </w:rPr>
                <w:t>38-63.</w:t>
              </w:r>
            </w:ins>
          </w:p>
          <w:p w14:paraId="6D6373C4" w14:textId="77777777" w:rsidR="00C80897" w:rsidRPr="00C80897" w:rsidRDefault="00C831D6" w:rsidP="00C80897">
            <w:pPr>
              <w:tabs>
                <w:tab w:val="left" w:pos="3155"/>
              </w:tabs>
              <w:jc w:val="left"/>
              <w:rPr>
                <w:ins w:id="2784" w:author="南" w:date="2026-10-22T20:05:00Z"/>
                <w:rFonts w:ascii="宋体" w:hAnsi="宋体" w:cs="宋体"/>
                <w:sz w:val="22"/>
                <w:szCs w:val="22"/>
                <w:rPrChange w:id="2785" w:author="南" w:date="2026-10-22T20:42:00Z">
                  <w:rPr>
                    <w:ins w:id="2786" w:author="南" w:date="2026-10-22T20:05:00Z"/>
                  </w:rPr>
                </w:rPrChange>
              </w:rPr>
              <w:pPrChange w:id="2787" w:author="南" w:date="2026-10-22T20:10:00Z">
                <w:pPr>
                  <w:tabs>
                    <w:tab w:val="left" w:pos="3155"/>
                  </w:tabs>
                  <w:spacing w:line="560" w:lineRule="exact"/>
                  <w:jc w:val="left"/>
                </w:pPr>
              </w:pPrChange>
            </w:pPr>
            <w:ins w:id="2788" w:author="南" w:date="2026-10-22T20:05:00Z">
              <w:r>
                <w:rPr>
                  <w:rFonts w:ascii="宋体" w:hAnsi="宋体" w:cs="宋体" w:hint="eastAsia"/>
                  <w:sz w:val="22"/>
                  <w:szCs w:val="22"/>
                  <w:rPrChange w:id="2789" w:author="南" w:date="2026-10-22T20:42:00Z">
                    <w:rPr>
                      <w:rFonts w:hint="eastAsia"/>
                    </w:rPr>
                  </w:rPrChange>
                </w:rPr>
                <w:t xml:space="preserve">[5] </w:t>
              </w:r>
              <w:r>
                <w:rPr>
                  <w:rFonts w:ascii="宋体" w:hAnsi="宋体" w:cs="宋体" w:hint="eastAsia"/>
                  <w:sz w:val="22"/>
                  <w:szCs w:val="22"/>
                  <w:rPrChange w:id="2790" w:author="南" w:date="2026-10-22T20:42:00Z">
                    <w:rPr>
                      <w:rFonts w:hint="eastAsia"/>
                    </w:rPr>
                  </w:rPrChange>
                </w:rPr>
                <w:t>大模型参数高效微调方法综述：技术、趋势与挑战</w:t>
              </w:r>
              <w:r>
                <w:rPr>
                  <w:rFonts w:ascii="宋体" w:hAnsi="宋体" w:cs="宋体" w:hint="eastAsia"/>
                  <w:sz w:val="22"/>
                  <w:szCs w:val="22"/>
                  <w:rPrChange w:id="2791" w:author="南" w:date="2026-10-22T20:42:00Z">
                    <w:rPr>
                      <w:rFonts w:hint="eastAsia"/>
                    </w:rPr>
                  </w:rPrChange>
                </w:rPr>
                <w:t xml:space="preserve">[J]. </w:t>
              </w:r>
              <w:r>
                <w:rPr>
                  <w:rFonts w:ascii="宋体" w:hAnsi="宋体" w:cs="宋体" w:hint="eastAsia"/>
                  <w:sz w:val="22"/>
                  <w:szCs w:val="22"/>
                  <w:rPrChange w:id="2792" w:author="南" w:date="2026-10-22T20:42:00Z">
                    <w:rPr>
                      <w:rFonts w:hint="eastAsia"/>
                    </w:rPr>
                  </w:rPrChange>
                </w:rPr>
                <w:t>唐岸达，林宙辰</w:t>
              </w:r>
              <w:r>
                <w:rPr>
                  <w:rFonts w:ascii="宋体" w:hAnsi="宋体" w:cs="宋体" w:hint="eastAsia"/>
                  <w:sz w:val="22"/>
                  <w:szCs w:val="22"/>
                  <w:rPrChange w:id="2793" w:author="南" w:date="2026-10-22T20:42:00Z">
                    <w:rPr>
                      <w:rFonts w:hint="eastAsia"/>
                    </w:rPr>
                  </w:rPrChange>
                </w:rPr>
                <w:t xml:space="preserve">. </w:t>
              </w:r>
              <w:r>
                <w:rPr>
                  <w:rFonts w:ascii="宋体" w:hAnsi="宋体" w:cs="宋体" w:hint="eastAsia"/>
                  <w:sz w:val="22"/>
                  <w:szCs w:val="22"/>
                  <w:rPrChange w:id="2794" w:author="南" w:date="2026-10-22T20:42:00Z">
                    <w:rPr>
                      <w:rFonts w:hint="eastAsia"/>
                    </w:rPr>
                  </w:rPrChange>
                </w:rPr>
                <w:t>自动化学报，</w:t>
              </w:r>
              <w:r>
                <w:rPr>
                  <w:rFonts w:ascii="宋体" w:hAnsi="宋体" w:cs="宋体" w:hint="eastAsia"/>
                  <w:sz w:val="22"/>
                  <w:szCs w:val="22"/>
                  <w:rPrChange w:id="2795" w:author="南" w:date="2026-10-22T20:42:00Z">
                    <w:rPr>
                      <w:rFonts w:hint="eastAsia"/>
                    </w:rPr>
                  </w:rPrChange>
                </w:rPr>
                <w:t>2026</w:t>
              </w:r>
              <w:r>
                <w:rPr>
                  <w:rFonts w:ascii="宋体" w:hAnsi="宋体" w:cs="宋体" w:hint="eastAsia"/>
                  <w:sz w:val="22"/>
                  <w:szCs w:val="22"/>
                  <w:rPrChange w:id="2796" w:author="南" w:date="2026-10-22T20:42:00Z">
                    <w:rPr>
                      <w:rFonts w:hint="eastAsia"/>
                    </w:rPr>
                  </w:rPrChange>
                </w:rPr>
                <w:t>，</w:t>
              </w:r>
              <w:r>
                <w:rPr>
                  <w:rFonts w:ascii="宋体" w:hAnsi="宋体" w:cs="宋体" w:hint="eastAsia"/>
                  <w:sz w:val="22"/>
                  <w:szCs w:val="22"/>
                  <w:rPrChange w:id="2797" w:author="南" w:date="2026-10-22T20:42:00Z">
                    <w:rPr>
                      <w:rFonts w:hint="eastAsia"/>
                    </w:rPr>
                  </w:rPrChange>
                </w:rPr>
                <w:t>52(8)</w:t>
              </w:r>
              <w:r>
                <w:rPr>
                  <w:rFonts w:ascii="宋体" w:hAnsi="宋体" w:cs="宋体" w:hint="eastAsia"/>
                  <w:sz w:val="22"/>
                  <w:szCs w:val="22"/>
                  <w:rPrChange w:id="2798" w:author="南" w:date="2026-10-22T20:42:00Z">
                    <w:rPr>
                      <w:rFonts w:hint="eastAsia"/>
                    </w:rPr>
                  </w:rPrChange>
                </w:rPr>
                <w:t>：</w:t>
              </w:r>
              <w:r>
                <w:rPr>
                  <w:rFonts w:ascii="宋体" w:hAnsi="宋体" w:cs="宋体" w:hint="eastAsia"/>
                  <w:sz w:val="22"/>
                  <w:szCs w:val="22"/>
                  <w:rPrChange w:id="2799" w:author="南" w:date="2026-10-22T20:42:00Z">
                    <w:rPr>
                      <w:rFonts w:hint="eastAsia"/>
                    </w:rPr>
                  </w:rPrChange>
                </w:rPr>
                <w:t>1520-1556.</w:t>
              </w:r>
            </w:ins>
          </w:p>
          <w:p w14:paraId="1B5D0B36" w14:textId="77777777" w:rsidR="00C80897" w:rsidRPr="00C80897" w:rsidRDefault="00C831D6" w:rsidP="00C80897">
            <w:pPr>
              <w:tabs>
                <w:tab w:val="left" w:pos="3155"/>
              </w:tabs>
              <w:jc w:val="left"/>
              <w:rPr>
                <w:ins w:id="2800" w:author="南" w:date="2026-10-22T20:05:00Z"/>
                <w:rFonts w:ascii="宋体" w:hAnsi="宋体" w:cs="宋体"/>
                <w:sz w:val="22"/>
                <w:szCs w:val="22"/>
                <w:rPrChange w:id="2801" w:author="南" w:date="2026-10-22T20:42:00Z">
                  <w:rPr>
                    <w:ins w:id="2802" w:author="南" w:date="2026-10-22T20:05:00Z"/>
                  </w:rPr>
                </w:rPrChange>
              </w:rPr>
              <w:pPrChange w:id="2803" w:author="南" w:date="2026-10-22T20:10:00Z">
                <w:pPr>
                  <w:tabs>
                    <w:tab w:val="left" w:pos="3155"/>
                  </w:tabs>
                  <w:spacing w:line="560" w:lineRule="exact"/>
                  <w:jc w:val="left"/>
                </w:pPr>
              </w:pPrChange>
            </w:pPr>
            <w:ins w:id="2804" w:author="南" w:date="2026-10-22T20:05:00Z">
              <w:r>
                <w:rPr>
                  <w:rFonts w:ascii="宋体" w:hAnsi="宋体" w:cs="宋体" w:hint="eastAsia"/>
                  <w:sz w:val="22"/>
                  <w:szCs w:val="22"/>
                  <w:rPrChange w:id="2805" w:author="南" w:date="2026-10-22T20:42:00Z">
                    <w:rPr>
                      <w:rFonts w:hint="eastAsia"/>
                    </w:rPr>
                  </w:rPrChange>
                </w:rPr>
                <w:t xml:space="preserve">[6] </w:t>
              </w:r>
              <w:r>
                <w:rPr>
                  <w:rFonts w:ascii="宋体" w:hAnsi="宋体" w:cs="宋体" w:hint="eastAsia"/>
                  <w:sz w:val="22"/>
                  <w:szCs w:val="22"/>
                  <w:rPrChange w:id="2806" w:author="南" w:date="2026-10-22T20:42:00Z">
                    <w:rPr>
                      <w:rFonts w:hint="eastAsia"/>
                    </w:rPr>
                  </w:rPrChange>
                </w:rPr>
                <w:t>中国农产品品牌故事的原型类型及结构特征</w:t>
              </w:r>
              <w:r>
                <w:rPr>
                  <w:rFonts w:ascii="宋体" w:hAnsi="宋体" w:cs="宋体" w:hint="eastAsia"/>
                  <w:sz w:val="22"/>
                  <w:szCs w:val="22"/>
                  <w:rPrChange w:id="2807" w:author="南" w:date="2026-10-22T20:42:00Z">
                    <w:rPr>
                      <w:rFonts w:hint="eastAsia"/>
                    </w:rPr>
                  </w:rPrChange>
                </w:rPr>
                <w:t xml:space="preserve">[J]. </w:t>
              </w:r>
              <w:r>
                <w:rPr>
                  <w:rFonts w:ascii="宋体" w:hAnsi="宋体" w:cs="宋体" w:hint="eastAsia"/>
                  <w:sz w:val="22"/>
                  <w:szCs w:val="22"/>
                  <w:rPrChange w:id="2808" w:author="南" w:date="2026-10-22T20:42:00Z">
                    <w:rPr>
                      <w:rFonts w:hint="eastAsia"/>
                    </w:rPr>
                  </w:rPrChange>
                </w:rPr>
                <w:t>程志宇</w:t>
              </w:r>
              <w:r>
                <w:rPr>
                  <w:rFonts w:ascii="宋体" w:hAnsi="宋体" w:cs="宋体" w:hint="eastAsia"/>
                  <w:sz w:val="22"/>
                  <w:szCs w:val="22"/>
                  <w:rPrChange w:id="2809" w:author="南" w:date="2026-10-22T20:42:00Z">
                    <w:rPr>
                      <w:rFonts w:hint="eastAsia"/>
                    </w:rPr>
                  </w:rPrChange>
                </w:rPr>
                <w:t xml:space="preserve">. </w:t>
              </w:r>
              <w:r>
                <w:rPr>
                  <w:rFonts w:ascii="宋体" w:hAnsi="宋体" w:cs="宋体" w:hint="eastAsia"/>
                  <w:sz w:val="22"/>
                  <w:szCs w:val="22"/>
                  <w:rPrChange w:id="2810" w:author="南" w:date="2026-10-22T20:42:00Z">
                    <w:rPr>
                      <w:rFonts w:hint="eastAsia"/>
                    </w:rPr>
                  </w:rPrChange>
                </w:rPr>
                <w:t>新闻与传播评论，</w:t>
              </w:r>
              <w:r>
                <w:rPr>
                  <w:rFonts w:ascii="宋体" w:hAnsi="宋体" w:cs="宋体" w:hint="eastAsia"/>
                  <w:sz w:val="22"/>
                  <w:szCs w:val="22"/>
                  <w:rPrChange w:id="2811" w:author="南" w:date="2026-10-22T20:42:00Z">
                    <w:rPr>
                      <w:rFonts w:hint="eastAsia"/>
                    </w:rPr>
                  </w:rPrChange>
                </w:rPr>
                <w:t>2025</w:t>
              </w:r>
              <w:r>
                <w:rPr>
                  <w:rFonts w:ascii="宋体" w:hAnsi="宋体" w:cs="宋体" w:hint="eastAsia"/>
                  <w:sz w:val="22"/>
                  <w:szCs w:val="22"/>
                  <w:rPrChange w:id="2812" w:author="南" w:date="2026-10-22T20:42:00Z">
                    <w:rPr>
                      <w:rFonts w:hint="eastAsia"/>
                    </w:rPr>
                  </w:rPrChange>
                </w:rPr>
                <w:t>，</w:t>
              </w:r>
              <w:r>
                <w:rPr>
                  <w:rFonts w:ascii="宋体" w:hAnsi="宋体" w:cs="宋体" w:hint="eastAsia"/>
                  <w:sz w:val="22"/>
                  <w:szCs w:val="22"/>
                  <w:rPrChange w:id="2813" w:author="南" w:date="2026-10-22T20:42:00Z">
                    <w:rPr>
                      <w:rFonts w:hint="eastAsia"/>
                    </w:rPr>
                  </w:rPrChange>
                </w:rPr>
                <w:t>78(2)</w:t>
              </w:r>
              <w:r>
                <w:rPr>
                  <w:rFonts w:ascii="宋体" w:hAnsi="宋体" w:cs="宋体" w:hint="eastAsia"/>
                  <w:sz w:val="22"/>
                  <w:szCs w:val="22"/>
                  <w:rPrChange w:id="2814" w:author="南" w:date="2026-10-22T20:42:00Z">
                    <w:rPr>
                      <w:rFonts w:hint="eastAsia"/>
                    </w:rPr>
                  </w:rPrChange>
                </w:rPr>
                <w:t>：</w:t>
              </w:r>
              <w:r>
                <w:rPr>
                  <w:rFonts w:ascii="宋体" w:hAnsi="宋体" w:cs="宋体" w:hint="eastAsia"/>
                  <w:sz w:val="22"/>
                  <w:szCs w:val="22"/>
                  <w:rPrChange w:id="2815" w:author="南" w:date="2026-10-22T20:42:00Z">
                    <w:rPr>
                      <w:rFonts w:hint="eastAsia"/>
                    </w:rPr>
                  </w:rPrChange>
                </w:rPr>
                <w:t>5-19.</w:t>
              </w:r>
            </w:ins>
          </w:p>
          <w:p w14:paraId="5B83C466" w14:textId="77777777" w:rsidR="00C80897" w:rsidRPr="00C80897" w:rsidRDefault="00C831D6" w:rsidP="00C80897">
            <w:pPr>
              <w:tabs>
                <w:tab w:val="left" w:pos="3155"/>
              </w:tabs>
              <w:jc w:val="left"/>
              <w:rPr>
                <w:ins w:id="2816" w:author="南" w:date="2026-10-22T20:05:00Z"/>
                <w:rFonts w:ascii="宋体" w:hAnsi="宋体" w:cs="宋体"/>
                <w:sz w:val="22"/>
                <w:szCs w:val="22"/>
                <w:rPrChange w:id="2817" w:author="南" w:date="2026-10-22T20:42:00Z">
                  <w:rPr>
                    <w:ins w:id="2818" w:author="南" w:date="2026-10-22T20:05:00Z"/>
                  </w:rPr>
                </w:rPrChange>
              </w:rPr>
              <w:pPrChange w:id="2819" w:author="南" w:date="2026-10-22T20:10:00Z">
                <w:pPr>
                  <w:tabs>
                    <w:tab w:val="left" w:pos="3155"/>
                  </w:tabs>
                  <w:spacing w:line="560" w:lineRule="exact"/>
                  <w:jc w:val="left"/>
                </w:pPr>
              </w:pPrChange>
            </w:pPr>
            <w:ins w:id="2820" w:author="南" w:date="2026-10-22T20:05:00Z">
              <w:r>
                <w:rPr>
                  <w:rFonts w:ascii="宋体" w:hAnsi="宋体" w:cs="宋体" w:hint="eastAsia"/>
                  <w:sz w:val="22"/>
                  <w:szCs w:val="22"/>
                  <w:rPrChange w:id="2821" w:author="南" w:date="2026-10-22T20:42:00Z">
                    <w:rPr>
                      <w:rFonts w:hint="eastAsia"/>
                    </w:rPr>
                  </w:rPrChange>
                </w:rPr>
                <w:t>[7] AI</w:t>
              </w:r>
              <w:r>
                <w:rPr>
                  <w:rFonts w:ascii="宋体" w:hAnsi="宋体" w:cs="宋体" w:hint="eastAsia"/>
                  <w:sz w:val="22"/>
                  <w:szCs w:val="22"/>
                  <w:rPrChange w:id="2822" w:author="南" w:date="2026-10-22T20:42:00Z">
                    <w:rPr>
                      <w:rFonts w:hint="eastAsia"/>
                    </w:rPr>
                  </w:rPrChange>
                </w:rPr>
                <w:t>赋能农产品营销的数智化转型内在逻辑与实现路径</w:t>
              </w:r>
              <w:r>
                <w:rPr>
                  <w:rFonts w:ascii="宋体" w:hAnsi="宋体" w:cs="宋体" w:hint="eastAsia"/>
                  <w:sz w:val="22"/>
                  <w:szCs w:val="22"/>
                  <w:rPrChange w:id="2823" w:author="南" w:date="2026-10-22T20:42:00Z">
                    <w:rPr>
                      <w:rFonts w:hint="eastAsia"/>
                    </w:rPr>
                  </w:rPrChange>
                </w:rPr>
                <w:t xml:space="preserve">[J]. </w:t>
              </w:r>
              <w:r>
                <w:rPr>
                  <w:rFonts w:ascii="宋体" w:hAnsi="宋体" w:cs="宋体" w:hint="eastAsia"/>
                  <w:sz w:val="22"/>
                  <w:szCs w:val="22"/>
                  <w:rPrChange w:id="2824" w:author="南" w:date="2026-10-22T20:42:00Z">
                    <w:rPr>
                      <w:rFonts w:hint="eastAsia"/>
                    </w:rPr>
                  </w:rPrChange>
                </w:rPr>
                <w:t>秦润施，何晶</w:t>
              </w:r>
              <w:r>
                <w:rPr>
                  <w:rFonts w:ascii="宋体" w:hAnsi="宋体" w:cs="宋体" w:hint="eastAsia"/>
                  <w:sz w:val="22"/>
                  <w:szCs w:val="22"/>
                  <w:rPrChange w:id="2825" w:author="南" w:date="2026-10-22T20:42:00Z">
                    <w:rPr>
                      <w:rFonts w:hint="eastAsia"/>
                    </w:rPr>
                  </w:rPrChange>
                </w:rPr>
                <w:t xml:space="preserve">. </w:t>
              </w:r>
              <w:r>
                <w:rPr>
                  <w:rFonts w:ascii="宋体" w:hAnsi="宋体" w:cs="宋体" w:hint="eastAsia"/>
                  <w:sz w:val="22"/>
                  <w:szCs w:val="22"/>
                  <w:rPrChange w:id="2826" w:author="南" w:date="2026-10-22T20:42:00Z">
                    <w:rPr>
                      <w:rFonts w:hint="eastAsia"/>
                    </w:rPr>
                  </w:rPrChange>
                </w:rPr>
                <w:t>辽宁农业职业技术学院学报，</w:t>
              </w:r>
              <w:r>
                <w:rPr>
                  <w:rFonts w:ascii="宋体" w:hAnsi="宋体" w:cs="宋体" w:hint="eastAsia"/>
                  <w:sz w:val="22"/>
                  <w:szCs w:val="22"/>
                  <w:rPrChange w:id="2827" w:author="南" w:date="2026-10-22T20:42:00Z">
                    <w:rPr>
                      <w:rFonts w:hint="eastAsia"/>
                    </w:rPr>
                  </w:rPrChange>
                </w:rPr>
                <w:t>2026</w:t>
              </w:r>
              <w:r>
                <w:rPr>
                  <w:rFonts w:ascii="宋体" w:hAnsi="宋体" w:cs="宋体" w:hint="eastAsia"/>
                  <w:sz w:val="22"/>
                  <w:szCs w:val="22"/>
                  <w:rPrChange w:id="2828" w:author="南" w:date="2026-10-22T20:42:00Z">
                    <w:rPr>
                      <w:rFonts w:hint="eastAsia"/>
                    </w:rPr>
                  </w:rPrChange>
                </w:rPr>
                <w:t>，</w:t>
              </w:r>
              <w:r>
                <w:rPr>
                  <w:rFonts w:ascii="宋体" w:hAnsi="宋体" w:cs="宋体" w:hint="eastAsia"/>
                  <w:sz w:val="22"/>
                  <w:szCs w:val="22"/>
                  <w:rPrChange w:id="2829" w:author="南" w:date="2026-10-22T20:42:00Z">
                    <w:rPr>
                      <w:rFonts w:hint="eastAsia"/>
                    </w:rPr>
                  </w:rPrChange>
                </w:rPr>
                <w:t>28(2)</w:t>
              </w:r>
              <w:r>
                <w:rPr>
                  <w:rFonts w:ascii="宋体" w:hAnsi="宋体" w:cs="宋体" w:hint="eastAsia"/>
                  <w:sz w:val="22"/>
                  <w:szCs w:val="22"/>
                  <w:rPrChange w:id="2830" w:author="南" w:date="2026-10-22T20:42:00Z">
                    <w:rPr>
                      <w:rFonts w:hint="eastAsia"/>
                    </w:rPr>
                  </w:rPrChange>
                </w:rPr>
                <w:t>：</w:t>
              </w:r>
              <w:r>
                <w:rPr>
                  <w:rFonts w:ascii="宋体" w:hAnsi="宋体" w:cs="宋体" w:hint="eastAsia"/>
                  <w:sz w:val="22"/>
                  <w:szCs w:val="22"/>
                  <w:rPrChange w:id="2831" w:author="南" w:date="2026-10-22T20:42:00Z">
                    <w:rPr>
                      <w:rFonts w:hint="eastAsia"/>
                    </w:rPr>
                  </w:rPrChange>
                </w:rPr>
                <w:t>11-14.</w:t>
              </w:r>
            </w:ins>
          </w:p>
          <w:p w14:paraId="69125638" w14:textId="77777777" w:rsidR="00C80897" w:rsidRPr="00C80897" w:rsidRDefault="00C831D6" w:rsidP="00C80897">
            <w:pPr>
              <w:tabs>
                <w:tab w:val="left" w:pos="3155"/>
              </w:tabs>
              <w:jc w:val="left"/>
              <w:rPr>
                <w:ins w:id="2832" w:author="南" w:date="2026-10-22T20:05:00Z"/>
                <w:rFonts w:ascii="宋体" w:hAnsi="宋体" w:cs="宋体"/>
                <w:sz w:val="22"/>
                <w:szCs w:val="22"/>
                <w:rPrChange w:id="2833" w:author="南" w:date="2026-10-22T20:42:00Z">
                  <w:rPr>
                    <w:ins w:id="2834" w:author="南" w:date="2026-10-22T20:05:00Z"/>
                  </w:rPr>
                </w:rPrChange>
              </w:rPr>
              <w:pPrChange w:id="2835" w:author="南" w:date="2026-10-22T20:10:00Z">
                <w:pPr>
                  <w:tabs>
                    <w:tab w:val="left" w:pos="3155"/>
                  </w:tabs>
                  <w:spacing w:line="560" w:lineRule="exact"/>
                  <w:jc w:val="left"/>
                </w:pPr>
              </w:pPrChange>
            </w:pPr>
            <w:ins w:id="2836" w:author="南" w:date="2026-10-22T20:05:00Z">
              <w:r>
                <w:rPr>
                  <w:rFonts w:ascii="宋体" w:hAnsi="宋体" w:cs="宋体" w:hint="eastAsia"/>
                  <w:sz w:val="22"/>
                  <w:szCs w:val="22"/>
                  <w:rPrChange w:id="2837" w:author="南" w:date="2026-10-22T20:42:00Z">
                    <w:rPr>
                      <w:rFonts w:hint="eastAsia"/>
                    </w:rPr>
                  </w:rPrChange>
                </w:rPr>
                <w:t xml:space="preserve">[8] </w:t>
              </w:r>
              <w:r>
                <w:rPr>
                  <w:rFonts w:ascii="宋体" w:hAnsi="宋体" w:cs="宋体" w:hint="eastAsia"/>
                  <w:sz w:val="22"/>
                  <w:szCs w:val="22"/>
                  <w:rPrChange w:id="2838" w:author="南" w:date="2026-10-22T20:42:00Z">
                    <w:rPr>
                      <w:rFonts w:hint="eastAsia"/>
                    </w:rPr>
                  </w:rPrChange>
                </w:rPr>
                <w:t>社交平台农产品营销场景对消费者购买决策过程的影响研究——基于内容营销</w:t>
              </w:r>
              <w:r>
                <w:rPr>
                  <w:rFonts w:ascii="宋体" w:hAnsi="宋体" w:cs="宋体" w:hint="eastAsia"/>
                  <w:sz w:val="22"/>
                  <w:szCs w:val="22"/>
                  <w:rPrChange w:id="2839" w:author="南" w:date="2026-10-22T20:42:00Z">
                    <w:rPr>
                      <w:rFonts w:hint="eastAsia"/>
                    </w:rPr>
                  </w:rPrChange>
                </w:rPr>
                <w:t>5A</w:t>
              </w:r>
              <w:r>
                <w:rPr>
                  <w:rFonts w:ascii="宋体" w:hAnsi="宋体" w:cs="宋体" w:hint="eastAsia"/>
                  <w:sz w:val="22"/>
                  <w:szCs w:val="22"/>
                  <w:rPrChange w:id="2840" w:author="南" w:date="2026-10-22T20:42:00Z">
                    <w:rPr>
                      <w:rFonts w:hint="eastAsia"/>
                    </w:rPr>
                  </w:rPrChange>
                </w:rPr>
                <w:t>和</w:t>
              </w:r>
              <w:r>
                <w:rPr>
                  <w:rFonts w:ascii="宋体" w:hAnsi="宋体" w:cs="宋体" w:hint="eastAsia"/>
                  <w:sz w:val="22"/>
                  <w:szCs w:val="22"/>
                  <w:rPrChange w:id="2841" w:author="南" w:date="2026-10-22T20:42:00Z">
                    <w:rPr>
                      <w:rFonts w:hint="eastAsia"/>
                    </w:rPr>
                  </w:rPrChange>
                </w:rPr>
                <w:t>ELM</w:t>
              </w:r>
              <w:r>
                <w:rPr>
                  <w:rFonts w:ascii="宋体" w:hAnsi="宋体" w:cs="宋体" w:hint="eastAsia"/>
                  <w:sz w:val="22"/>
                  <w:szCs w:val="22"/>
                  <w:rPrChange w:id="2842" w:author="南" w:date="2026-10-22T20:42:00Z">
                    <w:rPr>
                      <w:rFonts w:hint="eastAsia"/>
                    </w:rPr>
                  </w:rPrChange>
                </w:rPr>
                <w:t>双模型的差异化路径分析</w:t>
              </w:r>
              <w:r>
                <w:rPr>
                  <w:rFonts w:ascii="宋体" w:hAnsi="宋体" w:cs="宋体" w:hint="eastAsia"/>
                  <w:sz w:val="22"/>
                  <w:szCs w:val="22"/>
                  <w:rPrChange w:id="2843" w:author="南" w:date="2026-10-22T20:42:00Z">
                    <w:rPr>
                      <w:rFonts w:hint="eastAsia"/>
                    </w:rPr>
                  </w:rPrChange>
                </w:rPr>
                <w:t xml:space="preserve">[J]. </w:t>
              </w:r>
              <w:r>
                <w:rPr>
                  <w:rFonts w:ascii="宋体" w:hAnsi="宋体" w:cs="宋体" w:hint="eastAsia"/>
                  <w:sz w:val="22"/>
                  <w:szCs w:val="22"/>
                  <w:rPrChange w:id="2844" w:author="南" w:date="2026-10-22T20:42:00Z">
                    <w:rPr>
                      <w:rFonts w:hint="eastAsia"/>
                    </w:rPr>
                  </w:rPrChange>
                </w:rPr>
                <w:t>张春玲，范默苒</w:t>
              </w:r>
              <w:r>
                <w:rPr>
                  <w:rFonts w:ascii="宋体" w:hAnsi="宋体" w:cs="宋体" w:hint="eastAsia"/>
                  <w:sz w:val="22"/>
                  <w:szCs w:val="22"/>
                  <w:rPrChange w:id="2845" w:author="南" w:date="2026-10-22T20:42:00Z">
                    <w:rPr>
                      <w:rFonts w:hint="eastAsia"/>
                    </w:rPr>
                  </w:rPrChange>
                </w:rPr>
                <w:t xml:space="preserve">. </w:t>
              </w:r>
              <w:r>
                <w:rPr>
                  <w:rFonts w:ascii="宋体" w:hAnsi="宋体" w:cs="宋体" w:hint="eastAsia"/>
                  <w:sz w:val="22"/>
                  <w:szCs w:val="22"/>
                  <w:rPrChange w:id="2846" w:author="南" w:date="2026-10-22T20:42:00Z">
                    <w:rPr>
                      <w:rFonts w:hint="eastAsia"/>
                    </w:rPr>
                  </w:rPrChange>
                </w:rPr>
                <w:t>农业技术经济，</w:t>
              </w:r>
              <w:r>
                <w:rPr>
                  <w:rFonts w:ascii="宋体" w:hAnsi="宋体" w:cs="宋体" w:hint="eastAsia"/>
                  <w:sz w:val="22"/>
                  <w:szCs w:val="22"/>
                  <w:rPrChange w:id="2847" w:author="南" w:date="2026-10-22T20:42:00Z">
                    <w:rPr>
                      <w:rFonts w:hint="eastAsia"/>
                    </w:rPr>
                  </w:rPrChange>
                </w:rPr>
                <w:t>2026(5)</w:t>
              </w:r>
              <w:r>
                <w:rPr>
                  <w:rFonts w:ascii="宋体" w:hAnsi="宋体" w:cs="宋体" w:hint="eastAsia"/>
                  <w:sz w:val="22"/>
                  <w:szCs w:val="22"/>
                  <w:rPrChange w:id="2848" w:author="南" w:date="2026-10-22T20:42:00Z">
                    <w:rPr>
                      <w:rFonts w:hint="eastAsia"/>
                    </w:rPr>
                  </w:rPrChange>
                </w:rPr>
                <w:t>：</w:t>
              </w:r>
              <w:r>
                <w:rPr>
                  <w:rFonts w:ascii="宋体" w:hAnsi="宋体" w:cs="宋体" w:hint="eastAsia"/>
                  <w:sz w:val="22"/>
                  <w:szCs w:val="22"/>
                  <w:rPrChange w:id="2849" w:author="南" w:date="2026-10-22T20:42:00Z">
                    <w:rPr>
                      <w:rFonts w:hint="eastAsia"/>
                    </w:rPr>
                  </w:rPrChange>
                </w:rPr>
                <w:t>63-81.</w:t>
              </w:r>
            </w:ins>
          </w:p>
          <w:p w14:paraId="7F828206" w14:textId="77777777" w:rsidR="00C80897" w:rsidRPr="00C80897" w:rsidRDefault="00C831D6" w:rsidP="00C80897">
            <w:pPr>
              <w:tabs>
                <w:tab w:val="left" w:pos="3155"/>
              </w:tabs>
              <w:jc w:val="left"/>
              <w:rPr>
                <w:ins w:id="2850" w:author="南" w:date="2026-10-22T20:05:00Z"/>
                <w:rFonts w:ascii="宋体" w:hAnsi="宋体" w:cs="宋体"/>
                <w:sz w:val="22"/>
                <w:szCs w:val="22"/>
                <w:rPrChange w:id="2851" w:author="南" w:date="2026-10-22T20:42:00Z">
                  <w:rPr>
                    <w:ins w:id="2852" w:author="南" w:date="2026-10-22T20:05:00Z"/>
                  </w:rPr>
                </w:rPrChange>
              </w:rPr>
              <w:pPrChange w:id="2853" w:author="南" w:date="2026-10-22T20:10:00Z">
                <w:pPr>
                  <w:tabs>
                    <w:tab w:val="left" w:pos="3155"/>
                  </w:tabs>
                  <w:spacing w:line="560" w:lineRule="exact"/>
                  <w:jc w:val="left"/>
                </w:pPr>
              </w:pPrChange>
            </w:pPr>
            <w:ins w:id="2854" w:author="南" w:date="2026-10-22T20:05:00Z">
              <w:r>
                <w:rPr>
                  <w:rFonts w:ascii="宋体" w:hAnsi="宋体" w:cs="宋体" w:hint="eastAsia"/>
                  <w:sz w:val="22"/>
                  <w:szCs w:val="22"/>
                  <w:rPrChange w:id="2855" w:author="南" w:date="2026-10-22T20:42:00Z">
                    <w:rPr>
                      <w:rFonts w:hint="eastAsia"/>
                    </w:rPr>
                  </w:rPrChange>
                </w:rPr>
                <w:t xml:space="preserve">[9] </w:t>
              </w:r>
              <w:r>
                <w:rPr>
                  <w:rFonts w:ascii="宋体" w:hAnsi="宋体" w:cs="宋体" w:hint="eastAsia"/>
                  <w:sz w:val="22"/>
                  <w:szCs w:val="22"/>
                  <w:rPrChange w:id="2856" w:author="南" w:date="2026-10-22T20:42:00Z">
                    <w:rPr>
                      <w:rFonts w:hint="eastAsia"/>
                    </w:rPr>
                  </w:rPrChange>
                </w:rPr>
                <w:t>面向知识密集型任务的检索增强生成技术综述</w:t>
              </w:r>
              <w:r>
                <w:rPr>
                  <w:rFonts w:ascii="宋体" w:hAnsi="宋体" w:cs="宋体" w:hint="eastAsia"/>
                  <w:sz w:val="22"/>
                  <w:szCs w:val="22"/>
                  <w:rPrChange w:id="2857" w:author="南" w:date="2026-10-22T20:42:00Z">
                    <w:rPr>
                      <w:rFonts w:hint="eastAsia"/>
                    </w:rPr>
                  </w:rPrChange>
                </w:rPr>
                <w:t xml:space="preserve">[J]. </w:t>
              </w:r>
              <w:r>
                <w:rPr>
                  <w:rFonts w:ascii="宋体" w:hAnsi="宋体" w:cs="宋体" w:hint="eastAsia"/>
                  <w:sz w:val="22"/>
                  <w:szCs w:val="22"/>
                  <w:rPrChange w:id="2858" w:author="南" w:date="2026-10-22T20:42:00Z">
                    <w:rPr>
                      <w:rFonts w:hint="eastAsia"/>
                    </w:rPr>
                  </w:rPrChange>
                </w:rPr>
                <w:t>李子骏，肖辉，李雪峰</w:t>
              </w:r>
              <w:r>
                <w:rPr>
                  <w:rFonts w:ascii="宋体" w:hAnsi="宋体" w:cs="宋体" w:hint="eastAsia"/>
                  <w:sz w:val="22"/>
                  <w:szCs w:val="22"/>
                  <w:rPrChange w:id="2859" w:author="南" w:date="2026-10-22T20:42:00Z">
                    <w:rPr>
                      <w:rFonts w:hint="eastAsia"/>
                    </w:rPr>
                  </w:rPrChange>
                </w:rPr>
                <w:t xml:space="preserve">. </w:t>
              </w:r>
              <w:r>
                <w:rPr>
                  <w:rFonts w:ascii="宋体" w:hAnsi="宋体" w:cs="宋体" w:hint="eastAsia"/>
                  <w:sz w:val="22"/>
                  <w:szCs w:val="22"/>
                  <w:rPrChange w:id="2860" w:author="南" w:date="2026-10-22T20:42:00Z">
                    <w:rPr>
                      <w:rFonts w:hint="eastAsia"/>
                    </w:rPr>
                  </w:rPrChange>
                </w:rPr>
                <w:t>微电子</w:t>
              </w:r>
              <w:r>
                <w:rPr>
                  <w:rFonts w:ascii="宋体" w:hAnsi="宋体" w:cs="宋体" w:hint="eastAsia"/>
                  <w:sz w:val="22"/>
                  <w:szCs w:val="22"/>
                  <w:rPrChange w:id="2861" w:author="南" w:date="2026-10-22T20:42:00Z">
                    <w:rPr>
                      <w:rFonts w:hint="eastAsia"/>
                    </w:rPr>
                  </w:rPrChange>
                </w:rPr>
                <w:lastRenderedPageBreak/>
                <w:t>学与计算机，</w:t>
              </w:r>
              <w:r>
                <w:rPr>
                  <w:rFonts w:ascii="宋体" w:hAnsi="宋体" w:cs="宋体" w:hint="eastAsia"/>
                  <w:sz w:val="22"/>
                  <w:szCs w:val="22"/>
                  <w:rPrChange w:id="2862" w:author="南" w:date="2026-10-22T20:42:00Z">
                    <w:rPr>
                      <w:rFonts w:hint="eastAsia"/>
                    </w:rPr>
                  </w:rPrChange>
                </w:rPr>
                <w:t>2025</w:t>
              </w:r>
              <w:r>
                <w:rPr>
                  <w:rFonts w:ascii="宋体" w:hAnsi="宋体" w:cs="宋体" w:hint="eastAsia"/>
                  <w:sz w:val="22"/>
                  <w:szCs w:val="22"/>
                  <w:rPrChange w:id="2863" w:author="南" w:date="2026-10-22T20:42:00Z">
                    <w:rPr>
                      <w:rFonts w:hint="eastAsia"/>
                    </w:rPr>
                  </w:rPrChange>
                </w:rPr>
                <w:t>，</w:t>
              </w:r>
              <w:r>
                <w:rPr>
                  <w:rFonts w:ascii="宋体" w:hAnsi="宋体" w:cs="宋体" w:hint="eastAsia"/>
                  <w:sz w:val="22"/>
                  <w:szCs w:val="22"/>
                  <w:rPrChange w:id="2864" w:author="南" w:date="2026-10-22T20:42:00Z">
                    <w:rPr>
                      <w:rFonts w:hint="eastAsia"/>
                    </w:rPr>
                  </w:rPrChange>
                </w:rPr>
                <w:t>42(10)</w:t>
              </w:r>
              <w:r>
                <w:rPr>
                  <w:rFonts w:ascii="宋体" w:hAnsi="宋体" w:cs="宋体" w:hint="eastAsia"/>
                  <w:sz w:val="22"/>
                  <w:szCs w:val="22"/>
                  <w:rPrChange w:id="2865" w:author="南" w:date="2026-10-22T20:42:00Z">
                    <w:rPr>
                      <w:rFonts w:hint="eastAsia"/>
                    </w:rPr>
                  </w:rPrChange>
                </w:rPr>
                <w:t>：</w:t>
              </w:r>
              <w:r>
                <w:rPr>
                  <w:rFonts w:ascii="宋体" w:hAnsi="宋体" w:cs="宋体" w:hint="eastAsia"/>
                  <w:sz w:val="22"/>
                  <w:szCs w:val="22"/>
                  <w:rPrChange w:id="2866" w:author="南" w:date="2026-10-22T20:42:00Z">
                    <w:rPr>
                      <w:rFonts w:hint="eastAsia"/>
                    </w:rPr>
                  </w:rPrChange>
                </w:rPr>
                <w:t>48-65.</w:t>
              </w:r>
            </w:ins>
          </w:p>
          <w:p w14:paraId="4CC31EA8" w14:textId="77777777" w:rsidR="00C80897" w:rsidRPr="00C80897" w:rsidRDefault="00C831D6" w:rsidP="00C80897">
            <w:pPr>
              <w:tabs>
                <w:tab w:val="left" w:pos="3155"/>
              </w:tabs>
              <w:jc w:val="left"/>
              <w:rPr>
                <w:ins w:id="2867" w:author="南" w:date="2026-10-22T20:05:00Z"/>
                <w:rFonts w:ascii="宋体" w:hAnsi="宋体" w:cs="宋体"/>
                <w:sz w:val="22"/>
                <w:szCs w:val="22"/>
                <w:rPrChange w:id="2868" w:author="南" w:date="2026-10-22T20:42:00Z">
                  <w:rPr>
                    <w:ins w:id="2869" w:author="南" w:date="2026-10-22T20:05:00Z"/>
                  </w:rPr>
                </w:rPrChange>
              </w:rPr>
              <w:pPrChange w:id="2870" w:author="南" w:date="2026-10-22T20:10:00Z">
                <w:pPr>
                  <w:tabs>
                    <w:tab w:val="left" w:pos="3155"/>
                  </w:tabs>
                  <w:spacing w:line="560" w:lineRule="exact"/>
                  <w:jc w:val="left"/>
                </w:pPr>
              </w:pPrChange>
            </w:pPr>
            <w:ins w:id="2871" w:author="南" w:date="2026-10-22T20:05:00Z">
              <w:r>
                <w:rPr>
                  <w:rFonts w:ascii="宋体" w:hAnsi="宋体" w:cs="宋体" w:hint="eastAsia"/>
                  <w:sz w:val="22"/>
                  <w:szCs w:val="22"/>
                  <w:rPrChange w:id="2872" w:author="南" w:date="2026-10-22T20:42:00Z">
                    <w:rPr>
                      <w:rFonts w:hint="eastAsia"/>
                    </w:rPr>
                  </w:rPrChange>
                </w:rPr>
                <w:t xml:space="preserve">[10] </w:t>
              </w:r>
              <w:r>
                <w:rPr>
                  <w:rFonts w:ascii="宋体" w:hAnsi="宋体" w:cs="宋体" w:hint="eastAsia"/>
                  <w:sz w:val="22"/>
                  <w:szCs w:val="22"/>
                  <w:rPrChange w:id="2873" w:author="南" w:date="2026-10-22T20:42:00Z">
                    <w:rPr>
                      <w:rFonts w:hint="eastAsia"/>
                    </w:rPr>
                  </w:rPrChange>
                </w:rPr>
                <w:t>从</w:t>
              </w:r>
              <w:r>
                <w:rPr>
                  <w:rFonts w:ascii="宋体" w:hAnsi="宋体" w:cs="宋体" w:hint="eastAsia"/>
                  <w:sz w:val="22"/>
                  <w:szCs w:val="22"/>
                  <w:rPrChange w:id="2874" w:author="南" w:date="2026-10-22T20:42:00Z">
                    <w:rPr>
                      <w:rFonts w:hint="eastAsia"/>
                    </w:rPr>
                  </w:rPrChange>
                </w:rPr>
                <w:t>RAG</w:t>
              </w:r>
              <w:r>
                <w:rPr>
                  <w:rFonts w:ascii="宋体" w:hAnsi="宋体" w:cs="宋体" w:hint="eastAsia"/>
                  <w:sz w:val="22"/>
                  <w:szCs w:val="22"/>
                  <w:rPrChange w:id="2875" w:author="南" w:date="2026-10-22T20:42:00Z">
                    <w:rPr>
                      <w:rFonts w:hint="eastAsia"/>
                    </w:rPr>
                  </w:rPrChange>
                </w:rPr>
                <w:t>到</w:t>
              </w:r>
              <w:r>
                <w:rPr>
                  <w:rFonts w:ascii="宋体" w:hAnsi="宋体" w:cs="宋体" w:hint="eastAsia"/>
                  <w:sz w:val="22"/>
                  <w:szCs w:val="22"/>
                  <w:rPrChange w:id="2876" w:author="南" w:date="2026-10-22T20:42:00Z">
                    <w:rPr>
                      <w:rFonts w:hint="eastAsia"/>
                    </w:rPr>
                  </w:rPrChange>
                </w:rPr>
                <w:t>SAGE</w:t>
              </w:r>
              <w:r>
                <w:rPr>
                  <w:rFonts w:ascii="宋体" w:hAnsi="宋体" w:cs="宋体" w:hint="eastAsia"/>
                  <w:sz w:val="22"/>
                  <w:szCs w:val="22"/>
                  <w:rPrChange w:id="2877" w:author="南" w:date="2026-10-22T20:42:00Z">
                    <w:rPr>
                      <w:rFonts w:hint="eastAsia"/>
                    </w:rPr>
                  </w:rPrChange>
                </w:rPr>
                <w:t>：现状与展望</w:t>
              </w:r>
              <w:r>
                <w:rPr>
                  <w:rFonts w:ascii="宋体" w:hAnsi="宋体" w:cs="宋体" w:hint="eastAsia"/>
                  <w:sz w:val="22"/>
                  <w:szCs w:val="22"/>
                  <w:rPrChange w:id="2878" w:author="南" w:date="2026-10-22T20:42:00Z">
                    <w:rPr>
                      <w:rFonts w:hint="eastAsia"/>
                    </w:rPr>
                  </w:rPrChange>
                </w:rPr>
                <w:t xml:space="preserve">[J]. </w:t>
              </w:r>
              <w:r>
                <w:rPr>
                  <w:rFonts w:ascii="宋体" w:hAnsi="宋体" w:cs="宋体" w:hint="eastAsia"/>
                  <w:sz w:val="22"/>
                  <w:szCs w:val="22"/>
                  <w:rPrChange w:id="2879" w:author="南" w:date="2026-10-22T20:42:00Z">
                    <w:rPr>
                      <w:rFonts w:hint="eastAsia"/>
                    </w:rPr>
                  </w:rPrChange>
                </w:rPr>
                <w:t>田永林，王雨桐，王兴霞，等</w:t>
              </w:r>
              <w:r>
                <w:rPr>
                  <w:rFonts w:ascii="宋体" w:hAnsi="宋体" w:cs="宋体" w:hint="eastAsia"/>
                  <w:sz w:val="22"/>
                  <w:szCs w:val="22"/>
                  <w:rPrChange w:id="2880" w:author="南" w:date="2026-10-22T20:42:00Z">
                    <w:rPr>
                      <w:rFonts w:hint="eastAsia"/>
                    </w:rPr>
                  </w:rPrChange>
                </w:rPr>
                <w:t xml:space="preserve">. </w:t>
              </w:r>
              <w:r>
                <w:rPr>
                  <w:rFonts w:ascii="宋体" w:hAnsi="宋体" w:cs="宋体" w:hint="eastAsia"/>
                  <w:sz w:val="22"/>
                  <w:szCs w:val="22"/>
                  <w:rPrChange w:id="2881" w:author="南" w:date="2026-10-22T20:42:00Z">
                    <w:rPr>
                      <w:rFonts w:hint="eastAsia"/>
                    </w:rPr>
                  </w:rPrChange>
                </w:rPr>
                <w:t>自动化学报，</w:t>
              </w:r>
              <w:r>
                <w:rPr>
                  <w:rFonts w:ascii="宋体" w:hAnsi="宋体" w:cs="宋体" w:hint="eastAsia"/>
                  <w:sz w:val="22"/>
                  <w:szCs w:val="22"/>
                  <w:rPrChange w:id="2882" w:author="南" w:date="2026-10-22T20:42:00Z">
                    <w:rPr>
                      <w:rFonts w:hint="eastAsia"/>
                    </w:rPr>
                  </w:rPrChange>
                </w:rPr>
                <w:t>2025</w:t>
              </w:r>
              <w:r>
                <w:rPr>
                  <w:rFonts w:ascii="宋体" w:hAnsi="宋体" w:cs="宋体" w:hint="eastAsia"/>
                  <w:sz w:val="22"/>
                  <w:szCs w:val="22"/>
                  <w:rPrChange w:id="2883" w:author="南" w:date="2026-10-22T20:42:00Z">
                    <w:rPr>
                      <w:rFonts w:hint="eastAsia"/>
                    </w:rPr>
                  </w:rPrChange>
                </w:rPr>
                <w:t>，</w:t>
              </w:r>
              <w:r>
                <w:rPr>
                  <w:rFonts w:ascii="宋体" w:hAnsi="宋体" w:cs="宋体" w:hint="eastAsia"/>
                  <w:sz w:val="22"/>
                  <w:szCs w:val="22"/>
                  <w:rPrChange w:id="2884" w:author="南" w:date="2026-10-22T20:42:00Z">
                    <w:rPr>
                      <w:rFonts w:hint="eastAsia"/>
                    </w:rPr>
                  </w:rPrChange>
                </w:rPr>
                <w:t>51(6)</w:t>
              </w:r>
              <w:r>
                <w:rPr>
                  <w:rFonts w:ascii="宋体" w:hAnsi="宋体" w:cs="宋体" w:hint="eastAsia"/>
                  <w:sz w:val="22"/>
                  <w:szCs w:val="22"/>
                  <w:rPrChange w:id="2885" w:author="南" w:date="2026-10-22T20:42:00Z">
                    <w:rPr>
                      <w:rFonts w:hint="eastAsia"/>
                    </w:rPr>
                  </w:rPrChange>
                </w:rPr>
                <w:t>：</w:t>
              </w:r>
              <w:r>
                <w:rPr>
                  <w:rFonts w:ascii="宋体" w:hAnsi="宋体" w:cs="宋体" w:hint="eastAsia"/>
                  <w:sz w:val="22"/>
                  <w:szCs w:val="22"/>
                  <w:rPrChange w:id="2886" w:author="南" w:date="2026-10-22T20:42:00Z">
                    <w:rPr>
                      <w:rFonts w:hint="eastAsia"/>
                    </w:rPr>
                  </w:rPrChange>
                </w:rPr>
                <w:t>1145-1169.</w:t>
              </w:r>
            </w:ins>
          </w:p>
          <w:p w14:paraId="747C043F" w14:textId="77777777" w:rsidR="00C80897" w:rsidRPr="00C80897" w:rsidRDefault="00C831D6" w:rsidP="00C80897">
            <w:pPr>
              <w:tabs>
                <w:tab w:val="left" w:pos="3155"/>
              </w:tabs>
              <w:jc w:val="left"/>
              <w:rPr>
                <w:ins w:id="2887" w:author="南" w:date="2026-10-22T20:05:00Z"/>
                <w:rFonts w:ascii="宋体" w:hAnsi="宋体" w:cs="宋体"/>
                <w:sz w:val="22"/>
                <w:szCs w:val="22"/>
                <w:rPrChange w:id="2888" w:author="南" w:date="2026-10-22T20:42:00Z">
                  <w:rPr>
                    <w:ins w:id="2889" w:author="南" w:date="2026-10-22T20:05:00Z"/>
                  </w:rPr>
                </w:rPrChange>
              </w:rPr>
              <w:pPrChange w:id="2890" w:author="南" w:date="2026-10-22T20:10:00Z">
                <w:pPr>
                  <w:tabs>
                    <w:tab w:val="left" w:pos="3155"/>
                  </w:tabs>
                  <w:spacing w:line="560" w:lineRule="exact"/>
                  <w:jc w:val="left"/>
                </w:pPr>
              </w:pPrChange>
            </w:pPr>
            <w:ins w:id="2891" w:author="南" w:date="2026-10-22T20:05:00Z">
              <w:r>
                <w:rPr>
                  <w:rFonts w:ascii="宋体" w:hAnsi="宋体" w:cs="宋体" w:hint="eastAsia"/>
                  <w:sz w:val="22"/>
                  <w:szCs w:val="22"/>
                  <w:rPrChange w:id="2892" w:author="南" w:date="2026-10-22T20:42:00Z">
                    <w:rPr>
                      <w:rFonts w:hint="eastAsia"/>
                    </w:rPr>
                  </w:rPrChange>
                </w:rPr>
                <w:t xml:space="preserve">[11] </w:t>
              </w:r>
              <w:r>
                <w:rPr>
                  <w:rFonts w:ascii="宋体" w:hAnsi="宋体" w:cs="宋体" w:hint="eastAsia"/>
                  <w:sz w:val="22"/>
                  <w:szCs w:val="22"/>
                  <w:rPrChange w:id="2893" w:author="南" w:date="2026-10-22T20:42:00Z">
                    <w:rPr>
                      <w:rFonts w:hint="eastAsia"/>
                    </w:rPr>
                  </w:rPrChange>
                </w:rPr>
                <w:t>多智能体大模型在农业中的应用研究与展望</w:t>
              </w:r>
              <w:r>
                <w:rPr>
                  <w:rFonts w:ascii="宋体" w:hAnsi="宋体" w:cs="宋体" w:hint="eastAsia"/>
                  <w:sz w:val="22"/>
                  <w:szCs w:val="22"/>
                  <w:rPrChange w:id="2894" w:author="南" w:date="2026-10-22T20:42:00Z">
                    <w:rPr>
                      <w:rFonts w:hint="eastAsia"/>
                    </w:rPr>
                  </w:rPrChange>
                </w:rPr>
                <w:t xml:space="preserve">[J]. </w:t>
              </w:r>
              <w:r>
                <w:rPr>
                  <w:rFonts w:ascii="宋体" w:hAnsi="宋体" w:cs="宋体" w:hint="eastAsia"/>
                  <w:sz w:val="22"/>
                  <w:szCs w:val="22"/>
                  <w:rPrChange w:id="2895" w:author="南" w:date="2026-10-22T20:42:00Z">
                    <w:rPr>
                      <w:rFonts w:hint="eastAsia"/>
                    </w:rPr>
                  </w:rPrChange>
                </w:rPr>
                <w:t>赵莹萍，梁锦名，陈贝章，等</w:t>
              </w:r>
              <w:r>
                <w:rPr>
                  <w:rFonts w:ascii="宋体" w:hAnsi="宋体" w:cs="宋体" w:hint="eastAsia"/>
                  <w:sz w:val="22"/>
                  <w:szCs w:val="22"/>
                  <w:rPrChange w:id="2896" w:author="南" w:date="2026-10-22T20:42:00Z">
                    <w:rPr>
                      <w:rFonts w:hint="eastAsia"/>
                    </w:rPr>
                  </w:rPrChange>
                </w:rPr>
                <w:t xml:space="preserve">. </w:t>
              </w:r>
              <w:r>
                <w:rPr>
                  <w:rFonts w:ascii="宋体" w:hAnsi="宋体" w:cs="宋体" w:hint="eastAsia"/>
                  <w:sz w:val="22"/>
                  <w:szCs w:val="22"/>
                  <w:rPrChange w:id="2897" w:author="南" w:date="2026-10-22T20:42:00Z">
                    <w:rPr>
                      <w:rFonts w:hint="eastAsia"/>
                    </w:rPr>
                  </w:rPrChange>
                </w:rPr>
                <w:t>智慧农业</w:t>
              </w:r>
              <w:r>
                <w:rPr>
                  <w:rFonts w:ascii="宋体" w:hAnsi="宋体" w:cs="宋体" w:hint="eastAsia"/>
                  <w:sz w:val="22"/>
                  <w:szCs w:val="22"/>
                  <w:rPrChange w:id="2898" w:author="南" w:date="2026-10-22T20:42:00Z">
                    <w:rPr>
                      <w:rFonts w:hint="eastAsia"/>
                    </w:rPr>
                  </w:rPrChange>
                </w:rPr>
                <w:t>(</w:t>
              </w:r>
              <w:r>
                <w:rPr>
                  <w:rFonts w:ascii="宋体" w:hAnsi="宋体" w:cs="宋体" w:hint="eastAsia"/>
                  <w:sz w:val="22"/>
                  <w:szCs w:val="22"/>
                  <w:rPrChange w:id="2899" w:author="南" w:date="2026-10-22T20:42:00Z">
                    <w:rPr>
                      <w:rFonts w:hint="eastAsia"/>
                    </w:rPr>
                  </w:rPrChange>
                </w:rPr>
                <w:t>中英文</w:t>
              </w:r>
              <w:r>
                <w:rPr>
                  <w:rFonts w:ascii="宋体" w:hAnsi="宋体" w:cs="宋体" w:hint="eastAsia"/>
                  <w:sz w:val="22"/>
                  <w:szCs w:val="22"/>
                  <w:rPrChange w:id="2900" w:author="南" w:date="2026-10-22T20:42:00Z">
                    <w:rPr>
                      <w:rFonts w:hint="eastAsia"/>
                    </w:rPr>
                  </w:rPrChange>
                </w:rPr>
                <w:t>)</w:t>
              </w:r>
              <w:r>
                <w:rPr>
                  <w:rFonts w:ascii="宋体" w:hAnsi="宋体" w:cs="宋体" w:hint="eastAsia"/>
                  <w:sz w:val="22"/>
                  <w:szCs w:val="22"/>
                  <w:rPrChange w:id="2901" w:author="南" w:date="2026-10-22T20:42:00Z">
                    <w:rPr>
                      <w:rFonts w:hint="eastAsia"/>
                    </w:rPr>
                  </w:rPrChange>
                </w:rPr>
                <w:t>，</w:t>
              </w:r>
              <w:r>
                <w:rPr>
                  <w:rFonts w:ascii="宋体" w:hAnsi="宋体" w:cs="宋体" w:hint="eastAsia"/>
                  <w:sz w:val="22"/>
                  <w:szCs w:val="22"/>
                  <w:rPrChange w:id="2902" w:author="南" w:date="2026-10-22T20:42:00Z">
                    <w:rPr>
                      <w:rFonts w:hint="eastAsia"/>
                    </w:rPr>
                  </w:rPrChange>
                </w:rPr>
                <w:t>2025</w:t>
              </w:r>
              <w:r>
                <w:rPr>
                  <w:rFonts w:ascii="宋体" w:hAnsi="宋体" w:cs="宋体" w:hint="eastAsia"/>
                  <w:sz w:val="22"/>
                  <w:szCs w:val="22"/>
                  <w:rPrChange w:id="2903" w:author="南" w:date="2026-10-22T20:42:00Z">
                    <w:rPr>
                      <w:rFonts w:hint="eastAsia"/>
                    </w:rPr>
                  </w:rPrChange>
                </w:rPr>
                <w:t>，</w:t>
              </w:r>
              <w:r>
                <w:rPr>
                  <w:rFonts w:ascii="宋体" w:hAnsi="宋体" w:cs="宋体" w:hint="eastAsia"/>
                  <w:sz w:val="22"/>
                  <w:szCs w:val="22"/>
                  <w:rPrChange w:id="2904" w:author="南" w:date="2026-10-22T20:42:00Z">
                    <w:rPr>
                      <w:rFonts w:hint="eastAsia"/>
                    </w:rPr>
                  </w:rPrChange>
                </w:rPr>
                <w:t>7(5)</w:t>
              </w:r>
              <w:r>
                <w:rPr>
                  <w:rFonts w:ascii="宋体" w:hAnsi="宋体" w:cs="宋体" w:hint="eastAsia"/>
                  <w:sz w:val="22"/>
                  <w:szCs w:val="22"/>
                  <w:rPrChange w:id="2905" w:author="南" w:date="2026-10-22T20:42:00Z">
                    <w:rPr>
                      <w:rFonts w:hint="eastAsia"/>
                    </w:rPr>
                  </w:rPrChange>
                </w:rPr>
                <w:t>：</w:t>
              </w:r>
              <w:r>
                <w:rPr>
                  <w:rFonts w:ascii="宋体" w:hAnsi="宋体" w:cs="宋体" w:hint="eastAsia"/>
                  <w:sz w:val="22"/>
                  <w:szCs w:val="22"/>
                  <w:rPrChange w:id="2906" w:author="南" w:date="2026-10-22T20:42:00Z">
                    <w:rPr>
                      <w:rFonts w:hint="eastAsia"/>
                    </w:rPr>
                  </w:rPrChange>
                </w:rPr>
                <w:t>37-51.</w:t>
              </w:r>
            </w:ins>
          </w:p>
          <w:p w14:paraId="54BBD055" w14:textId="77777777" w:rsidR="00C80897" w:rsidRPr="00C80897" w:rsidRDefault="00C831D6" w:rsidP="00C80897">
            <w:pPr>
              <w:tabs>
                <w:tab w:val="left" w:pos="3155"/>
              </w:tabs>
              <w:jc w:val="left"/>
              <w:rPr>
                <w:ins w:id="2907" w:author="南" w:date="2026-10-22T20:05:00Z"/>
                <w:rFonts w:ascii="宋体" w:hAnsi="宋体" w:cs="宋体"/>
                <w:sz w:val="22"/>
                <w:szCs w:val="22"/>
                <w:rPrChange w:id="2908" w:author="南" w:date="2026-10-22T20:42:00Z">
                  <w:rPr>
                    <w:ins w:id="2909" w:author="南" w:date="2026-10-22T20:05:00Z"/>
                  </w:rPr>
                </w:rPrChange>
              </w:rPr>
              <w:pPrChange w:id="2910" w:author="南" w:date="2026-10-22T20:10:00Z">
                <w:pPr>
                  <w:tabs>
                    <w:tab w:val="left" w:pos="3155"/>
                  </w:tabs>
                  <w:spacing w:line="560" w:lineRule="exact"/>
                  <w:jc w:val="left"/>
                </w:pPr>
              </w:pPrChange>
            </w:pPr>
            <w:ins w:id="2911" w:author="南" w:date="2026-10-22T20:05:00Z">
              <w:r>
                <w:rPr>
                  <w:rFonts w:ascii="宋体" w:hAnsi="宋体" w:cs="宋体" w:hint="eastAsia"/>
                  <w:sz w:val="22"/>
                  <w:szCs w:val="22"/>
                  <w:rPrChange w:id="2912" w:author="南" w:date="2026-10-22T20:42:00Z">
                    <w:rPr>
                      <w:rFonts w:hint="eastAsia"/>
                    </w:rPr>
                  </w:rPrChange>
                </w:rPr>
                <w:t xml:space="preserve">[12] </w:t>
              </w:r>
              <w:r>
                <w:rPr>
                  <w:rFonts w:ascii="宋体" w:hAnsi="宋体" w:cs="宋体" w:hint="eastAsia"/>
                  <w:sz w:val="22"/>
                  <w:szCs w:val="22"/>
                  <w:rPrChange w:id="2913" w:author="南" w:date="2026-10-22T20:42:00Z">
                    <w:rPr>
                      <w:rFonts w:hint="eastAsia"/>
                    </w:rPr>
                  </w:rPrChange>
                </w:rPr>
                <w:t>大语言模型的工具使用综述</w:t>
              </w:r>
              <w:r>
                <w:rPr>
                  <w:rFonts w:ascii="宋体" w:hAnsi="宋体" w:cs="宋体" w:hint="eastAsia"/>
                  <w:sz w:val="22"/>
                  <w:szCs w:val="22"/>
                  <w:rPrChange w:id="2914" w:author="南" w:date="2026-10-22T20:42:00Z">
                    <w:rPr>
                      <w:rFonts w:hint="eastAsia"/>
                    </w:rPr>
                  </w:rPrChange>
                </w:rPr>
                <w:t xml:space="preserve">[J]. </w:t>
              </w:r>
              <w:r>
                <w:rPr>
                  <w:rFonts w:ascii="宋体" w:hAnsi="宋体" w:cs="宋体" w:hint="eastAsia"/>
                  <w:sz w:val="22"/>
                  <w:szCs w:val="22"/>
                  <w:rPrChange w:id="2915" w:author="南" w:date="2026-10-22T20:42:00Z">
                    <w:rPr>
                      <w:rFonts w:hint="eastAsia"/>
                    </w:rPr>
                  </w:rPrChange>
                </w:rPr>
                <w:t>郑逸宁，余镇，李不凡，等</w:t>
              </w:r>
              <w:r>
                <w:rPr>
                  <w:rFonts w:ascii="宋体" w:hAnsi="宋体" w:cs="宋体" w:hint="eastAsia"/>
                  <w:sz w:val="22"/>
                  <w:szCs w:val="22"/>
                  <w:rPrChange w:id="2916" w:author="南" w:date="2026-10-22T20:42:00Z">
                    <w:rPr>
                      <w:rFonts w:hint="eastAsia"/>
                    </w:rPr>
                  </w:rPrChange>
                </w:rPr>
                <w:t xml:space="preserve">. </w:t>
              </w:r>
              <w:r>
                <w:rPr>
                  <w:rFonts w:ascii="宋体" w:hAnsi="宋体" w:cs="宋体" w:hint="eastAsia"/>
                  <w:sz w:val="22"/>
                  <w:szCs w:val="22"/>
                  <w:rPrChange w:id="2917" w:author="南" w:date="2026-10-22T20:42:00Z">
                    <w:rPr>
                      <w:rFonts w:hint="eastAsia"/>
                    </w:rPr>
                  </w:rPrChange>
                </w:rPr>
                <w:t>自动化学报，</w:t>
              </w:r>
              <w:r>
                <w:rPr>
                  <w:rFonts w:ascii="宋体" w:hAnsi="宋体" w:cs="宋体" w:hint="eastAsia"/>
                  <w:sz w:val="22"/>
                  <w:szCs w:val="22"/>
                  <w:rPrChange w:id="2918" w:author="南" w:date="2026-10-22T20:42:00Z">
                    <w:rPr>
                      <w:rFonts w:hint="eastAsia"/>
                    </w:rPr>
                  </w:rPrChange>
                </w:rPr>
                <w:t>2025</w:t>
              </w:r>
              <w:r>
                <w:rPr>
                  <w:rFonts w:ascii="宋体" w:hAnsi="宋体" w:cs="宋体" w:hint="eastAsia"/>
                  <w:sz w:val="22"/>
                  <w:szCs w:val="22"/>
                  <w:rPrChange w:id="2919" w:author="南" w:date="2026-10-22T20:42:00Z">
                    <w:rPr>
                      <w:rFonts w:hint="eastAsia"/>
                    </w:rPr>
                  </w:rPrChange>
                </w:rPr>
                <w:t>，</w:t>
              </w:r>
              <w:r>
                <w:rPr>
                  <w:rFonts w:ascii="宋体" w:hAnsi="宋体" w:cs="宋体" w:hint="eastAsia"/>
                  <w:sz w:val="22"/>
                  <w:szCs w:val="22"/>
                  <w:rPrChange w:id="2920" w:author="南" w:date="2026-10-22T20:42:00Z">
                    <w:rPr>
                      <w:rFonts w:hint="eastAsia"/>
                    </w:rPr>
                  </w:rPrChange>
                </w:rPr>
                <w:t>51(11)</w:t>
              </w:r>
              <w:r>
                <w:rPr>
                  <w:rFonts w:ascii="宋体" w:hAnsi="宋体" w:cs="宋体" w:hint="eastAsia"/>
                  <w:sz w:val="22"/>
                  <w:szCs w:val="22"/>
                  <w:rPrChange w:id="2921" w:author="南" w:date="2026-10-22T20:42:00Z">
                    <w:rPr>
                      <w:rFonts w:hint="eastAsia"/>
                    </w:rPr>
                  </w:rPrChange>
                </w:rPr>
                <w:t>：</w:t>
              </w:r>
              <w:r>
                <w:rPr>
                  <w:rFonts w:ascii="宋体" w:hAnsi="宋体" w:cs="宋体" w:hint="eastAsia"/>
                  <w:sz w:val="22"/>
                  <w:szCs w:val="22"/>
                  <w:rPrChange w:id="2922" w:author="南" w:date="2026-10-22T20:42:00Z">
                    <w:rPr>
                      <w:rFonts w:hint="eastAsia"/>
                    </w:rPr>
                  </w:rPrChange>
                </w:rPr>
                <w:t>2371-2386.</w:t>
              </w:r>
            </w:ins>
          </w:p>
          <w:p w14:paraId="44343900" w14:textId="77777777" w:rsidR="00C80897" w:rsidRPr="00C80897" w:rsidRDefault="00C831D6" w:rsidP="00C80897">
            <w:pPr>
              <w:tabs>
                <w:tab w:val="left" w:pos="3155"/>
              </w:tabs>
              <w:jc w:val="left"/>
              <w:rPr>
                <w:ins w:id="2923" w:author="南" w:date="2026-10-22T20:05:00Z"/>
                <w:rFonts w:ascii="宋体" w:hAnsi="宋体" w:cs="宋体"/>
                <w:sz w:val="22"/>
                <w:szCs w:val="22"/>
                <w:rPrChange w:id="2924" w:author="南" w:date="2026-10-22T20:42:00Z">
                  <w:rPr>
                    <w:ins w:id="2925" w:author="南" w:date="2026-10-22T20:05:00Z"/>
                  </w:rPr>
                </w:rPrChange>
              </w:rPr>
              <w:pPrChange w:id="2926" w:author="南" w:date="2026-10-22T20:10:00Z">
                <w:pPr>
                  <w:tabs>
                    <w:tab w:val="left" w:pos="3155"/>
                  </w:tabs>
                  <w:spacing w:line="560" w:lineRule="exact"/>
                  <w:jc w:val="left"/>
                </w:pPr>
              </w:pPrChange>
            </w:pPr>
            <w:ins w:id="2927" w:author="南" w:date="2026-10-22T20:05:00Z">
              <w:r>
                <w:rPr>
                  <w:rFonts w:ascii="宋体" w:hAnsi="宋体" w:cs="宋体" w:hint="eastAsia"/>
                  <w:sz w:val="22"/>
                  <w:szCs w:val="22"/>
                  <w:rPrChange w:id="2928" w:author="南" w:date="2026-10-22T20:42:00Z">
                    <w:rPr>
                      <w:rFonts w:hint="eastAsia"/>
                    </w:rPr>
                  </w:rPrChange>
                </w:rPr>
                <w:t xml:space="preserve">[13] </w:t>
              </w:r>
              <w:r>
                <w:rPr>
                  <w:rFonts w:ascii="宋体" w:hAnsi="宋体" w:cs="宋体" w:hint="eastAsia"/>
                  <w:sz w:val="22"/>
                  <w:szCs w:val="22"/>
                  <w:rPrChange w:id="2929" w:author="南" w:date="2026-10-22T20:42:00Z">
                    <w:rPr>
                      <w:rFonts w:hint="eastAsia"/>
                    </w:rPr>
                  </w:rPrChange>
                </w:rPr>
                <w:t>结构化思维提示增强大语言模型推理能力综述</w:t>
              </w:r>
              <w:r>
                <w:rPr>
                  <w:rFonts w:ascii="宋体" w:hAnsi="宋体" w:cs="宋体" w:hint="eastAsia"/>
                  <w:sz w:val="22"/>
                  <w:szCs w:val="22"/>
                  <w:rPrChange w:id="2930" w:author="南" w:date="2026-10-22T20:42:00Z">
                    <w:rPr>
                      <w:rFonts w:hint="eastAsia"/>
                    </w:rPr>
                  </w:rPrChange>
                </w:rPr>
                <w:t xml:space="preserve">[J]. </w:t>
              </w:r>
              <w:r>
                <w:rPr>
                  <w:rFonts w:ascii="宋体" w:hAnsi="宋体" w:cs="宋体" w:hint="eastAsia"/>
                  <w:sz w:val="22"/>
                  <w:szCs w:val="22"/>
                  <w:rPrChange w:id="2931" w:author="南" w:date="2026-10-22T20:42:00Z">
                    <w:rPr>
                      <w:rFonts w:hint="eastAsia"/>
                    </w:rPr>
                  </w:rPrChange>
                </w:rPr>
                <w:t>陶江垚，奚雪峰，盛胜利，等</w:t>
              </w:r>
              <w:r>
                <w:rPr>
                  <w:rFonts w:ascii="宋体" w:hAnsi="宋体" w:cs="宋体" w:hint="eastAsia"/>
                  <w:sz w:val="22"/>
                  <w:szCs w:val="22"/>
                  <w:rPrChange w:id="2932" w:author="南" w:date="2026-10-22T20:42:00Z">
                    <w:rPr>
                      <w:rFonts w:hint="eastAsia"/>
                    </w:rPr>
                  </w:rPrChange>
                </w:rPr>
                <w:t xml:space="preserve">. </w:t>
              </w:r>
              <w:r>
                <w:rPr>
                  <w:rFonts w:ascii="宋体" w:hAnsi="宋体" w:cs="宋体" w:hint="eastAsia"/>
                  <w:sz w:val="22"/>
                  <w:szCs w:val="22"/>
                  <w:rPrChange w:id="2933" w:author="南" w:date="2026-10-22T20:42:00Z">
                    <w:rPr>
                      <w:rFonts w:hint="eastAsia"/>
                    </w:rPr>
                  </w:rPrChange>
                </w:rPr>
                <w:t>计算机工程与应用，</w:t>
              </w:r>
              <w:r>
                <w:rPr>
                  <w:rFonts w:ascii="宋体" w:hAnsi="宋体" w:cs="宋体" w:hint="eastAsia"/>
                  <w:sz w:val="22"/>
                  <w:szCs w:val="22"/>
                  <w:rPrChange w:id="2934" w:author="南" w:date="2026-10-22T20:42:00Z">
                    <w:rPr>
                      <w:rFonts w:hint="eastAsia"/>
                    </w:rPr>
                  </w:rPrChange>
                </w:rPr>
                <w:t>2025</w:t>
              </w:r>
              <w:r>
                <w:rPr>
                  <w:rFonts w:ascii="宋体" w:hAnsi="宋体" w:cs="宋体" w:hint="eastAsia"/>
                  <w:sz w:val="22"/>
                  <w:szCs w:val="22"/>
                  <w:rPrChange w:id="2935" w:author="南" w:date="2026-10-22T20:42:00Z">
                    <w:rPr>
                      <w:rFonts w:hint="eastAsia"/>
                    </w:rPr>
                  </w:rPrChange>
                </w:rPr>
                <w:t>，</w:t>
              </w:r>
              <w:r>
                <w:rPr>
                  <w:rFonts w:ascii="宋体" w:hAnsi="宋体" w:cs="宋体" w:hint="eastAsia"/>
                  <w:sz w:val="22"/>
                  <w:szCs w:val="22"/>
                  <w:rPrChange w:id="2936" w:author="南" w:date="2026-10-22T20:42:00Z">
                    <w:rPr>
                      <w:rFonts w:hint="eastAsia"/>
                    </w:rPr>
                  </w:rPrChange>
                </w:rPr>
                <w:t>61(6)</w:t>
              </w:r>
              <w:r>
                <w:rPr>
                  <w:rFonts w:ascii="宋体" w:hAnsi="宋体" w:cs="宋体" w:hint="eastAsia"/>
                  <w:sz w:val="22"/>
                  <w:szCs w:val="22"/>
                  <w:rPrChange w:id="2937" w:author="南" w:date="2026-10-22T20:42:00Z">
                    <w:rPr>
                      <w:rFonts w:hint="eastAsia"/>
                    </w:rPr>
                  </w:rPrChange>
                </w:rPr>
                <w:t>：</w:t>
              </w:r>
              <w:r>
                <w:rPr>
                  <w:rFonts w:ascii="宋体" w:hAnsi="宋体" w:cs="宋体" w:hint="eastAsia"/>
                  <w:sz w:val="22"/>
                  <w:szCs w:val="22"/>
                  <w:rPrChange w:id="2938" w:author="南" w:date="2026-10-22T20:42:00Z">
                    <w:rPr>
                      <w:rFonts w:hint="eastAsia"/>
                    </w:rPr>
                  </w:rPrChange>
                </w:rPr>
                <w:t>64-83.</w:t>
              </w:r>
            </w:ins>
          </w:p>
          <w:p w14:paraId="227B92F6" w14:textId="77777777" w:rsidR="00C80897" w:rsidRPr="00C80897" w:rsidRDefault="00C831D6" w:rsidP="00C80897">
            <w:pPr>
              <w:tabs>
                <w:tab w:val="left" w:pos="3155"/>
              </w:tabs>
              <w:jc w:val="left"/>
              <w:rPr>
                <w:ins w:id="2939" w:author="南" w:date="2026-10-22T20:05:00Z"/>
                <w:rFonts w:ascii="宋体" w:hAnsi="宋体" w:cs="宋体"/>
                <w:sz w:val="22"/>
                <w:szCs w:val="22"/>
                <w:rPrChange w:id="2940" w:author="南" w:date="2026-10-22T20:42:00Z">
                  <w:rPr>
                    <w:ins w:id="2941" w:author="南" w:date="2026-10-22T20:05:00Z"/>
                  </w:rPr>
                </w:rPrChange>
              </w:rPr>
              <w:pPrChange w:id="2942" w:author="南" w:date="2026-10-22T20:10:00Z">
                <w:pPr>
                  <w:tabs>
                    <w:tab w:val="left" w:pos="3155"/>
                  </w:tabs>
                  <w:spacing w:line="560" w:lineRule="exact"/>
                  <w:jc w:val="left"/>
                </w:pPr>
              </w:pPrChange>
            </w:pPr>
            <w:ins w:id="2943" w:author="南" w:date="2026-10-22T20:05:00Z">
              <w:r>
                <w:rPr>
                  <w:rFonts w:ascii="宋体" w:hAnsi="宋体" w:cs="宋体" w:hint="eastAsia"/>
                  <w:sz w:val="22"/>
                  <w:szCs w:val="22"/>
                  <w:rPrChange w:id="2944" w:author="南" w:date="2026-10-22T20:42:00Z">
                    <w:rPr>
                      <w:rFonts w:hint="eastAsia"/>
                    </w:rPr>
                  </w:rPrChange>
                </w:rPr>
                <w:t xml:space="preserve">[14] </w:t>
              </w:r>
              <w:r>
                <w:rPr>
                  <w:rFonts w:ascii="宋体" w:hAnsi="宋体" w:cs="宋体" w:hint="eastAsia"/>
                  <w:sz w:val="22"/>
                  <w:szCs w:val="22"/>
                  <w:rPrChange w:id="2945" w:author="南" w:date="2026-10-22T20:42:00Z">
                    <w:rPr>
                      <w:rFonts w:hint="eastAsia"/>
                    </w:rPr>
                  </w:rPrChange>
                </w:rPr>
                <w:t>基于生成式人工智能的图像视频生成方法综述及展望</w:t>
              </w:r>
              <w:r>
                <w:rPr>
                  <w:rFonts w:ascii="宋体" w:hAnsi="宋体" w:cs="宋体" w:hint="eastAsia"/>
                  <w:sz w:val="22"/>
                  <w:szCs w:val="22"/>
                  <w:rPrChange w:id="2946" w:author="南" w:date="2026-10-22T20:42:00Z">
                    <w:rPr>
                      <w:rFonts w:hint="eastAsia"/>
                    </w:rPr>
                  </w:rPrChange>
                </w:rPr>
                <w:t xml:space="preserve">[J]. </w:t>
              </w:r>
              <w:r>
                <w:rPr>
                  <w:rFonts w:ascii="宋体" w:hAnsi="宋体" w:cs="宋体" w:hint="eastAsia"/>
                  <w:sz w:val="22"/>
                  <w:szCs w:val="22"/>
                  <w:rPrChange w:id="2947" w:author="南" w:date="2026-10-22T20:42:00Z">
                    <w:rPr>
                      <w:rFonts w:hint="eastAsia"/>
                    </w:rPr>
                  </w:rPrChange>
                </w:rPr>
                <w:t>张璐瑶，杨帅，汪文靖，等</w:t>
              </w:r>
              <w:r>
                <w:rPr>
                  <w:rFonts w:ascii="宋体" w:hAnsi="宋体" w:cs="宋体" w:hint="eastAsia"/>
                  <w:sz w:val="22"/>
                  <w:szCs w:val="22"/>
                  <w:rPrChange w:id="2948" w:author="南" w:date="2026-10-22T20:42:00Z">
                    <w:rPr>
                      <w:rFonts w:hint="eastAsia"/>
                    </w:rPr>
                  </w:rPrChange>
                </w:rPr>
                <w:t xml:space="preserve">. </w:t>
              </w:r>
              <w:r>
                <w:rPr>
                  <w:rFonts w:ascii="宋体" w:hAnsi="宋体" w:cs="宋体" w:hint="eastAsia"/>
                  <w:sz w:val="22"/>
                  <w:szCs w:val="22"/>
                  <w:rPrChange w:id="2949" w:author="南" w:date="2026-10-22T20:42:00Z">
                    <w:rPr>
                      <w:rFonts w:hint="eastAsia"/>
                    </w:rPr>
                  </w:rPrChange>
                </w:rPr>
                <w:t>计算机辅助设计与图形学学报，</w:t>
              </w:r>
              <w:r>
                <w:rPr>
                  <w:rFonts w:ascii="宋体" w:hAnsi="宋体" w:cs="宋体" w:hint="eastAsia"/>
                  <w:sz w:val="22"/>
                  <w:szCs w:val="22"/>
                  <w:rPrChange w:id="2950" w:author="南" w:date="2026-10-22T20:42:00Z">
                    <w:rPr>
                      <w:rFonts w:hint="eastAsia"/>
                    </w:rPr>
                  </w:rPrChange>
                </w:rPr>
                <w:t>2025</w:t>
              </w:r>
              <w:r>
                <w:rPr>
                  <w:rFonts w:ascii="宋体" w:hAnsi="宋体" w:cs="宋体" w:hint="eastAsia"/>
                  <w:sz w:val="22"/>
                  <w:szCs w:val="22"/>
                  <w:rPrChange w:id="2951" w:author="南" w:date="2026-10-22T20:42:00Z">
                    <w:rPr>
                      <w:rFonts w:hint="eastAsia"/>
                    </w:rPr>
                  </w:rPrChange>
                </w:rPr>
                <w:t>，</w:t>
              </w:r>
              <w:r>
                <w:rPr>
                  <w:rFonts w:ascii="宋体" w:hAnsi="宋体" w:cs="宋体" w:hint="eastAsia"/>
                  <w:sz w:val="22"/>
                  <w:szCs w:val="22"/>
                  <w:rPrChange w:id="2952" w:author="南" w:date="2026-10-22T20:42:00Z">
                    <w:rPr>
                      <w:rFonts w:hint="eastAsia"/>
                    </w:rPr>
                  </w:rPrChange>
                </w:rPr>
                <w:t>37(3)</w:t>
              </w:r>
              <w:r>
                <w:rPr>
                  <w:rFonts w:ascii="宋体" w:hAnsi="宋体" w:cs="宋体" w:hint="eastAsia"/>
                  <w:sz w:val="22"/>
                  <w:szCs w:val="22"/>
                  <w:rPrChange w:id="2953" w:author="南" w:date="2026-10-22T20:42:00Z">
                    <w:rPr>
                      <w:rFonts w:hint="eastAsia"/>
                    </w:rPr>
                  </w:rPrChange>
                </w:rPr>
                <w:t>：</w:t>
              </w:r>
              <w:r>
                <w:rPr>
                  <w:rFonts w:ascii="宋体" w:hAnsi="宋体" w:cs="宋体" w:hint="eastAsia"/>
                  <w:sz w:val="22"/>
                  <w:szCs w:val="22"/>
                  <w:rPrChange w:id="2954" w:author="南" w:date="2026-10-22T20:42:00Z">
                    <w:rPr>
                      <w:rFonts w:hint="eastAsia"/>
                    </w:rPr>
                  </w:rPrChange>
                </w:rPr>
                <w:t>361-384.</w:t>
              </w:r>
            </w:ins>
          </w:p>
          <w:p w14:paraId="79C1B8A9" w14:textId="77777777" w:rsidR="00C80897" w:rsidRPr="00C80897" w:rsidRDefault="00C831D6" w:rsidP="00C80897">
            <w:pPr>
              <w:tabs>
                <w:tab w:val="left" w:pos="3155"/>
              </w:tabs>
              <w:jc w:val="left"/>
              <w:rPr>
                <w:ins w:id="2955" w:author="南" w:date="2026-10-22T20:05:00Z"/>
                <w:rFonts w:ascii="宋体" w:hAnsi="宋体" w:cs="宋体"/>
                <w:sz w:val="22"/>
                <w:szCs w:val="22"/>
                <w:rPrChange w:id="2956" w:author="南" w:date="2026-10-22T20:42:00Z">
                  <w:rPr>
                    <w:ins w:id="2957" w:author="南" w:date="2026-10-22T20:05:00Z"/>
                  </w:rPr>
                </w:rPrChange>
              </w:rPr>
              <w:pPrChange w:id="2958" w:author="南" w:date="2026-10-22T20:10:00Z">
                <w:pPr>
                  <w:tabs>
                    <w:tab w:val="left" w:pos="3155"/>
                  </w:tabs>
                  <w:spacing w:line="560" w:lineRule="exact"/>
                  <w:jc w:val="left"/>
                </w:pPr>
              </w:pPrChange>
            </w:pPr>
            <w:ins w:id="2959" w:author="南" w:date="2026-10-22T20:05:00Z">
              <w:r>
                <w:rPr>
                  <w:rFonts w:ascii="宋体" w:hAnsi="宋体" w:cs="宋体" w:hint="eastAsia"/>
                  <w:sz w:val="22"/>
                  <w:szCs w:val="22"/>
                  <w:rPrChange w:id="2960" w:author="南" w:date="2026-10-22T20:42:00Z">
                    <w:rPr>
                      <w:rFonts w:hint="eastAsia"/>
                    </w:rPr>
                  </w:rPrChange>
                </w:rPr>
                <w:t xml:space="preserve">[15] </w:t>
              </w:r>
              <w:r>
                <w:rPr>
                  <w:rFonts w:ascii="宋体" w:hAnsi="宋体" w:cs="宋体" w:hint="eastAsia"/>
                  <w:sz w:val="22"/>
                  <w:szCs w:val="22"/>
                  <w:rPrChange w:id="2961" w:author="南" w:date="2026-10-22T20:42:00Z">
                    <w:rPr>
                      <w:rFonts w:hint="eastAsia"/>
                    </w:rPr>
                  </w:rPrChange>
                </w:rPr>
                <w:t>基于视觉先验驱动的可控文本到图像生成技术综述</w:t>
              </w:r>
              <w:r>
                <w:rPr>
                  <w:rFonts w:ascii="宋体" w:hAnsi="宋体" w:cs="宋体" w:hint="eastAsia"/>
                  <w:sz w:val="22"/>
                  <w:szCs w:val="22"/>
                  <w:rPrChange w:id="2962" w:author="南" w:date="2026-10-22T20:42:00Z">
                    <w:rPr>
                      <w:rFonts w:hint="eastAsia"/>
                    </w:rPr>
                  </w:rPrChange>
                </w:rPr>
                <w:t xml:space="preserve">[J]. </w:t>
              </w:r>
              <w:r>
                <w:rPr>
                  <w:rFonts w:ascii="宋体" w:hAnsi="宋体" w:cs="宋体" w:hint="eastAsia"/>
                  <w:sz w:val="22"/>
                  <w:szCs w:val="22"/>
                  <w:rPrChange w:id="2963" w:author="南" w:date="2026-10-22T20:42:00Z">
                    <w:rPr>
                      <w:rFonts w:hint="eastAsia"/>
                    </w:rPr>
                  </w:rPrChange>
                </w:rPr>
                <w:t>林志豪，陈明举，罗扬铭，等</w:t>
              </w:r>
              <w:r>
                <w:rPr>
                  <w:rFonts w:ascii="宋体" w:hAnsi="宋体" w:cs="宋体" w:hint="eastAsia"/>
                  <w:sz w:val="22"/>
                  <w:szCs w:val="22"/>
                  <w:rPrChange w:id="2964" w:author="南" w:date="2026-10-22T20:42:00Z">
                    <w:rPr>
                      <w:rFonts w:hint="eastAsia"/>
                    </w:rPr>
                  </w:rPrChange>
                </w:rPr>
                <w:t xml:space="preserve">. </w:t>
              </w:r>
              <w:r>
                <w:rPr>
                  <w:rFonts w:ascii="宋体" w:hAnsi="宋体" w:cs="宋体" w:hint="eastAsia"/>
                  <w:sz w:val="22"/>
                  <w:szCs w:val="22"/>
                  <w:rPrChange w:id="2965" w:author="南" w:date="2026-10-22T20:42:00Z">
                    <w:rPr>
                      <w:rFonts w:hint="eastAsia"/>
                    </w:rPr>
                  </w:rPrChange>
                </w:rPr>
                <w:t>四川轻化工大学学报</w:t>
              </w:r>
              <w:r>
                <w:rPr>
                  <w:rFonts w:ascii="宋体" w:hAnsi="宋体" w:cs="宋体" w:hint="eastAsia"/>
                  <w:sz w:val="22"/>
                  <w:szCs w:val="22"/>
                  <w:rPrChange w:id="2966" w:author="南" w:date="2026-10-22T20:42:00Z">
                    <w:rPr>
                      <w:rFonts w:hint="eastAsia"/>
                    </w:rPr>
                  </w:rPrChange>
                </w:rPr>
                <w:t>(</w:t>
              </w:r>
              <w:r>
                <w:rPr>
                  <w:rFonts w:ascii="宋体" w:hAnsi="宋体" w:cs="宋体" w:hint="eastAsia"/>
                  <w:sz w:val="22"/>
                  <w:szCs w:val="22"/>
                  <w:rPrChange w:id="2967" w:author="南" w:date="2026-10-22T20:42:00Z">
                    <w:rPr>
                      <w:rFonts w:hint="eastAsia"/>
                    </w:rPr>
                  </w:rPrChange>
                </w:rPr>
                <w:t>自然科学版</w:t>
              </w:r>
              <w:r>
                <w:rPr>
                  <w:rFonts w:ascii="宋体" w:hAnsi="宋体" w:cs="宋体" w:hint="eastAsia"/>
                  <w:sz w:val="22"/>
                  <w:szCs w:val="22"/>
                  <w:rPrChange w:id="2968" w:author="南" w:date="2026-10-22T20:42:00Z">
                    <w:rPr>
                      <w:rFonts w:hint="eastAsia"/>
                    </w:rPr>
                  </w:rPrChange>
                </w:rPr>
                <w:t>)</w:t>
              </w:r>
              <w:r>
                <w:rPr>
                  <w:rFonts w:ascii="宋体" w:hAnsi="宋体" w:cs="宋体" w:hint="eastAsia"/>
                  <w:sz w:val="22"/>
                  <w:szCs w:val="22"/>
                  <w:rPrChange w:id="2969" w:author="南" w:date="2026-10-22T20:42:00Z">
                    <w:rPr>
                      <w:rFonts w:hint="eastAsia"/>
                    </w:rPr>
                  </w:rPrChange>
                </w:rPr>
                <w:t>，</w:t>
              </w:r>
              <w:r>
                <w:rPr>
                  <w:rFonts w:ascii="宋体" w:hAnsi="宋体" w:cs="宋体" w:hint="eastAsia"/>
                  <w:sz w:val="22"/>
                  <w:szCs w:val="22"/>
                  <w:rPrChange w:id="2970" w:author="南" w:date="2026-10-22T20:42:00Z">
                    <w:rPr>
                      <w:rFonts w:hint="eastAsia"/>
                    </w:rPr>
                  </w:rPrChange>
                </w:rPr>
                <w:t>2026</w:t>
              </w:r>
              <w:r>
                <w:rPr>
                  <w:rFonts w:ascii="宋体" w:hAnsi="宋体" w:cs="宋体" w:hint="eastAsia"/>
                  <w:sz w:val="22"/>
                  <w:szCs w:val="22"/>
                  <w:rPrChange w:id="2971" w:author="南" w:date="2026-10-22T20:42:00Z">
                    <w:rPr>
                      <w:rFonts w:hint="eastAsia"/>
                    </w:rPr>
                  </w:rPrChange>
                </w:rPr>
                <w:t>，</w:t>
              </w:r>
              <w:r>
                <w:rPr>
                  <w:rFonts w:ascii="宋体" w:hAnsi="宋体" w:cs="宋体" w:hint="eastAsia"/>
                  <w:sz w:val="22"/>
                  <w:szCs w:val="22"/>
                  <w:rPrChange w:id="2972" w:author="南" w:date="2026-10-22T20:42:00Z">
                    <w:rPr>
                      <w:rFonts w:hint="eastAsia"/>
                    </w:rPr>
                  </w:rPrChange>
                </w:rPr>
                <w:t>39(3)</w:t>
              </w:r>
              <w:r>
                <w:rPr>
                  <w:rFonts w:ascii="宋体" w:hAnsi="宋体" w:cs="宋体" w:hint="eastAsia"/>
                  <w:sz w:val="22"/>
                  <w:szCs w:val="22"/>
                  <w:rPrChange w:id="2973" w:author="南" w:date="2026-10-22T20:42:00Z">
                    <w:rPr>
                      <w:rFonts w:hint="eastAsia"/>
                    </w:rPr>
                  </w:rPrChange>
                </w:rPr>
                <w:t>：</w:t>
              </w:r>
              <w:r>
                <w:rPr>
                  <w:rFonts w:ascii="宋体" w:hAnsi="宋体" w:cs="宋体" w:hint="eastAsia"/>
                  <w:sz w:val="22"/>
                  <w:szCs w:val="22"/>
                  <w:rPrChange w:id="2974" w:author="南" w:date="2026-10-22T20:42:00Z">
                    <w:rPr>
                      <w:rFonts w:hint="eastAsia"/>
                    </w:rPr>
                  </w:rPrChange>
                </w:rPr>
                <w:t>86-102.</w:t>
              </w:r>
            </w:ins>
          </w:p>
          <w:p w14:paraId="17D62EAC" w14:textId="77777777" w:rsidR="00C80897" w:rsidRPr="00C80897" w:rsidRDefault="00C831D6" w:rsidP="00C80897">
            <w:pPr>
              <w:tabs>
                <w:tab w:val="left" w:pos="3155"/>
              </w:tabs>
              <w:jc w:val="left"/>
              <w:rPr>
                <w:ins w:id="2975" w:author="南" w:date="2026-10-22T20:05:00Z"/>
                <w:rFonts w:ascii="宋体" w:hAnsi="宋体" w:cs="宋体"/>
                <w:sz w:val="22"/>
                <w:szCs w:val="22"/>
                <w:rPrChange w:id="2976" w:author="南" w:date="2026-10-22T20:42:00Z">
                  <w:rPr>
                    <w:ins w:id="2977" w:author="南" w:date="2026-10-22T20:05:00Z"/>
                  </w:rPr>
                </w:rPrChange>
              </w:rPr>
              <w:pPrChange w:id="2978" w:author="南" w:date="2026-10-22T20:10:00Z">
                <w:pPr>
                  <w:tabs>
                    <w:tab w:val="left" w:pos="3155"/>
                  </w:tabs>
                  <w:spacing w:line="560" w:lineRule="exact"/>
                  <w:jc w:val="left"/>
                </w:pPr>
              </w:pPrChange>
            </w:pPr>
            <w:ins w:id="2979" w:author="南" w:date="2026-10-22T20:05:00Z">
              <w:r>
                <w:rPr>
                  <w:rFonts w:ascii="宋体" w:hAnsi="宋体" w:cs="宋体" w:hint="eastAsia"/>
                  <w:sz w:val="22"/>
                  <w:szCs w:val="22"/>
                  <w:rPrChange w:id="2980" w:author="南" w:date="2026-10-22T20:42:00Z">
                    <w:rPr>
                      <w:rFonts w:hint="eastAsia"/>
                    </w:rPr>
                  </w:rPrChange>
                </w:rPr>
                <w:t xml:space="preserve">[16] </w:t>
              </w:r>
              <w:r>
                <w:rPr>
                  <w:rFonts w:ascii="宋体" w:hAnsi="宋体" w:cs="宋体" w:hint="eastAsia"/>
                  <w:sz w:val="22"/>
                  <w:szCs w:val="22"/>
                  <w:rPrChange w:id="2981" w:author="南" w:date="2026-10-22T20:42:00Z">
                    <w:rPr>
                      <w:rFonts w:hint="eastAsia"/>
                    </w:rPr>
                  </w:rPrChange>
                </w:rPr>
                <w:t>多模态信息抽取研究综述</w:t>
              </w:r>
              <w:r>
                <w:rPr>
                  <w:rFonts w:ascii="宋体" w:hAnsi="宋体" w:cs="宋体" w:hint="eastAsia"/>
                  <w:sz w:val="22"/>
                  <w:szCs w:val="22"/>
                  <w:rPrChange w:id="2982" w:author="南" w:date="2026-10-22T20:42:00Z">
                    <w:rPr>
                      <w:rFonts w:hint="eastAsia"/>
                    </w:rPr>
                  </w:rPrChange>
                </w:rPr>
                <w:t xml:space="preserve">[J]. </w:t>
              </w:r>
              <w:r>
                <w:rPr>
                  <w:rFonts w:ascii="宋体" w:hAnsi="宋体" w:cs="宋体" w:hint="eastAsia"/>
                  <w:sz w:val="22"/>
                  <w:szCs w:val="22"/>
                  <w:rPrChange w:id="2983" w:author="南" w:date="2026-10-22T20:42:00Z">
                    <w:rPr>
                      <w:rFonts w:hint="eastAsia"/>
                    </w:rPr>
                  </w:rPrChange>
                </w:rPr>
                <w:t>王永胜，李培峰，王中卿，等</w:t>
              </w:r>
              <w:r>
                <w:rPr>
                  <w:rFonts w:ascii="宋体" w:hAnsi="宋体" w:cs="宋体" w:hint="eastAsia"/>
                  <w:sz w:val="22"/>
                  <w:szCs w:val="22"/>
                  <w:rPrChange w:id="2984" w:author="南" w:date="2026-10-22T20:42:00Z">
                    <w:rPr>
                      <w:rFonts w:hint="eastAsia"/>
                    </w:rPr>
                  </w:rPrChange>
                </w:rPr>
                <w:t xml:space="preserve">. </w:t>
              </w:r>
              <w:r>
                <w:rPr>
                  <w:rFonts w:ascii="宋体" w:hAnsi="宋体" w:cs="宋体" w:hint="eastAsia"/>
                  <w:sz w:val="22"/>
                  <w:szCs w:val="22"/>
                  <w:rPrChange w:id="2985" w:author="南" w:date="2026-10-22T20:42:00Z">
                    <w:rPr>
                      <w:rFonts w:hint="eastAsia"/>
                    </w:rPr>
                  </w:rPrChange>
                </w:rPr>
                <w:t>软件学报，</w:t>
              </w:r>
              <w:r>
                <w:rPr>
                  <w:rFonts w:ascii="宋体" w:hAnsi="宋体" w:cs="宋体" w:hint="eastAsia"/>
                  <w:sz w:val="22"/>
                  <w:szCs w:val="22"/>
                  <w:rPrChange w:id="2986" w:author="南" w:date="2026-10-22T20:42:00Z">
                    <w:rPr>
                      <w:rFonts w:hint="eastAsia"/>
                    </w:rPr>
                  </w:rPrChange>
                </w:rPr>
                <w:t>2025</w:t>
              </w:r>
              <w:r>
                <w:rPr>
                  <w:rFonts w:ascii="宋体" w:hAnsi="宋体" w:cs="宋体" w:hint="eastAsia"/>
                  <w:sz w:val="22"/>
                  <w:szCs w:val="22"/>
                  <w:rPrChange w:id="2987" w:author="南" w:date="2026-10-22T20:42:00Z">
                    <w:rPr>
                      <w:rFonts w:hint="eastAsia"/>
                    </w:rPr>
                  </w:rPrChange>
                </w:rPr>
                <w:t>，</w:t>
              </w:r>
              <w:r>
                <w:rPr>
                  <w:rFonts w:ascii="宋体" w:hAnsi="宋体" w:cs="宋体" w:hint="eastAsia"/>
                  <w:sz w:val="22"/>
                  <w:szCs w:val="22"/>
                  <w:rPrChange w:id="2988" w:author="南" w:date="2026-10-22T20:42:00Z">
                    <w:rPr>
                      <w:rFonts w:hint="eastAsia"/>
                    </w:rPr>
                  </w:rPrChange>
                </w:rPr>
                <w:t>36(4)</w:t>
              </w:r>
              <w:r>
                <w:rPr>
                  <w:rFonts w:ascii="宋体" w:hAnsi="宋体" w:cs="宋体" w:hint="eastAsia"/>
                  <w:sz w:val="22"/>
                  <w:szCs w:val="22"/>
                  <w:rPrChange w:id="2989" w:author="南" w:date="2026-10-22T20:42:00Z">
                    <w:rPr>
                      <w:rFonts w:hint="eastAsia"/>
                    </w:rPr>
                  </w:rPrChange>
                </w:rPr>
                <w:t>：</w:t>
              </w:r>
              <w:r>
                <w:rPr>
                  <w:rFonts w:ascii="宋体" w:hAnsi="宋体" w:cs="宋体" w:hint="eastAsia"/>
                  <w:sz w:val="22"/>
                  <w:szCs w:val="22"/>
                  <w:rPrChange w:id="2990" w:author="南" w:date="2026-10-22T20:42:00Z">
                    <w:rPr>
                      <w:rFonts w:hint="eastAsia"/>
                    </w:rPr>
                  </w:rPrChange>
                </w:rPr>
                <w:t>1665-1691.</w:t>
              </w:r>
            </w:ins>
          </w:p>
          <w:p w14:paraId="0EC938F4" w14:textId="77777777" w:rsidR="00C80897" w:rsidRPr="00C80897" w:rsidRDefault="00C831D6" w:rsidP="00C80897">
            <w:pPr>
              <w:tabs>
                <w:tab w:val="left" w:pos="3155"/>
              </w:tabs>
              <w:jc w:val="left"/>
              <w:rPr>
                <w:ins w:id="2991" w:author="南" w:date="2026-10-22T20:05:00Z"/>
                <w:rFonts w:ascii="宋体" w:hAnsi="宋体" w:cs="宋体"/>
                <w:sz w:val="22"/>
                <w:szCs w:val="22"/>
                <w:rPrChange w:id="2992" w:author="南" w:date="2026-10-22T20:42:00Z">
                  <w:rPr>
                    <w:ins w:id="2993" w:author="南" w:date="2026-10-22T20:05:00Z"/>
                  </w:rPr>
                </w:rPrChange>
              </w:rPr>
              <w:pPrChange w:id="2994" w:author="南" w:date="2026-10-22T20:10:00Z">
                <w:pPr>
                  <w:tabs>
                    <w:tab w:val="left" w:pos="3155"/>
                  </w:tabs>
                  <w:spacing w:line="560" w:lineRule="exact"/>
                  <w:jc w:val="left"/>
                </w:pPr>
              </w:pPrChange>
            </w:pPr>
            <w:ins w:id="2995" w:author="南" w:date="2026-10-22T20:05:00Z">
              <w:r>
                <w:rPr>
                  <w:rFonts w:ascii="宋体" w:hAnsi="宋体" w:cs="宋体" w:hint="eastAsia"/>
                  <w:sz w:val="22"/>
                  <w:szCs w:val="22"/>
                  <w:rPrChange w:id="2996" w:author="南" w:date="2026-10-22T20:42:00Z">
                    <w:rPr>
                      <w:rFonts w:hint="eastAsia"/>
                    </w:rPr>
                  </w:rPrChange>
                </w:rPr>
                <w:t xml:space="preserve">[17] </w:t>
              </w:r>
              <w:r>
                <w:rPr>
                  <w:rFonts w:ascii="宋体" w:hAnsi="宋体" w:cs="宋体" w:hint="eastAsia"/>
                  <w:sz w:val="22"/>
                  <w:szCs w:val="22"/>
                  <w:rPrChange w:id="2997" w:author="南" w:date="2026-10-22T20:42:00Z">
                    <w:rPr>
                      <w:rFonts w:hint="eastAsia"/>
                    </w:rPr>
                  </w:rPrChange>
                </w:rPr>
                <w:t>大语言模型的幻觉问题研究综述</w:t>
              </w:r>
              <w:r>
                <w:rPr>
                  <w:rFonts w:ascii="宋体" w:hAnsi="宋体" w:cs="宋体" w:hint="eastAsia"/>
                  <w:sz w:val="22"/>
                  <w:szCs w:val="22"/>
                  <w:rPrChange w:id="2998" w:author="南" w:date="2026-10-22T20:42:00Z">
                    <w:rPr>
                      <w:rFonts w:hint="eastAsia"/>
                    </w:rPr>
                  </w:rPrChange>
                </w:rPr>
                <w:t xml:space="preserve">[J]. </w:t>
              </w:r>
              <w:r>
                <w:rPr>
                  <w:rFonts w:ascii="宋体" w:hAnsi="宋体" w:cs="宋体" w:hint="eastAsia"/>
                  <w:sz w:val="22"/>
                  <w:szCs w:val="22"/>
                  <w:rPrChange w:id="2999" w:author="南" w:date="2026-10-22T20:42:00Z">
                    <w:rPr>
                      <w:rFonts w:hint="eastAsia"/>
                    </w:rPr>
                  </w:rPrChange>
                </w:rPr>
                <w:t>刘泽垣，王鹏江，宋晓斌，等</w:t>
              </w:r>
              <w:r>
                <w:rPr>
                  <w:rFonts w:ascii="宋体" w:hAnsi="宋体" w:cs="宋体" w:hint="eastAsia"/>
                  <w:sz w:val="22"/>
                  <w:szCs w:val="22"/>
                  <w:rPrChange w:id="3000" w:author="南" w:date="2026-10-22T20:42:00Z">
                    <w:rPr>
                      <w:rFonts w:hint="eastAsia"/>
                    </w:rPr>
                  </w:rPrChange>
                </w:rPr>
                <w:t xml:space="preserve">. </w:t>
              </w:r>
              <w:r>
                <w:rPr>
                  <w:rFonts w:ascii="宋体" w:hAnsi="宋体" w:cs="宋体" w:hint="eastAsia"/>
                  <w:sz w:val="22"/>
                  <w:szCs w:val="22"/>
                  <w:rPrChange w:id="3001" w:author="南" w:date="2026-10-22T20:42:00Z">
                    <w:rPr>
                      <w:rFonts w:hint="eastAsia"/>
                    </w:rPr>
                  </w:rPrChange>
                </w:rPr>
                <w:t>软件学报，</w:t>
              </w:r>
              <w:r>
                <w:rPr>
                  <w:rFonts w:ascii="宋体" w:hAnsi="宋体" w:cs="宋体" w:hint="eastAsia"/>
                  <w:sz w:val="22"/>
                  <w:szCs w:val="22"/>
                  <w:rPrChange w:id="3002" w:author="南" w:date="2026-10-22T20:42:00Z">
                    <w:rPr>
                      <w:rFonts w:hint="eastAsia"/>
                    </w:rPr>
                  </w:rPrChange>
                </w:rPr>
                <w:t>2025</w:t>
              </w:r>
              <w:r>
                <w:rPr>
                  <w:rFonts w:ascii="宋体" w:hAnsi="宋体" w:cs="宋体" w:hint="eastAsia"/>
                  <w:sz w:val="22"/>
                  <w:szCs w:val="22"/>
                  <w:rPrChange w:id="3003" w:author="南" w:date="2026-10-22T20:42:00Z">
                    <w:rPr>
                      <w:rFonts w:hint="eastAsia"/>
                    </w:rPr>
                  </w:rPrChange>
                </w:rPr>
                <w:t>，</w:t>
              </w:r>
              <w:r>
                <w:rPr>
                  <w:rFonts w:ascii="宋体" w:hAnsi="宋体" w:cs="宋体" w:hint="eastAsia"/>
                  <w:sz w:val="22"/>
                  <w:szCs w:val="22"/>
                  <w:rPrChange w:id="3004" w:author="南" w:date="2026-10-22T20:42:00Z">
                    <w:rPr>
                      <w:rFonts w:hint="eastAsia"/>
                    </w:rPr>
                  </w:rPrChange>
                </w:rPr>
                <w:t>36(3)</w:t>
              </w:r>
              <w:r>
                <w:rPr>
                  <w:rFonts w:ascii="宋体" w:hAnsi="宋体" w:cs="宋体" w:hint="eastAsia"/>
                  <w:sz w:val="22"/>
                  <w:szCs w:val="22"/>
                  <w:rPrChange w:id="3005" w:author="南" w:date="2026-10-22T20:42:00Z">
                    <w:rPr>
                      <w:rFonts w:hint="eastAsia"/>
                    </w:rPr>
                  </w:rPrChange>
                </w:rPr>
                <w:t>：</w:t>
              </w:r>
              <w:r>
                <w:rPr>
                  <w:rFonts w:ascii="宋体" w:hAnsi="宋体" w:cs="宋体" w:hint="eastAsia"/>
                  <w:sz w:val="22"/>
                  <w:szCs w:val="22"/>
                  <w:rPrChange w:id="3006" w:author="南" w:date="2026-10-22T20:42:00Z">
                    <w:rPr>
                      <w:rFonts w:hint="eastAsia"/>
                    </w:rPr>
                  </w:rPrChange>
                </w:rPr>
                <w:t>1152-1185.</w:t>
              </w:r>
            </w:ins>
          </w:p>
          <w:p w14:paraId="589AB285" w14:textId="77777777" w:rsidR="00C80897" w:rsidRPr="00C80897" w:rsidRDefault="00C831D6" w:rsidP="00C80897">
            <w:pPr>
              <w:tabs>
                <w:tab w:val="left" w:pos="3155"/>
              </w:tabs>
              <w:jc w:val="left"/>
              <w:rPr>
                <w:ins w:id="3007" w:author="南" w:date="2026-10-22T20:05:00Z"/>
                <w:rFonts w:ascii="宋体" w:hAnsi="宋体" w:cs="宋体"/>
                <w:sz w:val="22"/>
                <w:szCs w:val="22"/>
                <w:rPrChange w:id="3008" w:author="南" w:date="2026-10-22T20:42:00Z">
                  <w:rPr>
                    <w:ins w:id="3009" w:author="南" w:date="2026-10-22T20:05:00Z"/>
                  </w:rPr>
                </w:rPrChange>
              </w:rPr>
              <w:pPrChange w:id="3010" w:author="南" w:date="2026-10-22T20:10:00Z">
                <w:pPr>
                  <w:tabs>
                    <w:tab w:val="left" w:pos="3155"/>
                  </w:tabs>
                  <w:spacing w:line="560" w:lineRule="exact"/>
                  <w:jc w:val="left"/>
                </w:pPr>
              </w:pPrChange>
            </w:pPr>
            <w:ins w:id="3011" w:author="南" w:date="2026-10-22T20:05:00Z">
              <w:r>
                <w:rPr>
                  <w:rFonts w:ascii="宋体" w:hAnsi="宋体" w:cs="宋体" w:hint="eastAsia"/>
                  <w:sz w:val="22"/>
                  <w:szCs w:val="22"/>
                  <w:rPrChange w:id="3012" w:author="南" w:date="2026-10-22T20:42:00Z">
                    <w:rPr>
                      <w:rFonts w:hint="eastAsia"/>
                    </w:rPr>
                  </w:rPrChange>
                </w:rPr>
                <w:t xml:space="preserve">[18] </w:t>
              </w:r>
              <w:r>
                <w:rPr>
                  <w:rFonts w:ascii="宋体" w:hAnsi="宋体" w:cs="宋体" w:hint="eastAsia"/>
                  <w:sz w:val="22"/>
                  <w:szCs w:val="22"/>
                  <w:rPrChange w:id="3013" w:author="南" w:date="2026-10-22T20:42:00Z">
                    <w:rPr>
                      <w:rFonts w:hint="eastAsia"/>
                    </w:rPr>
                  </w:rPrChange>
                </w:rPr>
                <w:t>多模态大模型安全研究进展</w:t>
              </w:r>
              <w:r>
                <w:rPr>
                  <w:rFonts w:ascii="宋体" w:hAnsi="宋体" w:cs="宋体" w:hint="eastAsia"/>
                  <w:sz w:val="22"/>
                  <w:szCs w:val="22"/>
                  <w:rPrChange w:id="3014" w:author="南" w:date="2026-10-22T20:42:00Z">
                    <w:rPr>
                      <w:rFonts w:hint="eastAsia"/>
                    </w:rPr>
                  </w:rPrChange>
                </w:rPr>
                <w:t xml:space="preserve">[J]. </w:t>
              </w:r>
              <w:r>
                <w:rPr>
                  <w:rFonts w:ascii="宋体" w:hAnsi="宋体" w:cs="宋体" w:hint="eastAsia"/>
                  <w:sz w:val="22"/>
                  <w:szCs w:val="22"/>
                  <w:rPrChange w:id="3015" w:author="南" w:date="2026-10-22T20:42:00Z">
                    <w:rPr>
                      <w:rFonts w:hint="eastAsia"/>
                    </w:rPr>
                  </w:rPrChange>
                </w:rPr>
                <w:t>郭园方，余梓彤，刘艾杉，等</w:t>
              </w:r>
              <w:r>
                <w:rPr>
                  <w:rFonts w:ascii="宋体" w:hAnsi="宋体" w:cs="宋体" w:hint="eastAsia"/>
                  <w:sz w:val="22"/>
                  <w:szCs w:val="22"/>
                  <w:rPrChange w:id="3016" w:author="南" w:date="2026-10-22T20:42:00Z">
                    <w:rPr>
                      <w:rFonts w:hint="eastAsia"/>
                    </w:rPr>
                  </w:rPrChange>
                </w:rPr>
                <w:t xml:space="preserve">. </w:t>
              </w:r>
              <w:r>
                <w:rPr>
                  <w:rFonts w:ascii="宋体" w:hAnsi="宋体" w:cs="宋体" w:hint="eastAsia"/>
                  <w:sz w:val="22"/>
                  <w:szCs w:val="22"/>
                  <w:rPrChange w:id="3017" w:author="南" w:date="2026-10-22T20:42:00Z">
                    <w:rPr>
                      <w:rFonts w:hint="eastAsia"/>
                    </w:rPr>
                  </w:rPrChange>
                </w:rPr>
                <w:t>中国图象图形学报，</w:t>
              </w:r>
              <w:r>
                <w:rPr>
                  <w:rFonts w:ascii="宋体" w:hAnsi="宋体" w:cs="宋体" w:hint="eastAsia"/>
                  <w:sz w:val="22"/>
                  <w:szCs w:val="22"/>
                  <w:rPrChange w:id="3018" w:author="南" w:date="2026-10-22T20:42:00Z">
                    <w:rPr>
                      <w:rFonts w:hint="eastAsia"/>
                    </w:rPr>
                  </w:rPrChange>
                </w:rPr>
                <w:t>2025</w:t>
              </w:r>
              <w:r>
                <w:rPr>
                  <w:rFonts w:ascii="宋体" w:hAnsi="宋体" w:cs="宋体" w:hint="eastAsia"/>
                  <w:sz w:val="22"/>
                  <w:szCs w:val="22"/>
                  <w:rPrChange w:id="3019" w:author="南" w:date="2026-10-22T20:42:00Z">
                    <w:rPr>
                      <w:rFonts w:hint="eastAsia"/>
                    </w:rPr>
                  </w:rPrChange>
                </w:rPr>
                <w:t>，</w:t>
              </w:r>
              <w:r>
                <w:rPr>
                  <w:rFonts w:ascii="宋体" w:hAnsi="宋体" w:cs="宋体" w:hint="eastAsia"/>
                  <w:sz w:val="22"/>
                  <w:szCs w:val="22"/>
                  <w:rPrChange w:id="3020" w:author="南" w:date="2026-10-22T20:42:00Z">
                    <w:rPr>
                      <w:rFonts w:hint="eastAsia"/>
                    </w:rPr>
                  </w:rPrChange>
                </w:rPr>
                <w:t>30(6)</w:t>
              </w:r>
              <w:r>
                <w:rPr>
                  <w:rFonts w:ascii="宋体" w:hAnsi="宋体" w:cs="宋体" w:hint="eastAsia"/>
                  <w:sz w:val="22"/>
                  <w:szCs w:val="22"/>
                  <w:rPrChange w:id="3021" w:author="南" w:date="2026-10-22T20:42:00Z">
                    <w:rPr>
                      <w:rFonts w:hint="eastAsia"/>
                    </w:rPr>
                  </w:rPrChange>
                </w:rPr>
                <w:t>：</w:t>
              </w:r>
              <w:r>
                <w:rPr>
                  <w:rFonts w:ascii="宋体" w:hAnsi="宋体" w:cs="宋体" w:hint="eastAsia"/>
                  <w:sz w:val="22"/>
                  <w:szCs w:val="22"/>
                  <w:rPrChange w:id="3022" w:author="南" w:date="2026-10-22T20:42:00Z">
                    <w:rPr>
                      <w:rFonts w:hint="eastAsia"/>
                    </w:rPr>
                  </w:rPrChange>
                </w:rPr>
                <w:t>2051-2081.</w:t>
              </w:r>
            </w:ins>
          </w:p>
          <w:p w14:paraId="41BF75E7" w14:textId="77777777" w:rsidR="00C80897" w:rsidRPr="00C80897" w:rsidRDefault="00C831D6" w:rsidP="00C80897">
            <w:pPr>
              <w:tabs>
                <w:tab w:val="left" w:pos="3155"/>
              </w:tabs>
              <w:jc w:val="left"/>
              <w:rPr>
                <w:ins w:id="3023" w:author="南" w:date="2026-10-22T20:10:00Z"/>
                <w:rFonts w:ascii="宋体" w:hAnsi="宋体" w:cs="宋体"/>
                <w:sz w:val="22"/>
                <w:szCs w:val="22"/>
                <w:rPrChange w:id="3024" w:author="南" w:date="2026-10-22T20:42:00Z">
                  <w:rPr>
                    <w:ins w:id="3025" w:author="南" w:date="2026-10-22T20:10:00Z"/>
                  </w:rPr>
                </w:rPrChange>
              </w:rPr>
              <w:pPrChange w:id="3026" w:author="南" w:date="2026-10-22T20:10:00Z">
                <w:pPr>
                  <w:tabs>
                    <w:tab w:val="left" w:pos="3155"/>
                  </w:tabs>
                  <w:spacing w:line="560" w:lineRule="exact"/>
                  <w:jc w:val="left"/>
                </w:pPr>
              </w:pPrChange>
            </w:pPr>
            <w:ins w:id="3027" w:author="南" w:date="2026-10-22T20:10:00Z">
              <w:r>
                <w:rPr>
                  <w:rFonts w:ascii="宋体" w:hAnsi="宋体" w:cs="宋体" w:hint="eastAsia"/>
                  <w:sz w:val="22"/>
                  <w:szCs w:val="22"/>
                  <w:rPrChange w:id="3028" w:author="南" w:date="2026-10-22T20:42:00Z">
                    <w:rPr>
                      <w:rFonts w:hint="eastAsia"/>
                    </w:rPr>
                  </w:rPrChange>
                </w:rPr>
                <w:t>[19] AI</w:t>
              </w:r>
              <w:r>
                <w:rPr>
                  <w:rFonts w:ascii="宋体" w:hAnsi="宋体" w:cs="宋体" w:hint="eastAsia"/>
                  <w:sz w:val="22"/>
                  <w:szCs w:val="22"/>
                  <w:rPrChange w:id="3029" w:author="南" w:date="2026-10-22T20:42:00Z">
                    <w:rPr>
                      <w:rFonts w:hint="eastAsia"/>
                    </w:rPr>
                  </w:rPrChange>
                </w:rPr>
                <w:t>赋能紫丁香</w:t>
              </w:r>
              <w:r>
                <w:rPr>
                  <w:rFonts w:ascii="宋体" w:hAnsi="宋体" w:cs="宋体" w:hint="eastAsia"/>
                  <w:sz w:val="22"/>
                  <w:szCs w:val="22"/>
                  <w:rPrChange w:id="3030" w:author="南" w:date="2026-10-22T20:42:00Z">
                    <w:rPr>
                      <w:rFonts w:hint="eastAsia"/>
                    </w:rPr>
                  </w:rPrChange>
                </w:rPr>
                <w:t xml:space="preserve"> </w:t>
              </w:r>
              <w:r>
                <w:rPr>
                  <w:rFonts w:ascii="宋体" w:hAnsi="宋体" w:cs="宋体" w:hint="eastAsia"/>
                  <w:sz w:val="22"/>
                  <w:szCs w:val="22"/>
                  <w:rPrChange w:id="3031" w:author="南" w:date="2026-10-22T20:42:00Z">
                    <w:rPr>
                      <w:rFonts w:hint="eastAsia"/>
                    </w:rPr>
                  </w:rPrChange>
                </w:rPr>
                <w:t>电商助农庆丰收——山西特优农业紫丁香传播行动暨今日农业丰收交流会成功举办</w:t>
              </w:r>
              <w:r>
                <w:rPr>
                  <w:rFonts w:ascii="宋体" w:hAnsi="宋体" w:cs="宋体" w:hint="eastAsia"/>
                  <w:sz w:val="22"/>
                  <w:szCs w:val="22"/>
                  <w:rPrChange w:id="3032" w:author="南" w:date="2026-10-22T20:42:00Z">
                    <w:rPr>
                      <w:rFonts w:hint="eastAsia"/>
                    </w:rPr>
                  </w:rPrChange>
                </w:rPr>
                <w:t xml:space="preserve">[EB/OL]. </w:t>
              </w:r>
              <w:r>
                <w:rPr>
                  <w:rFonts w:ascii="宋体" w:hAnsi="宋体" w:cs="宋体" w:hint="eastAsia"/>
                  <w:sz w:val="22"/>
                  <w:szCs w:val="22"/>
                  <w:rPrChange w:id="3033" w:author="南" w:date="2026-10-22T20:42:00Z">
                    <w:rPr>
                      <w:rFonts w:hint="eastAsia"/>
                    </w:rPr>
                  </w:rPrChange>
                </w:rPr>
                <w:t>智慧生活报网</w:t>
              </w:r>
              <w:r>
                <w:rPr>
                  <w:rFonts w:ascii="宋体" w:hAnsi="宋体" w:cs="宋体" w:hint="eastAsia"/>
                  <w:sz w:val="22"/>
                  <w:szCs w:val="22"/>
                  <w:rPrChange w:id="3034" w:author="南" w:date="2026-10-22T20:42:00Z">
                    <w:rPr>
                      <w:rFonts w:hint="eastAsia"/>
                    </w:rPr>
                  </w:rPrChange>
                </w:rPr>
                <w:t xml:space="preserve">. [2026-10-22]. </w:t>
              </w:r>
            </w:ins>
          </w:p>
          <w:p w14:paraId="691AF3BC" w14:textId="77777777" w:rsidR="00C80897" w:rsidRPr="00C80897" w:rsidRDefault="00C80897">
            <w:pPr>
              <w:tabs>
                <w:tab w:val="left" w:pos="3155"/>
              </w:tabs>
              <w:spacing w:line="560" w:lineRule="exact"/>
              <w:jc w:val="left"/>
              <w:rPr>
                <w:rFonts w:ascii="宋体" w:hAnsi="宋体" w:cs="宋体"/>
                <w:sz w:val="24"/>
                <w:rPrChange w:id="3035" w:author="南" w:date="2026-10-22T20:42:00Z">
                  <w:rPr/>
                </w:rPrChange>
              </w:rPr>
            </w:pPr>
          </w:p>
        </w:tc>
      </w:tr>
    </w:tbl>
    <w:p w14:paraId="4BF96085" w14:textId="77777777" w:rsidR="00C80897" w:rsidRDefault="00C80897">
      <w:pPr>
        <w:widowControl/>
        <w:jc w:val="left"/>
        <w:rPr>
          <w:rFonts w:eastAsia="仿宋_GB2312"/>
          <w:sz w:val="32"/>
          <w:szCs w:val="32"/>
        </w:rPr>
      </w:pPr>
    </w:p>
    <w:sectPr w:rsidR="00C80897">
      <w:footerReference w:type="default" r:id="rId17"/>
      <w:pgSz w:w="11906" w:h="16838"/>
      <w:pgMar w:top="1701" w:right="1588" w:bottom="1701" w:left="1588"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395A6" w14:textId="77777777" w:rsidR="00C831D6" w:rsidRDefault="00C831D6">
      <w:r>
        <w:separator/>
      </w:r>
    </w:p>
  </w:endnote>
  <w:endnote w:type="continuationSeparator" w:id="0">
    <w:p w14:paraId="7CA8C7E6" w14:textId="77777777" w:rsidR="00C831D6" w:rsidRDefault="00C831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仿宋_GB2312">
    <w:altName w:val="微软雅黑"/>
    <w:charset w:val="86"/>
    <w:family w:val="modern"/>
    <w:pitch w:val="default"/>
    <w:sig w:usb0="00000001" w:usb1="080E0000" w:usb2="00000000" w:usb3="00000000" w:csb0="00040000" w:csb1="00000000"/>
    <w:embedRegular r:id="rId1" w:fontKey="{5E6F4AE1-A874-4B86-896D-1C4FBC53E4C4}"/>
  </w:font>
  <w:font w:name="楷体_GB2312">
    <w:altName w:val="楷体"/>
    <w:charset w:val="86"/>
    <w:family w:val="modern"/>
    <w:pitch w:val="default"/>
    <w:sig w:usb0="00000000" w:usb1="00000000" w:usb2="00000000" w:usb3="00000000" w:csb0="00040000" w:csb1="00000000"/>
    <w:embedRegular r:id="rId2" w:subsetted="1" w:fontKey="{8037804D-5086-4301-9990-035E3FEB7BD9}"/>
    <w:embedBold r:id="rId3" w:subsetted="1" w:fontKey="{C55E5EB5-5C45-4B84-BE5D-84C075028621}"/>
  </w:font>
  <w:font w:name="隶书">
    <w:panose1 w:val="02010509060101010101"/>
    <w:charset w:val="86"/>
    <w:family w:val="modern"/>
    <w:pitch w:val="fixed"/>
    <w:sig w:usb0="00000001" w:usb1="080E0000" w:usb2="00000010" w:usb3="00000000" w:csb0="00040000" w:csb1="00000000"/>
    <w:embedRegular r:id="rId4" w:subsetted="1" w:fontKey="{27B6096A-ACBF-4BF6-9E8C-5362C58D227D}"/>
    <w:embedBold r:id="rId5" w:subsetted="1" w:fontKey="{41C4FF9E-2F46-41C3-8433-02AA9D9AC8AD}"/>
  </w:font>
  <w:font w:name="黑体">
    <w:altName w:val="SimHei"/>
    <w:panose1 w:val="02010609060101010101"/>
    <w:charset w:val="86"/>
    <w:family w:val="modern"/>
    <w:pitch w:val="fixed"/>
    <w:sig w:usb0="800002BF" w:usb1="38CF7CFA" w:usb2="00000016" w:usb3="00000000" w:csb0="00040001" w:csb1="00000000"/>
    <w:embedRegular r:id="rId6" w:subsetted="1" w:fontKey="{DDA45EA8-5555-4C31-BD33-F70E851C40C6}"/>
  </w:font>
  <w:font w:name="华文中宋">
    <w:panose1 w:val="02010600040101010101"/>
    <w:charset w:val="86"/>
    <w:family w:val="auto"/>
    <w:pitch w:val="variable"/>
    <w:sig w:usb0="00000287" w:usb1="080F0000" w:usb2="00000010" w:usb3="00000000" w:csb0="0004009F" w:csb1="00000000"/>
    <w:embedBold r:id="rId7" w:subsetted="1" w:fontKey="{51F8721B-A618-40DC-BAAA-8ADA2ACDE9FA}"/>
  </w:font>
  <w:font w:name="仿宋">
    <w:panose1 w:val="02010609060101010101"/>
    <w:charset w:val="86"/>
    <w:family w:val="modern"/>
    <w:pitch w:val="fixed"/>
    <w:sig w:usb0="800002BF" w:usb1="38CF7CFA" w:usb2="00000016" w:usb3="00000000" w:csb0="00040001" w:csb1="00000000"/>
    <w:embedRegular r:id="rId8" w:subsetted="1" w:fontKey="{1D22D351-B8B1-4990-93AF-2A7E4CC62422}"/>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E3F70" w14:textId="77777777" w:rsidR="00C80897" w:rsidRDefault="00C831D6">
    <w:pPr>
      <w:pStyle w:val="aa"/>
      <w:framePr w:wrap="around" w:vAnchor="text" w:hAnchor="margin" w:xAlign="outside" w:y="1"/>
      <w:rPr>
        <w:rStyle w:val="af3"/>
        <w:rFonts w:ascii="宋体" w:hAnsi="宋体" w:hint="eastAsia"/>
        <w:sz w:val="28"/>
        <w:szCs w:val="28"/>
      </w:rPr>
    </w:pPr>
    <w:r>
      <w:rPr>
        <w:rStyle w:val="af3"/>
        <w:rFonts w:ascii="宋体" w:hAnsi="宋体" w:hint="eastAsia"/>
        <w:sz w:val="28"/>
        <w:szCs w:val="28"/>
      </w:rPr>
      <w:t>—</w:t>
    </w:r>
    <w:r>
      <w:rPr>
        <w:rFonts w:ascii="宋体" w:hAnsi="宋体"/>
        <w:sz w:val="28"/>
        <w:szCs w:val="28"/>
      </w:rPr>
      <w:fldChar w:fldCharType="begin"/>
    </w:r>
    <w:r>
      <w:rPr>
        <w:rStyle w:val="af3"/>
        <w:rFonts w:ascii="宋体" w:hAnsi="宋体"/>
        <w:sz w:val="28"/>
        <w:szCs w:val="28"/>
      </w:rPr>
      <w:instrText xml:space="preserve">PAGE  </w:instrText>
    </w:r>
    <w:r>
      <w:rPr>
        <w:rFonts w:ascii="宋体" w:hAnsi="宋体"/>
        <w:sz w:val="28"/>
        <w:szCs w:val="28"/>
      </w:rPr>
      <w:fldChar w:fldCharType="separate"/>
    </w:r>
    <w:r>
      <w:rPr>
        <w:rStyle w:val="af3"/>
        <w:rFonts w:ascii="宋体" w:hAnsi="宋体"/>
        <w:sz w:val="28"/>
        <w:szCs w:val="28"/>
      </w:rPr>
      <w:t>49</w:t>
    </w:r>
    <w:r>
      <w:rPr>
        <w:rFonts w:ascii="宋体" w:hAnsi="宋体"/>
        <w:sz w:val="28"/>
        <w:szCs w:val="28"/>
      </w:rPr>
      <w:fldChar w:fldCharType="end"/>
    </w:r>
    <w:r>
      <w:rPr>
        <w:rStyle w:val="af3"/>
        <w:rFonts w:ascii="宋体" w:hAnsi="宋体" w:hint="eastAsia"/>
        <w:sz w:val="28"/>
        <w:szCs w:val="28"/>
      </w:rPr>
      <w:t>—</w:t>
    </w:r>
  </w:p>
  <w:p w14:paraId="55146E99" w14:textId="77777777" w:rsidR="00C80897" w:rsidRDefault="00C80897">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1D1C9" w14:textId="77777777" w:rsidR="00C831D6" w:rsidRDefault="00C831D6">
      <w:r>
        <w:separator/>
      </w:r>
    </w:p>
  </w:footnote>
  <w:footnote w:type="continuationSeparator" w:id="0">
    <w:p w14:paraId="53728134" w14:textId="77777777" w:rsidR="00C831D6" w:rsidRDefault="00C831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CACE65"/>
    <w:multiLevelType w:val="singleLevel"/>
    <w:tmpl w:val="81CACE65"/>
    <w:lvl w:ilvl="0">
      <w:start w:val="2"/>
      <w:numFmt w:val="decimal"/>
      <w:suff w:val="nothing"/>
      <w:lvlText w:val="（%1）"/>
      <w:lvlJc w:val="left"/>
    </w:lvl>
  </w:abstractNum>
  <w:abstractNum w:abstractNumId="1" w15:restartNumberingAfterBreak="0">
    <w:nsid w:val="887BDCA9"/>
    <w:multiLevelType w:val="singleLevel"/>
    <w:tmpl w:val="887BDCA9"/>
    <w:lvl w:ilvl="0">
      <w:start w:val="1"/>
      <w:numFmt w:val="decimal"/>
      <w:suff w:val="nothing"/>
      <w:lvlText w:val="（%1）"/>
      <w:lvlJc w:val="left"/>
    </w:lvl>
  </w:abstractNum>
  <w:abstractNum w:abstractNumId="2" w15:restartNumberingAfterBreak="0">
    <w:nsid w:val="AFCB3774"/>
    <w:multiLevelType w:val="singleLevel"/>
    <w:tmpl w:val="AFCB3774"/>
    <w:lvl w:ilvl="0">
      <w:start w:val="3"/>
      <w:numFmt w:val="decimal"/>
      <w:suff w:val="nothing"/>
      <w:lvlText w:val="%1、"/>
      <w:lvlJc w:val="left"/>
    </w:lvl>
  </w:abstractNum>
  <w:abstractNum w:abstractNumId="3" w15:restartNumberingAfterBreak="0">
    <w:nsid w:val="C8448F5F"/>
    <w:multiLevelType w:val="singleLevel"/>
    <w:tmpl w:val="C8448F5F"/>
    <w:lvl w:ilvl="0">
      <w:start w:val="2"/>
      <w:numFmt w:val="decimal"/>
      <w:suff w:val="nothing"/>
      <w:lvlText w:val="%1、"/>
      <w:lvlJc w:val="left"/>
    </w:lvl>
  </w:abstractNum>
  <w:abstractNum w:abstractNumId="4" w15:restartNumberingAfterBreak="0">
    <w:nsid w:val="CA072278"/>
    <w:multiLevelType w:val="singleLevel"/>
    <w:tmpl w:val="CA072278"/>
    <w:lvl w:ilvl="0">
      <w:start w:val="1"/>
      <w:numFmt w:val="decimal"/>
      <w:lvlText w:val="(%1)"/>
      <w:lvlJc w:val="left"/>
      <w:pPr>
        <w:ind w:left="425" w:hanging="425"/>
      </w:pPr>
      <w:rPr>
        <w:rFonts w:ascii="宋体" w:eastAsia="宋体" w:hAnsi="宋体" w:cs="宋体" w:hint="default"/>
        <w:color w:val="auto"/>
      </w:rPr>
    </w:lvl>
  </w:abstractNum>
  <w:abstractNum w:abstractNumId="5" w15:restartNumberingAfterBreak="0">
    <w:nsid w:val="01CA0730"/>
    <w:multiLevelType w:val="singleLevel"/>
    <w:tmpl w:val="01CA0730"/>
    <w:lvl w:ilvl="0">
      <w:start w:val="2"/>
      <w:numFmt w:val="decimal"/>
      <w:suff w:val="nothing"/>
      <w:lvlText w:val="（%1）"/>
      <w:lvlJc w:val="left"/>
    </w:lvl>
  </w:abstractNum>
  <w:abstractNum w:abstractNumId="6" w15:restartNumberingAfterBreak="0">
    <w:nsid w:val="221941C1"/>
    <w:multiLevelType w:val="singleLevel"/>
    <w:tmpl w:val="221941C1"/>
    <w:lvl w:ilvl="0">
      <w:start w:val="1"/>
      <w:numFmt w:val="decimalEnclosedCircleChinese"/>
      <w:suff w:val="nothing"/>
      <w:lvlText w:val="%1　"/>
      <w:lvlJc w:val="left"/>
      <w:pPr>
        <w:ind w:left="0" w:firstLine="400"/>
      </w:pPr>
      <w:rPr>
        <w:rFonts w:hint="eastAsia"/>
      </w:rPr>
    </w:lvl>
  </w:abstractNum>
  <w:abstractNum w:abstractNumId="7" w15:restartNumberingAfterBreak="0">
    <w:nsid w:val="3E5C7960"/>
    <w:multiLevelType w:val="singleLevel"/>
    <w:tmpl w:val="3E5C7960"/>
    <w:lvl w:ilvl="0">
      <w:start w:val="1"/>
      <w:numFmt w:val="decimal"/>
      <w:lvlText w:val="(%1)"/>
      <w:lvlJc w:val="left"/>
      <w:pPr>
        <w:ind w:left="425" w:hanging="425"/>
      </w:pPr>
      <w:rPr>
        <w:rFonts w:hint="default"/>
      </w:rPr>
    </w:lvl>
  </w:abstractNum>
  <w:abstractNum w:abstractNumId="8" w15:restartNumberingAfterBreak="0">
    <w:nsid w:val="5EE2EEF5"/>
    <w:multiLevelType w:val="singleLevel"/>
    <w:tmpl w:val="5EE2EEF5"/>
    <w:lvl w:ilvl="0">
      <w:start w:val="1"/>
      <w:numFmt w:val="decimal"/>
      <w:suff w:val="nothing"/>
      <w:lvlText w:val="（%1）"/>
      <w:lvlJc w:val="left"/>
    </w:lvl>
  </w:abstractNum>
  <w:abstractNum w:abstractNumId="9" w15:restartNumberingAfterBreak="0">
    <w:nsid w:val="600D12EC"/>
    <w:multiLevelType w:val="singleLevel"/>
    <w:tmpl w:val="600D12EC"/>
    <w:lvl w:ilvl="0">
      <w:start w:val="1"/>
      <w:numFmt w:val="decimal"/>
      <w:suff w:val="space"/>
      <w:lvlText w:val="%1."/>
      <w:lvlJc w:val="left"/>
    </w:lvl>
  </w:abstractNum>
  <w:abstractNum w:abstractNumId="10" w15:restartNumberingAfterBreak="0">
    <w:nsid w:val="791D3090"/>
    <w:multiLevelType w:val="multilevel"/>
    <w:tmpl w:val="791D3090"/>
    <w:lvl w:ilvl="0">
      <w:start w:val="1"/>
      <w:numFmt w:val="decimal"/>
      <w:suff w:val="nothing"/>
      <w:lvlText w:val="（%1）"/>
      <w:lvlJc w:val="left"/>
    </w:lvl>
    <w:lvl w:ilvl="1">
      <w:start w:val="1"/>
      <w:numFmt w:val="decimalEnclosedCircleChinese"/>
      <w:lvlText w:val="%2"/>
      <w:lvlJc w:val="left"/>
      <w:pPr>
        <w:tabs>
          <w:tab w:val="left" w:pos="840"/>
        </w:tabs>
        <w:ind w:left="840" w:hanging="420"/>
      </w:pPr>
      <w:rPr>
        <w:rFonts w:hint="default"/>
      </w:rPr>
    </w:lvl>
    <w:lvl w:ilvl="2">
      <w:start w:val="1"/>
      <w:numFmt w:val="decimal"/>
      <w:lvlText w:val="%3)"/>
      <w:lvlJc w:val="left"/>
      <w:pPr>
        <w:tabs>
          <w:tab w:val="left" w:pos="1260"/>
        </w:tabs>
        <w:ind w:left="1260" w:hanging="420"/>
      </w:pPr>
      <w:rPr>
        <w:rFonts w:hint="default"/>
      </w:rPr>
    </w:lvl>
    <w:lvl w:ilvl="3">
      <w:start w:val="1"/>
      <w:numFmt w:val="lowerLetter"/>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1" w15:restartNumberingAfterBreak="0">
    <w:nsid w:val="79DD40EF"/>
    <w:multiLevelType w:val="singleLevel"/>
    <w:tmpl w:val="79DD40EF"/>
    <w:lvl w:ilvl="0">
      <w:start w:val="2"/>
      <w:numFmt w:val="decimal"/>
      <w:suff w:val="nothing"/>
      <w:lvlText w:val="（%1）"/>
      <w:lvlJc w:val="left"/>
    </w:lvl>
  </w:abstractNum>
  <w:abstractNum w:abstractNumId="12" w15:restartNumberingAfterBreak="0">
    <w:nsid w:val="7A727D3B"/>
    <w:multiLevelType w:val="singleLevel"/>
    <w:tmpl w:val="7A727D3B"/>
    <w:lvl w:ilvl="0">
      <w:start w:val="1"/>
      <w:numFmt w:val="decimal"/>
      <w:lvlText w:val="(%1)"/>
      <w:lvlJc w:val="left"/>
      <w:pPr>
        <w:ind w:left="425" w:hanging="425"/>
      </w:pPr>
      <w:rPr>
        <w:rFonts w:hint="default"/>
      </w:rPr>
    </w:lvl>
  </w:abstractNum>
  <w:abstractNum w:abstractNumId="13" w15:restartNumberingAfterBreak="0">
    <w:nsid w:val="7C7B63F8"/>
    <w:multiLevelType w:val="multilevel"/>
    <w:tmpl w:val="7C7B63F8"/>
    <w:lvl w:ilvl="0">
      <w:start w:val="1"/>
      <w:numFmt w:val="bullet"/>
      <w:lvlText w:val=""/>
      <w:lvlJc w:val="left"/>
      <w:pPr>
        <w:tabs>
          <w:tab w:val="left" w:pos="420"/>
        </w:tabs>
        <w:ind w:left="630" w:hanging="420"/>
      </w:pPr>
      <w:rPr>
        <w:rFonts w:ascii="Wingdings" w:hAnsi="Wingdings" w:hint="default"/>
      </w:rPr>
    </w:lvl>
    <w:lvl w:ilvl="1">
      <w:start w:val="1"/>
      <w:numFmt w:val="bullet"/>
      <w:lvlText w:val=""/>
      <w:lvlJc w:val="left"/>
      <w:pPr>
        <w:tabs>
          <w:tab w:val="left" w:pos="840"/>
        </w:tabs>
        <w:ind w:left="1050" w:hanging="420"/>
      </w:pPr>
      <w:rPr>
        <w:rFonts w:ascii="Wingdings" w:hAnsi="Wingdings" w:hint="default"/>
      </w:rPr>
    </w:lvl>
    <w:lvl w:ilvl="2">
      <w:start w:val="1"/>
      <w:numFmt w:val="bullet"/>
      <w:lvlText w:val=""/>
      <w:lvlJc w:val="left"/>
      <w:pPr>
        <w:tabs>
          <w:tab w:val="left" w:pos="1260"/>
        </w:tabs>
        <w:ind w:left="1470" w:hanging="420"/>
      </w:pPr>
      <w:rPr>
        <w:rFonts w:ascii="Wingdings" w:hAnsi="Wingdings" w:hint="default"/>
      </w:rPr>
    </w:lvl>
    <w:lvl w:ilvl="3">
      <w:start w:val="1"/>
      <w:numFmt w:val="bullet"/>
      <w:lvlText w:val=""/>
      <w:lvlJc w:val="left"/>
      <w:pPr>
        <w:tabs>
          <w:tab w:val="left" w:pos="1680"/>
        </w:tabs>
        <w:ind w:left="1890" w:hanging="420"/>
      </w:pPr>
      <w:rPr>
        <w:rFonts w:ascii="Wingdings" w:hAnsi="Wingdings" w:hint="default"/>
      </w:rPr>
    </w:lvl>
    <w:lvl w:ilvl="4">
      <w:start w:val="1"/>
      <w:numFmt w:val="bullet"/>
      <w:lvlText w:val=""/>
      <w:lvlJc w:val="left"/>
      <w:pPr>
        <w:tabs>
          <w:tab w:val="left" w:pos="2100"/>
        </w:tabs>
        <w:ind w:left="2310" w:hanging="420"/>
      </w:pPr>
      <w:rPr>
        <w:rFonts w:ascii="Wingdings" w:hAnsi="Wingdings" w:hint="default"/>
      </w:rPr>
    </w:lvl>
    <w:lvl w:ilvl="5">
      <w:start w:val="1"/>
      <w:numFmt w:val="bullet"/>
      <w:lvlText w:val=""/>
      <w:lvlJc w:val="left"/>
      <w:pPr>
        <w:tabs>
          <w:tab w:val="left" w:pos="2520"/>
        </w:tabs>
        <w:ind w:left="2730" w:hanging="420"/>
      </w:pPr>
      <w:rPr>
        <w:rFonts w:ascii="Wingdings" w:hAnsi="Wingdings" w:hint="default"/>
      </w:rPr>
    </w:lvl>
    <w:lvl w:ilvl="6">
      <w:start w:val="1"/>
      <w:numFmt w:val="bullet"/>
      <w:lvlText w:val=""/>
      <w:lvlJc w:val="left"/>
      <w:pPr>
        <w:tabs>
          <w:tab w:val="left" w:pos="2940"/>
        </w:tabs>
        <w:ind w:left="3150" w:hanging="420"/>
      </w:pPr>
      <w:rPr>
        <w:rFonts w:ascii="Wingdings" w:hAnsi="Wingdings" w:hint="default"/>
      </w:rPr>
    </w:lvl>
    <w:lvl w:ilvl="7">
      <w:start w:val="1"/>
      <w:numFmt w:val="bullet"/>
      <w:lvlText w:val=""/>
      <w:lvlJc w:val="left"/>
      <w:pPr>
        <w:tabs>
          <w:tab w:val="left" w:pos="3360"/>
        </w:tabs>
        <w:ind w:left="3570" w:hanging="420"/>
      </w:pPr>
      <w:rPr>
        <w:rFonts w:ascii="Wingdings" w:hAnsi="Wingdings" w:hint="default"/>
      </w:rPr>
    </w:lvl>
    <w:lvl w:ilvl="8">
      <w:start w:val="1"/>
      <w:numFmt w:val="bullet"/>
      <w:lvlText w:val=""/>
      <w:lvlJc w:val="left"/>
      <w:pPr>
        <w:tabs>
          <w:tab w:val="left" w:pos="3780"/>
        </w:tabs>
        <w:ind w:left="3990" w:hanging="420"/>
      </w:pPr>
      <w:rPr>
        <w:rFonts w:ascii="Wingdings" w:hAnsi="Wingdings" w:hint="default"/>
      </w:rPr>
    </w:lvl>
  </w:abstractNum>
  <w:abstractNum w:abstractNumId="14" w15:restartNumberingAfterBreak="0">
    <w:nsid w:val="7D929893"/>
    <w:multiLevelType w:val="singleLevel"/>
    <w:tmpl w:val="7D929893"/>
    <w:lvl w:ilvl="0">
      <w:start w:val="2"/>
      <w:numFmt w:val="decimal"/>
      <w:suff w:val="nothing"/>
      <w:lvlText w:val="（%1）"/>
      <w:lvlJc w:val="left"/>
    </w:lvl>
  </w:abstractNum>
  <w:abstractNum w:abstractNumId="15" w15:restartNumberingAfterBreak="0">
    <w:nsid w:val="7ED69D21"/>
    <w:multiLevelType w:val="singleLevel"/>
    <w:tmpl w:val="7ED69D21"/>
    <w:lvl w:ilvl="0">
      <w:start w:val="1"/>
      <w:numFmt w:val="decimalEnclosedCircleChinese"/>
      <w:suff w:val="nothing"/>
      <w:lvlText w:val="%1　"/>
      <w:lvlJc w:val="left"/>
      <w:pPr>
        <w:ind w:left="0" w:firstLine="400"/>
      </w:pPr>
      <w:rPr>
        <w:rFonts w:hint="eastAsia"/>
      </w:rPr>
    </w:lvl>
  </w:abstractNum>
  <w:num w:numId="1" w16cid:durableId="1859805885">
    <w:abstractNumId w:val="9"/>
  </w:num>
  <w:num w:numId="2" w16cid:durableId="390620658">
    <w:abstractNumId w:val="4"/>
  </w:num>
  <w:num w:numId="3" w16cid:durableId="290675883">
    <w:abstractNumId w:val="13"/>
  </w:num>
  <w:num w:numId="4" w16cid:durableId="528763052">
    <w:abstractNumId w:val="6"/>
  </w:num>
  <w:num w:numId="5" w16cid:durableId="1942177484">
    <w:abstractNumId w:val="15"/>
  </w:num>
  <w:num w:numId="6" w16cid:durableId="1250969324">
    <w:abstractNumId w:val="7"/>
  </w:num>
  <w:num w:numId="7" w16cid:durableId="1435052173">
    <w:abstractNumId w:val="2"/>
  </w:num>
  <w:num w:numId="8" w16cid:durableId="1173835485">
    <w:abstractNumId w:val="8"/>
  </w:num>
  <w:num w:numId="9" w16cid:durableId="289283916">
    <w:abstractNumId w:val="10"/>
  </w:num>
  <w:num w:numId="10" w16cid:durableId="226957593">
    <w:abstractNumId w:val="1"/>
  </w:num>
  <w:num w:numId="11" w16cid:durableId="1114983713">
    <w:abstractNumId w:val="0"/>
  </w:num>
  <w:num w:numId="12" w16cid:durableId="1587107656">
    <w:abstractNumId w:val="5"/>
  </w:num>
  <w:num w:numId="13" w16cid:durableId="25177559">
    <w:abstractNumId w:val="12"/>
  </w:num>
  <w:num w:numId="14" w16cid:durableId="387606369">
    <w:abstractNumId w:val="3"/>
  </w:num>
  <w:num w:numId="15" w16cid:durableId="1581672794">
    <w:abstractNumId w:val="14"/>
  </w:num>
  <w:num w:numId="16" w16cid:durableId="18821300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trackRevisions/>
  <w:defaultTabStop w:val="420"/>
  <w:drawingGridHorizontalSpacing w:val="105"/>
  <w:drawingGridVerticalSpacing w:val="156"/>
  <w:doNotShadeFormData/>
  <w:noPunctuationKerning/>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I2YjljNGY3NDIzNmU3NTZlZTk2YjI1NjVlNzhmYWMifQ=="/>
  </w:docVars>
  <w:rsids>
    <w:rsidRoot w:val="00AA443D"/>
    <w:rsid w:val="00044373"/>
    <w:rsid w:val="001E3B9D"/>
    <w:rsid w:val="00234F98"/>
    <w:rsid w:val="00236F16"/>
    <w:rsid w:val="00247975"/>
    <w:rsid w:val="003072BD"/>
    <w:rsid w:val="00383E60"/>
    <w:rsid w:val="0038598B"/>
    <w:rsid w:val="003E1203"/>
    <w:rsid w:val="003E2168"/>
    <w:rsid w:val="00564B68"/>
    <w:rsid w:val="00625442"/>
    <w:rsid w:val="0070378D"/>
    <w:rsid w:val="00873AEE"/>
    <w:rsid w:val="00896DAE"/>
    <w:rsid w:val="008D22F5"/>
    <w:rsid w:val="00920A23"/>
    <w:rsid w:val="00964E9D"/>
    <w:rsid w:val="009821FC"/>
    <w:rsid w:val="00AA443D"/>
    <w:rsid w:val="00C80897"/>
    <w:rsid w:val="00C831D6"/>
    <w:rsid w:val="00C835CB"/>
    <w:rsid w:val="00CD00CD"/>
    <w:rsid w:val="00D132EB"/>
    <w:rsid w:val="00D41A3F"/>
    <w:rsid w:val="00D77721"/>
    <w:rsid w:val="00DD3A9D"/>
    <w:rsid w:val="00DE1217"/>
    <w:rsid w:val="00F01948"/>
    <w:rsid w:val="00FC0C7E"/>
    <w:rsid w:val="00FC5885"/>
    <w:rsid w:val="043773DD"/>
    <w:rsid w:val="047D797E"/>
    <w:rsid w:val="04C7663F"/>
    <w:rsid w:val="0B361191"/>
    <w:rsid w:val="0C1B6A9F"/>
    <w:rsid w:val="18270C34"/>
    <w:rsid w:val="19FB0979"/>
    <w:rsid w:val="1C8B5047"/>
    <w:rsid w:val="2B7D5711"/>
    <w:rsid w:val="2C473D26"/>
    <w:rsid w:val="2C7B9829"/>
    <w:rsid w:val="2D9B2204"/>
    <w:rsid w:val="33310F22"/>
    <w:rsid w:val="381C6576"/>
    <w:rsid w:val="3AAF36D1"/>
    <w:rsid w:val="3B4F2878"/>
    <w:rsid w:val="3DEB8200"/>
    <w:rsid w:val="3E1FDB22"/>
    <w:rsid w:val="3F710022"/>
    <w:rsid w:val="3FFD0C6D"/>
    <w:rsid w:val="42055C28"/>
    <w:rsid w:val="420B38E3"/>
    <w:rsid w:val="4B9A7A86"/>
    <w:rsid w:val="4CBA7C02"/>
    <w:rsid w:val="4FFB21DD"/>
    <w:rsid w:val="5D7F6AC5"/>
    <w:rsid w:val="5D9916B9"/>
    <w:rsid w:val="5EEFF318"/>
    <w:rsid w:val="5F3E60A2"/>
    <w:rsid w:val="5FBFCE2F"/>
    <w:rsid w:val="5FD75747"/>
    <w:rsid w:val="5FFEC24B"/>
    <w:rsid w:val="6148402A"/>
    <w:rsid w:val="62273BED"/>
    <w:rsid w:val="641D49C4"/>
    <w:rsid w:val="68EF1F3A"/>
    <w:rsid w:val="6A024D1C"/>
    <w:rsid w:val="6B654E35"/>
    <w:rsid w:val="6BFDBB3B"/>
    <w:rsid w:val="6BFDCB69"/>
    <w:rsid w:val="6CDF2B33"/>
    <w:rsid w:val="6EA53BF6"/>
    <w:rsid w:val="6EFC91F4"/>
    <w:rsid w:val="6FCA530B"/>
    <w:rsid w:val="75DB6744"/>
    <w:rsid w:val="75F51A0D"/>
    <w:rsid w:val="75FBA0AB"/>
    <w:rsid w:val="75FD45EB"/>
    <w:rsid w:val="773F3EDD"/>
    <w:rsid w:val="79FB9601"/>
    <w:rsid w:val="7B57B98F"/>
    <w:rsid w:val="7BF7E81E"/>
    <w:rsid w:val="7E2F05AA"/>
    <w:rsid w:val="7F3714D4"/>
    <w:rsid w:val="7FCB1A74"/>
    <w:rsid w:val="7FFF6B68"/>
    <w:rsid w:val="8DDF2A63"/>
    <w:rsid w:val="A5E38951"/>
    <w:rsid w:val="AF5750B9"/>
    <w:rsid w:val="BDEFCE22"/>
    <w:rsid w:val="BEB9AF82"/>
    <w:rsid w:val="BF78544C"/>
    <w:rsid w:val="BFFF1271"/>
    <w:rsid w:val="CEDC4308"/>
    <w:rsid w:val="CEFB0C82"/>
    <w:rsid w:val="CF9F4C4B"/>
    <w:rsid w:val="DDCF86EA"/>
    <w:rsid w:val="DEABCAB4"/>
    <w:rsid w:val="DF6D2054"/>
    <w:rsid w:val="DFBFABCF"/>
    <w:rsid w:val="DFC6F496"/>
    <w:rsid w:val="DFDFD0E4"/>
    <w:rsid w:val="E77F94BF"/>
    <w:rsid w:val="F7BB548D"/>
    <w:rsid w:val="F9BF83E2"/>
    <w:rsid w:val="FD7E5E24"/>
    <w:rsid w:val="FF3B84AC"/>
    <w:rsid w:val="FF3F43D8"/>
    <w:rsid w:val="FFFE4891"/>
    <w:rsid w:val="FFFF90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1D3CD5DD"/>
  <w15:docId w15:val="{2A441218-C660-448E-A577-833AA10FD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qFormat="1"/>
    <w:lsdException w:name="footer" w:qFormat="1"/>
    <w:lsdException w:name="caption" w:semiHidden="1" w:unhideWhenUsed="1" w:qFormat="1"/>
    <w:lsdException w:name="annotation reference" w:uiPriority="99" w:qFormat="1"/>
    <w:lsdException w:name="page number" w:qFormat="1"/>
    <w:lsdException w:name="Title" w:qFormat="1"/>
    <w:lsdException w:name="Default Paragraph Font" w:uiPriority="1" w:unhideWhenUsed="1" w:qFormat="1"/>
    <w:lsdException w:name="Body Text" w:uiPriority="1" w:qFormat="1"/>
    <w:lsdException w:name="Subtitle" w:qFormat="1"/>
    <w:lsdException w:name="Date" w:uiPriority="99" w:qFormat="1"/>
    <w:lsdException w:name="Hyperlink" w:uiPriority="99" w:qFormat="1"/>
    <w:lsdException w:name="Strong"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link w:val="10"/>
    <w:autoRedefine/>
    <w:uiPriority w:val="9"/>
    <w:qFormat/>
    <w:pPr>
      <w:widowControl/>
      <w:spacing w:before="100" w:beforeAutospacing="1" w:after="100" w:afterAutospacing="1"/>
      <w:jc w:val="left"/>
      <w:outlineLvl w:val="0"/>
    </w:pPr>
    <w:rPr>
      <w:rFonts w:ascii="宋体" w:hAnsi="宋体" w:cs="宋体"/>
      <w:b/>
      <w:bCs/>
      <w:kern w:val="36"/>
      <w:sz w:val="48"/>
      <w:szCs w:val="48"/>
    </w:rPr>
  </w:style>
  <w:style w:type="paragraph" w:styleId="2">
    <w:name w:val="heading 2"/>
    <w:basedOn w:val="a"/>
    <w:next w:val="a"/>
    <w:semiHidden/>
    <w:unhideWhenUsed/>
    <w:qFormat/>
    <w:pPr>
      <w:spacing w:beforeAutospacing="1" w:afterAutospacing="1"/>
      <w:jc w:val="left"/>
      <w:outlineLvl w:val="1"/>
    </w:pPr>
    <w:rPr>
      <w:rFonts w:ascii="宋体" w:hAnsi="宋体"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autoRedefine/>
    <w:qFormat/>
    <w:pPr>
      <w:shd w:val="clear" w:color="auto" w:fill="000080"/>
    </w:pPr>
    <w:rPr>
      <w:rFonts w:ascii="Calibri" w:hAnsi="Calibri"/>
    </w:rPr>
  </w:style>
  <w:style w:type="paragraph" w:styleId="a4">
    <w:name w:val="annotation text"/>
    <w:basedOn w:val="a"/>
    <w:link w:val="a5"/>
    <w:autoRedefine/>
    <w:uiPriority w:val="99"/>
    <w:qFormat/>
    <w:pPr>
      <w:jc w:val="left"/>
    </w:pPr>
  </w:style>
  <w:style w:type="paragraph" w:styleId="a6">
    <w:name w:val="Body Text"/>
    <w:basedOn w:val="a"/>
    <w:autoRedefine/>
    <w:uiPriority w:val="1"/>
    <w:qFormat/>
    <w:pPr>
      <w:spacing w:before="191"/>
      <w:ind w:left="711"/>
    </w:pPr>
    <w:rPr>
      <w:rFonts w:ascii="宋体" w:hAnsi="宋体"/>
      <w:sz w:val="29"/>
      <w:szCs w:val="29"/>
    </w:rPr>
  </w:style>
  <w:style w:type="paragraph" w:styleId="a7">
    <w:name w:val="Date"/>
    <w:basedOn w:val="a"/>
    <w:next w:val="a"/>
    <w:link w:val="a8"/>
    <w:autoRedefine/>
    <w:uiPriority w:val="99"/>
    <w:qFormat/>
    <w:pPr>
      <w:ind w:leftChars="2500" w:left="100"/>
    </w:pPr>
  </w:style>
  <w:style w:type="paragraph" w:styleId="a9">
    <w:name w:val="Balloon Text"/>
    <w:basedOn w:val="a"/>
    <w:autoRedefine/>
    <w:qFormat/>
    <w:rPr>
      <w:rFonts w:ascii="Calibri" w:hAnsi="Calibri"/>
      <w:sz w:val="18"/>
      <w:szCs w:val="18"/>
    </w:rPr>
  </w:style>
  <w:style w:type="paragraph" w:styleId="aa">
    <w:name w:val="footer"/>
    <w:basedOn w:val="a"/>
    <w:link w:val="ab"/>
    <w:autoRedefine/>
    <w:qFormat/>
    <w:pPr>
      <w:tabs>
        <w:tab w:val="center" w:pos="4153"/>
        <w:tab w:val="right" w:pos="8306"/>
      </w:tabs>
      <w:snapToGrid w:val="0"/>
      <w:jc w:val="left"/>
    </w:pPr>
    <w:rPr>
      <w:rFonts w:ascii="Calibri" w:hAnsi="Calibri"/>
      <w:sz w:val="18"/>
      <w:szCs w:val="18"/>
    </w:rPr>
  </w:style>
  <w:style w:type="paragraph" w:styleId="ac">
    <w:name w:val="header"/>
    <w:basedOn w:val="a"/>
    <w:link w:val="ad"/>
    <w:autoRedefine/>
    <w:qFormat/>
    <w:pPr>
      <w:pBdr>
        <w:bottom w:val="single" w:sz="6" w:space="1" w:color="auto"/>
      </w:pBdr>
      <w:tabs>
        <w:tab w:val="center" w:pos="4153"/>
        <w:tab w:val="right" w:pos="8306"/>
      </w:tabs>
      <w:snapToGrid w:val="0"/>
      <w:jc w:val="center"/>
    </w:pPr>
    <w:rPr>
      <w:rFonts w:ascii="Calibri" w:hAnsi="Calibri"/>
      <w:sz w:val="18"/>
      <w:szCs w:val="18"/>
    </w:rPr>
  </w:style>
  <w:style w:type="paragraph" w:styleId="ae">
    <w:name w:val="Normal (Web)"/>
    <w:basedOn w:val="a"/>
    <w:qFormat/>
    <w:pPr>
      <w:spacing w:beforeAutospacing="1" w:afterAutospacing="1"/>
      <w:jc w:val="left"/>
    </w:pPr>
    <w:rPr>
      <w:kern w:val="0"/>
      <w:sz w:val="24"/>
    </w:rPr>
  </w:style>
  <w:style w:type="paragraph" w:styleId="af">
    <w:name w:val="annotation subject"/>
    <w:basedOn w:val="a4"/>
    <w:next w:val="a4"/>
    <w:link w:val="af0"/>
    <w:autoRedefine/>
    <w:uiPriority w:val="99"/>
    <w:qFormat/>
    <w:rPr>
      <w:b/>
      <w:bCs/>
    </w:rPr>
  </w:style>
  <w:style w:type="table" w:styleId="af1">
    <w:name w:val="Table Grid"/>
    <w:basedOn w:val="a1"/>
    <w:autoRedefine/>
    <w:uiPriority w:val="59"/>
    <w:qFormat/>
    <w:rPr>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autoRedefine/>
    <w:qFormat/>
    <w:rPr>
      <w:b/>
    </w:rPr>
  </w:style>
  <w:style w:type="character" w:styleId="af3">
    <w:name w:val="page number"/>
    <w:autoRedefine/>
    <w:qFormat/>
    <w:rPr>
      <w:rFonts w:ascii="Calibri" w:eastAsia="宋体" w:hAnsi="Calibri" w:cs="Times New Roman"/>
    </w:rPr>
  </w:style>
  <w:style w:type="character" w:styleId="af4">
    <w:name w:val="Hyperlink"/>
    <w:autoRedefine/>
    <w:uiPriority w:val="99"/>
    <w:qFormat/>
    <w:rPr>
      <w:color w:val="0000FF"/>
      <w:u w:val="single"/>
    </w:rPr>
  </w:style>
  <w:style w:type="character" w:styleId="af5">
    <w:name w:val="annotation reference"/>
    <w:autoRedefine/>
    <w:uiPriority w:val="99"/>
    <w:qFormat/>
    <w:rPr>
      <w:sz w:val="21"/>
      <w:szCs w:val="21"/>
    </w:rPr>
  </w:style>
  <w:style w:type="paragraph" w:customStyle="1" w:styleId="11">
    <w:name w:val="列出段落1"/>
    <w:basedOn w:val="a"/>
    <w:autoRedefine/>
    <w:uiPriority w:val="34"/>
    <w:qFormat/>
    <w:pPr>
      <w:ind w:firstLineChars="200" w:firstLine="420"/>
    </w:pPr>
  </w:style>
  <w:style w:type="paragraph" w:customStyle="1" w:styleId="ParaCharCharCharCharCharCharCharCharCharCharCharCharChar">
    <w:name w:val="默认段落字体 Para Char Char Char Char Char Char Char Char Char Char Char Char Char"/>
    <w:basedOn w:val="a3"/>
    <w:autoRedefine/>
    <w:qFormat/>
    <w:pPr>
      <w:adjustRightInd w:val="0"/>
      <w:spacing w:line="436" w:lineRule="exact"/>
      <w:ind w:left="357"/>
      <w:jc w:val="left"/>
      <w:outlineLvl w:val="3"/>
    </w:pPr>
    <w:rPr>
      <w:rFonts w:ascii="Tahoma" w:hAnsi="Tahoma"/>
      <w:b/>
      <w:sz w:val="24"/>
    </w:rPr>
  </w:style>
  <w:style w:type="character" w:customStyle="1" w:styleId="af0">
    <w:name w:val="批注主题 字符"/>
    <w:link w:val="af"/>
    <w:autoRedefine/>
    <w:uiPriority w:val="99"/>
    <w:qFormat/>
    <w:rPr>
      <w:b/>
      <w:bCs/>
      <w:kern w:val="2"/>
      <w:sz w:val="21"/>
      <w:szCs w:val="24"/>
    </w:rPr>
  </w:style>
  <w:style w:type="character" w:customStyle="1" w:styleId="ab">
    <w:name w:val="页脚 字符"/>
    <w:link w:val="aa"/>
    <w:autoRedefine/>
    <w:qFormat/>
    <w:rPr>
      <w:rFonts w:ascii="Calibri" w:eastAsia="宋体" w:hAnsi="Calibri" w:cs="Times New Roman"/>
      <w:sz w:val="18"/>
      <w:szCs w:val="18"/>
    </w:rPr>
  </w:style>
  <w:style w:type="character" w:customStyle="1" w:styleId="a5">
    <w:name w:val="批注文字 字符"/>
    <w:link w:val="a4"/>
    <w:autoRedefine/>
    <w:uiPriority w:val="99"/>
    <w:qFormat/>
    <w:rPr>
      <w:kern w:val="2"/>
      <w:sz w:val="21"/>
      <w:szCs w:val="24"/>
    </w:rPr>
  </w:style>
  <w:style w:type="character" w:customStyle="1" w:styleId="ad">
    <w:name w:val="页眉 字符"/>
    <w:link w:val="ac"/>
    <w:autoRedefine/>
    <w:qFormat/>
    <w:rPr>
      <w:rFonts w:ascii="Calibri" w:eastAsia="宋体" w:hAnsi="Calibri" w:cs="Times New Roman"/>
      <w:sz w:val="18"/>
      <w:szCs w:val="18"/>
    </w:rPr>
  </w:style>
  <w:style w:type="character" w:customStyle="1" w:styleId="a8">
    <w:name w:val="日期 字符"/>
    <w:link w:val="a7"/>
    <w:autoRedefine/>
    <w:uiPriority w:val="99"/>
    <w:qFormat/>
    <w:rPr>
      <w:rFonts w:ascii="Times New Roman" w:hAnsi="Times New Roman"/>
      <w:kern w:val="2"/>
      <w:sz w:val="21"/>
      <w:szCs w:val="24"/>
    </w:rPr>
  </w:style>
  <w:style w:type="character" w:customStyle="1" w:styleId="12">
    <w:name w:val="未处理的提及1"/>
    <w:basedOn w:val="a0"/>
    <w:autoRedefine/>
    <w:uiPriority w:val="99"/>
    <w:qFormat/>
    <w:rPr>
      <w:color w:val="605E5C"/>
      <w:shd w:val="clear" w:color="auto" w:fill="E1DFDD"/>
    </w:rPr>
  </w:style>
  <w:style w:type="paragraph" w:customStyle="1" w:styleId="13">
    <w:name w:val="修订1"/>
    <w:autoRedefine/>
    <w:uiPriority w:val="99"/>
    <w:qFormat/>
    <w:rPr>
      <w:kern w:val="2"/>
      <w:sz w:val="21"/>
      <w:szCs w:val="24"/>
    </w:rPr>
  </w:style>
  <w:style w:type="paragraph" w:customStyle="1" w:styleId="Style2">
    <w:name w:val="Style 2"/>
    <w:basedOn w:val="a"/>
    <w:autoRedefine/>
    <w:qFormat/>
    <w:pPr>
      <w:spacing w:line="448" w:lineRule="auto"/>
      <w:ind w:firstLine="400"/>
      <w:jc w:val="left"/>
    </w:pPr>
    <w:rPr>
      <w:rFonts w:ascii="宋体" w:hAnsi="宋体" w:cs="宋体"/>
      <w:color w:val="000000"/>
      <w:kern w:val="0"/>
      <w:sz w:val="28"/>
      <w:szCs w:val="28"/>
    </w:rPr>
  </w:style>
  <w:style w:type="character" w:customStyle="1" w:styleId="15">
    <w:name w:val="15"/>
    <w:basedOn w:val="a0"/>
    <w:autoRedefine/>
    <w:qFormat/>
    <w:rPr>
      <w:rFonts w:ascii="宋体" w:eastAsia="宋体" w:hAnsi="宋体" w:hint="eastAsia"/>
      <w:sz w:val="28"/>
      <w:szCs w:val="28"/>
    </w:rPr>
  </w:style>
  <w:style w:type="character" w:customStyle="1" w:styleId="10">
    <w:name w:val="标题 1 字符"/>
    <w:basedOn w:val="a0"/>
    <w:link w:val="1"/>
    <w:autoRedefine/>
    <w:uiPriority w:val="9"/>
    <w:qFormat/>
    <w:rPr>
      <w:rFonts w:ascii="宋体" w:hAnsi="宋体" w:cs="宋体"/>
      <w:b/>
      <w:bCs/>
      <w:kern w:val="36"/>
      <w:sz w:val="48"/>
      <w:szCs w:val="48"/>
    </w:rPr>
  </w:style>
  <w:style w:type="paragraph" w:styleId="af6">
    <w:name w:val="List Paragraph"/>
    <w:basedOn w:val="a"/>
    <w:autoRedefine/>
    <w:uiPriority w:val="34"/>
    <w:qFormat/>
    <w:pPr>
      <w:ind w:firstLineChars="200" w:firstLine="420"/>
    </w:pPr>
  </w:style>
  <w:style w:type="paragraph" w:customStyle="1" w:styleId="af7">
    <w:name w:val="正文段落"/>
    <w:basedOn w:val="a"/>
    <w:autoRedefine/>
    <w:qFormat/>
    <w:pPr>
      <w:adjustRightInd w:val="0"/>
      <w:snapToGrid w:val="0"/>
      <w:spacing w:beforeLines="20" w:before="62" w:afterLines="20" w:after="62" w:line="336" w:lineRule="auto"/>
      <w:ind w:firstLineChars="200" w:firstLine="480"/>
      <w:jc w:val="left"/>
    </w:pPr>
    <w:rPr>
      <w:rFonts w:ascii="宋体" w:hAnsi="宋体"/>
      <w:sz w:val="24"/>
    </w:rPr>
  </w:style>
  <w:style w:type="paragraph" w:styleId="af8">
    <w:name w:val="Revision"/>
    <w:hidden/>
    <w:uiPriority w:val="99"/>
    <w:unhideWhenUsed/>
    <w:rsid w:val="00D77721"/>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6EF4949D-A62B-6848-A5B7-BF95F9F6F75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42</Pages>
  <Words>13636</Words>
  <Characters>14728</Characters>
  <Application>Microsoft Office Word</Application>
  <DocSecurity>0</DocSecurity>
  <Lines>920</Lines>
  <Paragraphs>644</Paragraphs>
  <ScaleCrop>false</ScaleCrop>
  <Company>Microsoft</Company>
  <LinksUpToDate>false</LinksUpToDate>
  <CharactersWithSpaces>27720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cbyj</dc:creator>
  <cp:lastModifiedBy>Me ow</cp:lastModifiedBy>
  <cp:revision>4</cp:revision>
  <cp:lastPrinted>2017-10-01T14:37:00Z</cp:lastPrinted>
  <dcterms:created xsi:type="dcterms:W3CDTF">2025-09-27T06:30:00Z</dcterms:created>
  <dcterms:modified xsi:type="dcterms:W3CDTF">2026-10-23T08:55:00Z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D2B4243CEE4F417E9E7C77BF7D05932D_13</vt:lpwstr>
  </property>
  <property fmtid="{D5CDD505-2E9C-101B-9397-08002B2CF9AE}" pid="4" name="KSOTemplateDocerSaveRecord">
    <vt:lpwstr>eyJoZGlkIjoiZjZkMjNhZTNhMzFlNjA1ZGY5M2NhNTU3NWQ4NDg0NmQiLCJ1c2VySWQiOiIxNzUyMDY1MDA5In0=</vt:lpwstr>
  </property>
</Properties>
</file>